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numPr>
          <w:ilvl w:val="0"/>
          <w:numId w:val="1"/>
        </w:numPr>
        <w:spacing w:line="360" w:lineRule="auto"/>
        <w:rPr>
          <w:rFonts w:ascii="Times New Roman" w:hAnsi="Times New Roman" w:cs="Times New Roman"/>
          <w:rPrChange w:id="43" w:author="alan" w:date="2018-03-17T21:46:09Z">
            <w:rPr/>
          </w:rPrChange>
        </w:rPr>
      </w:pPr>
      <w:bookmarkStart w:id="0" w:name="_Toc508612992"/>
      <w:bookmarkStart w:id="1" w:name="_Toc508613065"/>
      <w:r>
        <w:rPr>
          <w:rFonts w:hint="default" w:ascii="Times New Roman" w:hAnsi="Times New Roman" w:cs="Times New Roman"/>
          <w:rPrChange w:id="44" w:author="alan" w:date="2018-03-17T21:46:09Z">
            <w:rPr>
              <w:rFonts w:hint="eastAsia"/>
            </w:rPr>
          </w:rPrChange>
        </w:rPr>
        <w:t>引言</w:t>
      </w:r>
      <w:bookmarkEnd w:id="0"/>
      <w:bookmarkEnd w:id="1"/>
    </w:p>
    <w:p>
      <w:pPr>
        <w:spacing w:line="360" w:lineRule="auto"/>
        <w:rPr>
          <w:ins w:id="45" w:author="alan" w:date="2018-03-17T20:26:08Z"/>
          <w:rFonts w:ascii="Times New Roman" w:hAnsi="Times New Roman" w:cs="Times New Roman"/>
          <w:szCs w:val="24"/>
        </w:rPr>
      </w:pPr>
      <w:r>
        <w:rPr>
          <w:rFonts w:hint="default" w:ascii="Times New Roman" w:hAnsi="Times New Roman" w:cs="Times New Roman"/>
          <w:szCs w:val="24"/>
          <w:rPrChange w:id="46" w:author="alan" w:date="2018-03-17T21:46:09Z">
            <w:rPr>
              <w:rFonts w:hint="eastAsia" w:asciiTheme="minorEastAsia" w:hAnsiTheme="minorEastAsia"/>
              <w:szCs w:val="24"/>
            </w:rPr>
          </w:rPrChange>
        </w:rPr>
        <w:tab/>
      </w:r>
      <w:r>
        <w:rPr>
          <w:rFonts w:ascii="Times New Roman" w:hAnsi="Times New Roman" w:cs="Times New Roman"/>
          <w:szCs w:val="24"/>
        </w:rPr>
        <w:t>本章首先介绍</w:t>
      </w:r>
      <w:r>
        <w:rPr>
          <w:rFonts w:ascii="Times New Roman" w:hAnsi="Times New Roman" w:cs="Times New Roman"/>
          <w:rPrChange w:id="47" w:author="alan" w:date="2018-03-17T21:46:09Z">
            <w:rPr/>
          </w:rPrChange>
        </w:rPr>
        <w:commentReference w:id="0"/>
      </w:r>
      <w:r>
        <w:rPr>
          <w:rFonts w:ascii="Times New Roman" w:hAnsi="Times New Roman" w:cs="Times New Roman"/>
          <w:szCs w:val="24"/>
        </w:rPr>
        <w:t>船舶轨迹数据的研究背景；</w:t>
      </w:r>
      <w:ins w:id="48" w:author="alan" w:date="2018-03-17T15:33:37Z">
        <w:r>
          <w:rPr>
            <w:rFonts w:hint="eastAsia" w:ascii="Times New Roman" w:hAnsi="Times New Roman" w:cs="Times New Roman"/>
            <w:szCs w:val="24"/>
            <w:lang w:val="en-US" w:eastAsia="zh-CN"/>
          </w:rPr>
          <w:t>然后</w:t>
        </w:r>
      </w:ins>
      <w:del w:id="49" w:author="alan" w:date="2018-03-17T15:33:36Z">
        <w:r>
          <w:rPr>
            <w:rFonts w:ascii="Times New Roman" w:hAnsi="Times New Roman" w:cs="Times New Roman"/>
            <w:szCs w:val="24"/>
          </w:rPr>
          <w:delText>其次</w:delText>
        </w:r>
      </w:del>
      <w:del w:id="50" w:author="alan" w:date="2018-03-17T15:33:35Z">
        <w:r>
          <w:rPr>
            <w:rFonts w:ascii="Times New Roman" w:hAnsi="Times New Roman" w:cs="Times New Roman"/>
            <w:szCs w:val="24"/>
          </w:rPr>
          <w:delText>，</w:delText>
        </w:r>
      </w:del>
      <w:r>
        <w:rPr>
          <w:rFonts w:ascii="Times New Roman" w:hAnsi="Times New Roman" w:cs="Times New Roman"/>
          <w:szCs w:val="24"/>
        </w:rPr>
        <w:t>概述基于VMS数据的国内外研究现状</w:t>
      </w:r>
      <w:del w:id="51" w:author="alan" w:date="2018-03-17T15:33:41Z">
        <w:r>
          <w:rPr>
            <w:rFonts w:ascii="Times New Roman" w:hAnsi="Times New Roman" w:cs="Times New Roman"/>
            <w:szCs w:val="24"/>
          </w:rPr>
          <w:delText>,</w:delText>
        </w:r>
      </w:del>
      <w:r>
        <w:rPr>
          <w:rFonts w:ascii="Times New Roman" w:hAnsi="Times New Roman" w:cs="Times New Roman"/>
          <w:szCs w:val="24"/>
        </w:rPr>
        <w:t>以及轨迹数据</w:t>
      </w:r>
      <w:ins w:id="52" w:author="alan" w:date="2018-03-17T15:33:50Z">
        <w:r>
          <w:rPr>
            <w:rFonts w:hint="eastAsia" w:ascii="Times New Roman" w:hAnsi="Times New Roman" w:cs="Times New Roman"/>
            <w:szCs w:val="24"/>
            <w:lang w:val="en-US" w:eastAsia="zh-CN"/>
          </w:rPr>
          <w:t>分析</w:t>
        </w:r>
      </w:ins>
      <w:r>
        <w:rPr>
          <w:rFonts w:ascii="Times New Roman" w:hAnsi="Times New Roman" w:cs="Times New Roman"/>
          <w:szCs w:val="24"/>
        </w:rPr>
        <w:t>研究成果；</w:t>
      </w:r>
      <w:ins w:id="53" w:author="alan" w:date="2018-03-17T15:33:57Z">
        <w:r>
          <w:rPr>
            <w:rFonts w:hint="eastAsia" w:ascii="Times New Roman" w:hAnsi="Times New Roman" w:cs="Times New Roman"/>
            <w:szCs w:val="24"/>
            <w:lang w:val="en-US" w:eastAsia="zh-CN"/>
          </w:rPr>
          <w:t>进而</w:t>
        </w:r>
      </w:ins>
      <w:del w:id="54" w:author="alan" w:date="2018-03-17T15:33:53Z">
        <w:r>
          <w:rPr>
            <w:rFonts w:ascii="Times New Roman" w:hAnsi="Times New Roman" w:cs="Times New Roman"/>
            <w:szCs w:val="24"/>
          </w:rPr>
          <w:delText>之后，</w:delText>
        </w:r>
      </w:del>
      <w:r>
        <w:rPr>
          <w:rFonts w:ascii="Times New Roman" w:hAnsi="Times New Roman" w:cs="Times New Roman"/>
          <w:szCs w:val="24"/>
        </w:rPr>
        <w:t>总结了本文的研究内容</w:t>
      </w:r>
      <w:ins w:id="55" w:author="alan" w:date="2018-03-17T15:34:56Z">
        <w:r>
          <w:rPr>
            <w:rFonts w:hint="eastAsia" w:ascii="Times New Roman" w:hAnsi="Times New Roman" w:cs="Times New Roman"/>
            <w:szCs w:val="24"/>
            <w:lang w:val="en-US" w:eastAsia="zh-CN"/>
          </w:rPr>
          <w:t>和</w:t>
        </w:r>
      </w:ins>
      <w:del w:id="56" w:author="alan" w:date="2018-03-17T15:34:56Z">
        <w:r>
          <w:rPr>
            <w:rFonts w:ascii="Times New Roman" w:hAnsi="Times New Roman" w:cs="Times New Roman"/>
            <w:szCs w:val="24"/>
          </w:rPr>
          <w:delText>、</w:delText>
        </w:r>
      </w:del>
      <w:r>
        <w:rPr>
          <w:rFonts w:ascii="Times New Roman" w:hAnsi="Times New Roman" w:cs="Times New Roman"/>
          <w:szCs w:val="24"/>
        </w:rPr>
        <w:t>贡献</w:t>
      </w:r>
      <w:r>
        <w:rPr>
          <w:rFonts w:ascii="Times New Roman" w:hAnsi="Times New Roman" w:cs="Times New Roman"/>
          <w:rPrChange w:id="57" w:author="alan" w:date="2018-03-17T21:46:09Z">
            <w:rPr/>
          </w:rPrChange>
        </w:rPr>
        <w:commentReference w:id="1"/>
      </w:r>
      <w:del w:id="58" w:author="alan" w:date="2018-03-17T15:34:59Z">
        <w:r>
          <w:rPr>
            <w:rFonts w:ascii="Times New Roman" w:hAnsi="Times New Roman" w:cs="Times New Roman"/>
            <w:szCs w:val="24"/>
          </w:rPr>
          <w:delText>和</w:delText>
        </w:r>
      </w:del>
      <w:del w:id="59" w:author="alan" w:date="2018-03-17T15:34:58Z">
        <w:r>
          <w:rPr>
            <w:rFonts w:ascii="Times New Roman" w:hAnsi="Times New Roman" w:cs="Times New Roman"/>
            <w:szCs w:val="24"/>
          </w:rPr>
          <w:delText>难点</w:delText>
        </w:r>
      </w:del>
      <w:r>
        <w:rPr>
          <w:rFonts w:ascii="Times New Roman" w:hAnsi="Times New Roman" w:cs="Times New Roman"/>
          <w:szCs w:val="24"/>
        </w:rPr>
        <w:t>；最后</w:t>
      </w:r>
      <w:del w:id="60" w:author="alan" w:date="2018-03-17T15:34:06Z">
        <w:r>
          <w:rPr>
            <w:rFonts w:ascii="Times New Roman" w:hAnsi="Times New Roman" w:cs="Times New Roman"/>
            <w:szCs w:val="24"/>
          </w:rPr>
          <w:delText>，</w:delText>
        </w:r>
      </w:del>
      <w:r>
        <w:rPr>
          <w:rFonts w:ascii="Times New Roman" w:hAnsi="Times New Roman" w:cs="Times New Roman"/>
          <w:szCs w:val="24"/>
        </w:rPr>
        <w:t>对全文的组织架构进行了简要说明。</w:t>
      </w:r>
    </w:p>
    <w:p>
      <w:pPr>
        <w:spacing w:line="360" w:lineRule="auto"/>
        <w:rPr>
          <w:rFonts w:hint="eastAsia" w:ascii="Times New Roman" w:hAnsi="Times New Roman" w:cs="Times New Roman" w:eastAsiaTheme="minorEastAsia"/>
          <w:szCs w:val="24"/>
          <w:lang w:val="en-US" w:eastAsia="zh-CN"/>
        </w:rPr>
      </w:pPr>
      <w:ins w:id="61" w:author="alan" w:date="2018-03-17T20:26:10Z">
        <w:r>
          <w:rPr>
            <w:rFonts w:hint="eastAsia" w:ascii="Times New Roman" w:hAnsi="Times New Roman" w:cs="Times New Roman"/>
            <w:szCs w:val="24"/>
            <w:lang w:val="en-US" w:eastAsia="zh-CN"/>
          </w:rPr>
          <w:t>题目</w:t>
        </w:r>
      </w:ins>
      <w:ins w:id="62" w:author="alan" w:date="2018-03-17T20:26:11Z">
        <w:r>
          <w:rPr>
            <w:rFonts w:hint="eastAsia" w:ascii="Times New Roman" w:hAnsi="Times New Roman" w:cs="Times New Roman"/>
            <w:szCs w:val="24"/>
            <w:lang w:val="en-US" w:eastAsia="zh-CN"/>
          </w:rPr>
          <w:t>改为</w:t>
        </w:r>
      </w:ins>
      <w:ins w:id="63" w:author="alan" w:date="2018-03-17T20:26:12Z">
        <w:r>
          <w:rPr>
            <w:rFonts w:hint="eastAsia" w:ascii="Times New Roman" w:hAnsi="Times New Roman" w:cs="Times New Roman"/>
            <w:szCs w:val="24"/>
            <w:lang w:val="en-US" w:eastAsia="zh-CN"/>
          </w:rPr>
          <w:t>：</w:t>
        </w:r>
      </w:ins>
      <w:ins w:id="64" w:author="alan" w:date="2018-03-17T20:26:13Z">
        <w:r>
          <w:rPr>
            <w:rFonts w:hint="eastAsia" w:ascii="Times New Roman" w:hAnsi="Times New Roman" w:cs="Times New Roman"/>
            <w:szCs w:val="24"/>
            <w:lang w:val="en-US" w:eastAsia="zh-CN"/>
          </w:rPr>
          <w:t>基于</w:t>
        </w:r>
      </w:ins>
      <w:ins w:id="65" w:author="alan" w:date="2018-03-17T20:26:16Z">
        <w:r>
          <w:rPr>
            <w:rFonts w:hint="eastAsia" w:ascii="Times New Roman" w:hAnsi="Times New Roman" w:cs="Times New Roman"/>
            <w:szCs w:val="24"/>
            <w:lang w:val="en-US" w:eastAsia="zh-CN"/>
          </w:rPr>
          <w:t>渔业船舶</w:t>
        </w:r>
      </w:ins>
      <w:ins w:id="66" w:author="alan" w:date="2018-03-17T20:26:17Z">
        <w:r>
          <w:rPr>
            <w:rFonts w:hint="eastAsia" w:ascii="Times New Roman" w:hAnsi="Times New Roman" w:cs="Times New Roman"/>
            <w:szCs w:val="24"/>
            <w:lang w:val="en-US" w:eastAsia="zh-CN"/>
          </w:rPr>
          <w:t>轨迹</w:t>
        </w:r>
      </w:ins>
      <w:ins w:id="67" w:author="alan" w:date="2018-03-17T20:26:18Z">
        <w:r>
          <w:rPr>
            <w:rFonts w:hint="eastAsia" w:ascii="Times New Roman" w:hAnsi="Times New Roman" w:cs="Times New Roman"/>
            <w:szCs w:val="24"/>
            <w:lang w:val="en-US" w:eastAsia="zh-CN"/>
          </w:rPr>
          <w:t>数据</w:t>
        </w:r>
      </w:ins>
      <w:ins w:id="68" w:author="alan" w:date="2018-03-17T20:26:19Z">
        <w:r>
          <w:rPr>
            <w:rFonts w:hint="eastAsia" w:ascii="Times New Roman" w:hAnsi="Times New Roman" w:cs="Times New Roman"/>
            <w:szCs w:val="24"/>
            <w:lang w:val="en-US" w:eastAsia="zh-CN"/>
          </w:rPr>
          <w:t>的</w:t>
        </w:r>
      </w:ins>
      <w:ins w:id="69" w:author="alan" w:date="2018-03-17T20:26:22Z">
        <w:r>
          <w:rPr>
            <w:rFonts w:hint="eastAsia" w:ascii="Times New Roman" w:hAnsi="Times New Roman" w:cs="Times New Roman"/>
            <w:szCs w:val="24"/>
            <w:lang w:val="en-US" w:eastAsia="zh-CN"/>
          </w:rPr>
          <w:t>海洋</w:t>
        </w:r>
      </w:ins>
      <w:ins w:id="70" w:author="alan" w:date="2018-03-17T20:26:23Z">
        <w:r>
          <w:rPr>
            <w:rFonts w:hint="eastAsia" w:ascii="Times New Roman" w:hAnsi="Times New Roman" w:cs="Times New Roman"/>
            <w:szCs w:val="24"/>
            <w:lang w:val="en-US" w:eastAsia="zh-CN"/>
          </w:rPr>
          <w:t>捕捞</w:t>
        </w:r>
      </w:ins>
      <w:ins w:id="71" w:author="alan" w:date="2018-03-17T20:26:24Z">
        <w:r>
          <w:rPr>
            <w:rFonts w:hint="eastAsia" w:ascii="Times New Roman" w:hAnsi="Times New Roman" w:cs="Times New Roman"/>
            <w:szCs w:val="24"/>
            <w:lang w:val="en-US" w:eastAsia="zh-CN"/>
          </w:rPr>
          <w:t>规律</w:t>
        </w:r>
      </w:ins>
      <w:ins w:id="72" w:author="alan" w:date="2018-03-17T20:26:26Z">
        <w:r>
          <w:rPr>
            <w:rFonts w:hint="eastAsia" w:ascii="Times New Roman" w:hAnsi="Times New Roman" w:cs="Times New Roman"/>
            <w:szCs w:val="24"/>
            <w:lang w:val="en-US" w:eastAsia="zh-CN"/>
          </w:rPr>
          <w:t>挖掘</w:t>
        </w:r>
      </w:ins>
      <w:ins w:id="73" w:author="alan" w:date="2018-03-17T20:26:27Z">
        <w:r>
          <w:rPr>
            <w:rFonts w:hint="eastAsia" w:ascii="Times New Roman" w:hAnsi="Times New Roman" w:cs="Times New Roman"/>
            <w:szCs w:val="24"/>
            <w:lang w:val="en-US" w:eastAsia="zh-CN"/>
          </w:rPr>
          <w:t>研究</w:t>
        </w:r>
      </w:ins>
      <w:ins w:id="74" w:author="alan" w:date="2018-03-17T20:26:28Z">
        <w:r>
          <w:rPr>
            <w:rFonts w:hint="eastAsia" w:ascii="Times New Roman" w:hAnsi="Times New Roman" w:cs="Times New Roman"/>
            <w:szCs w:val="24"/>
            <w:lang w:val="en-US" w:eastAsia="zh-CN"/>
          </w:rPr>
          <w:t>与</w:t>
        </w:r>
      </w:ins>
      <w:ins w:id="75" w:author="alan" w:date="2018-03-17T20:26:30Z">
        <w:r>
          <w:rPr>
            <w:rFonts w:hint="eastAsia" w:ascii="Times New Roman" w:hAnsi="Times New Roman" w:cs="Times New Roman"/>
            <w:szCs w:val="24"/>
            <w:lang w:val="en-US" w:eastAsia="zh-CN"/>
          </w:rPr>
          <w:t>实现</w:t>
        </w:r>
      </w:ins>
    </w:p>
    <w:p>
      <w:pPr>
        <w:pStyle w:val="3"/>
        <w:keepNext w:val="0"/>
        <w:keepLines w:val="0"/>
        <w:numPr>
          <w:ilvl w:val="1"/>
          <w:numId w:val="1"/>
        </w:numPr>
        <w:spacing w:line="360" w:lineRule="auto"/>
        <w:ind w:left="565" w:hanging="565" w:hangingChars="201"/>
        <w:rPr>
          <w:rFonts w:ascii="Times New Roman" w:hAnsi="Times New Roman" w:cs="Times New Roman"/>
          <w:rPrChange w:id="76" w:author="alan" w:date="2018-03-17T21:46:09Z">
            <w:rPr/>
          </w:rPrChange>
        </w:rPr>
      </w:pPr>
      <w:bookmarkStart w:id="2" w:name="_Toc508613066"/>
      <w:bookmarkStart w:id="3" w:name="_Toc508612993"/>
      <w:r>
        <w:rPr>
          <w:rFonts w:hint="default" w:ascii="Times New Roman" w:hAnsi="Times New Roman" w:cs="Times New Roman"/>
          <w:rPrChange w:id="77" w:author="alan" w:date="2018-03-17T21:46:09Z">
            <w:rPr>
              <w:rFonts w:hint="eastAsia"/>
            </w:rPr>
          </w:rPrChange>
        </w:rPr>
        <w:t>研究背景与意义</w:t>
      </w:r>
      <w:bookmarkEnd w:id="2"/>
      <w:bookmarkEnd w:id="3"/>
    </w:p>
    <w:p>
      <w:pPr>
        <w:spacing w:line="360" w:lineRule="auto"/>
        <w:ind w:firstLine="420"/>
        <w:rPr>
          <w:rFonts w:ascii="Times New Roman" w:hAnsi="Times New Roman" w:cs="Times New Roman"/>
          <w:szCs w:val="24"/>
        </w:rPr>
      </w:pPr>
      <w:r>
        <w:rPr>
          <w:rFonts w:ascii="Times New Roman" w:hAnsi="Times New Roman" w:cs="Times New Roman"/>
          <w:szCs w:val="24"/>
        </w:rPr>
        <w:t>我国</w:t>
      </w:r>
      <w:del w:id="78" w:author="alan" w:date="2018-03-17T15:35:39Z">
        <w:r>
          <w:rPr>
            <w:rFonts w:ascii="Times New Roman" w:hAnsi="Times New Roman" w:cs="Times New Roman"/>
            <w:szCs w:val="24"/>
          </w:rPr>
          <w:delText>位于亚洲东部，太平洋西岸，大陆海岸线1.8万公里，</w:delText>
        </w:r>
      </w:del>
      <w:r>
        <w:rPr>
          <w:rFonts w:ascii="Times New Roman" w:hAnsi="Times New Roman" w:cs="Times New Roman"/>
          <w:szCs w:val="24"/>
        </w:rPr>
        <w:t>海洋国土面积约300万平方公里，南北纬横跨近40度</w:t>
      </w:r>
      <w:del w:id="79" w:author="alan" w:date="2018-03-17T15:35:54Z">
        <w:r>
          <w:rPr>
            <w:rFonts w:ascii="Times New Roman" w:hAnsi="Times New Roman" w:cs="Times New Roman"/>
            <w:szCs w:val="24"/>
          </w:rPr>
          <w:delText>。这样的海域环境</w:delText>
        </w:r>
      </w:del>
      <w:ins w:id="80" w:author="alan" w:date="2018-03-17T15:35:54Z">
        <w:r>
          <w:rPr>
            <w:rFonts w:hint="eastAsia" w:ascii="Times New Roman" w:hAnsi="Times New Roman" w:cs="Times New Roman"/>
            <w:szCs w:val="24"/>
            <w:lang w:eastAsia="zh-CN"/>
          </w:rPr>
          <w:t>，</w:t>
        </w:r>
      </w:ins>
      <w:r>
        <w:rPr>
          <w:rFonts w:ascii="Times New Roman" w:hAnsi="Times New Roman" w:cs="Times New Roman"/>
          <w:szCs w:val="24"/>
        </w:rPr>
        <w:t>蕴含了丰富的渔业资源，不仅</w:t>
      </w:r>
      <w:ins w:id="81" w:author="alan" w:date="2018-03-17T15:36:11Z">
        <w:r>
          <w:rPr>
            <w:rFonts w:hint="eastAsia" w:ascii="Times New Roman" w:hAnsi="Times New Roman" w:cs="Times New Roman"/>
            <w:szCs w:val="24"/>
            <w:lang w:val="en-US" w:eastAsia="zh-CN"/>
          </w:rPr>
          <w:t>提供</w:t>
        </w:r>
      </w:ins>
      <w:ins w:id="82" w:author="alan" w:date="2018-03-17T15:36:26Z">
        <w:r>
          <w:rPr>
            <w:rFonts w:hint="eastAsia" w:ascii="Times New Roman" w:hAnsi="Times New Roman" w:cs="Times New Roman"/>
            <w:szCs w:val="24"/>
            <w:lang w:val="en-US" w:eastAsia="zh-CN"/>
          </w:rPr>
          <w:t>着</w:t>
        </w:r>
      </w:ins>
      <w:r>
        <w:rPr>
          <w:rFonts w:ascii="Times New Roman" w:hAnsi="Times New Roman" w:cs="Times New Roman"/>
          <w:szCs w:val="24"/>
        </w:rPr>
        <w:t>丰富</w:t>
      </w:r>
      <w:ins w:id="83" w:author="alan" w:date="2018-03-17T15:36:16Z">
        <w:r>
          <w:rPr>
            <w:rFonts w:hint="eastAsia" w:ascii="Times New Roman" w:hAnsi="Times New Roman" w:cs="Times New Roman"/>
            <w:szCs w:val="24"/>
            <w:lang w:val="en-US" w:eastAsia="zh-CN"/>
          </w:rPr>
          <w:t>的</w:t>
        </w:r>
      </w:ins>
      <w:del w:id="84" w:author="alan" w:date="2018-03-17T15:36:15Z">
        <w:r>
          <w:rPr>
            <w:rFonts w:ascii="Times New Roman" w:hAnsi="Times New Roman" w:cs="Times New Roman"/>
            <w:szCs w:val="24"/>
          </w:rPr>
          <w:delText>了</w:delText>
        </w:r>
      </w:del>
      <w:r>
        <w:rPr>
          <w:rFonts w:ascii="Times New Roman" w:hAnsi="Times New Roman" w:cs="Times New Roman"/>
          <w:szCs w:val="24"/>
        </w:rPr>
        <w:t>食物</w:t>
      </w:r>
      <w:del w:id="85" w:author="alan" w:date="2018-03-17T15:36:23Z">
        <w:r>
          <w:rPr>
            <w:rFonts w:ascii="Times New Roman" w:hAnsi="Times New Roman" w:cs="Times New Roman"/>
            <w:szCs w:val="24"/>
          </w:rPr>
          <w:delText>的来源</w:delText>
        </w:r>
      </w:del>
      <w:r>
        <w:rPr>
          <w:rFonts w:ascii="Times New Roman" w:hAnsi="Times New Roman" w:cs="Times New Roman"/>
          <w:szCs w:val="24"/>
        </w:rPr>
        <w:t>，</w:t>
      </w:r>
      <w:ins w:id="86" w:author="alan" w:date="2018-03-17T15:36:30Z">
        <w:r>
          <w:rPr>
            <w:rFonts w:hint="eastAsia" w:ascii="Times New Roman" w:hAnsi="Times New Roman" w:cs="Times New Roman"/>
            <w:szCs w:val="24"/>
            <w:lang w:val="en-US" w:eastAsia="zh-CN"/>
          </w:rPr>
          <w:t>也</w:t>
        </w:r>
      </w:ins>
      <w:del w:id="87" w:author="alan" w:date="2018-03-17T15:36:38Z">
        <w:r>
          <w:rPr>
            <w:rFonts w:ascii="Times New Roman" w:hAnsi="Times New Roman" w:cs="Times New Roman"/>
            <w:szCs w:val="24"/>
          </w:rPr>
          <w:delText>更增加</w:delText>
        </w:r>
      </w:del>
      <w:del w:id="88" w:author="alan" w:date="2018-03-17T15:36:39Z">
        <w:r>
          <w:rPr>
            <w:rFonts w:ascii="Times New Roman" w:hAnsi="Times New Roman" w:cs="Times New Roman"/>
            <w:szCs w:val="24"/>
          </w:rPr>
          <w:delText>了</w:delText>
        </w:r>
      </w:del>
      <w:ins w:id="89" w:author="alan" w:date="2018-03-17T15:36:42Z">
        <w:r>
          <w:rPr>
            <w:rFonts w:hint="eastAsia" w:ascii="Times New Roman" w:hAnsi="Times New Roman" w:cs="Times New Roman"/>
            <w:szCs w:val="24"/>
            <w:lang w:val="en-US" w:eastAsia="zh-CN"/>
          </w:rPr>
          <w:t>保证</w:t>
        </w:r>
      </w:ins>
      <w:ins w:id="90" w:author="alan" w:date="2018-03-17T15:36:45Z">
        <w:r>
          <w:rPr>
            <w:rFonts w:hint="eastAsia" w:ascii="Times New Roman" w:hAnsi="Times New Roman" w:cs="Times New Roman"/>
            <w:szCs w:val="24"/>
            <w:lang w:val="en-US" w:eastAsia="zh-CN"/>
          </w:rPr>
          <w:t>着</w:t>
        </w:r>
      </w:ins>
      <w:ins w:id="91" w:author="alan" w:date="2018-03-17T15:36:48Z">
        <w:r>
          <w:rPr>
            <w:rFonts w:hint="eastAsia" w:ascii="Times New Roman" w:hAnsi="Times New Roman" w:cs="Times New Roman"/>
            <w:szCs w:val="24"/>
            <w:lang w:val="en-US" w:eastAsia="zh-CN"/>
          </w:rPr>
          <w:t>渔业</w:t>
        </w:r>
      </w:ins>
      <w:ins w:id="92" w:author="alan" w:date="2018-03-17T15:36:49Z">
        <w:r>
          <w:rPr>
            <w:rFonts w:hint="eastAsia" w:ascii="Times New Roman" w:hAnsi="Times New Roman" w:cs="Times New Roman"/>
            <w:szCs w:val="24"/>
            <w:lang w:val="en-US" w:eastAsia="zh-CN"/>
          </w:rPr>
          <w:t>从业</w:t>
        </w:r>
      </w:ins>
      <w:ins w:id="93" w:author="alan" w:date="2018-03-17T15:36:50Z">
        <w:r>
          <w:rPr>
            <w:rFonts w:hint="eastAsia" w:ascii="Times New Roman" w:hAnsi="Times New Roman" w:cs="Times New Roman"/>
            <w:szCs w:val="24"/>
            <w:lang w:val="en-US" w:eastAsia="zh-CN"/>
          </w:rPr>
          <w:t>人员</w:t>
        </w:r>
      </w:ins>
      <w:ins w:id="94" w:author="alan" w:date="2018-03-17T15:36:52Z">
        <w:r>
          <w:rPr>
            <w:rFonts w:hint="eastAsia" w:ascii="Times New Roman" w:hAnsi="Times New Roman" w:cs="Times New Roman"/>
            <w:szCs w:val="24"/>
            <w:lang w:val="en-US" w:eastAsia="zh-CN"/>
          </w:rPr>
          <w:t>的</w:t>
        </w:r>
      </w:ins>
      <w:r>
        <w:rPr>
          <w:rFonts w:ascii="Times New Roman" w:hAnsi="Times New Roman" w:cs="Times New Roman"/>
          <w:szCs w:val="24"/>
        </w:rPr>
        <w:t>劳动收入</w:t>
      </w:r>
      <w:r>
        <w:rPr>
          <w:rFonts w:ascii="Times New Roman" w:hAnsi="Times New Roman" w:cs="Times New Roman"/>
          <w:szCs w:val="24"/>
          <w:vertAlign w:val="superscript"/>
        </w:rPr>
        <w:t>[</w:t>
      </w:r>
      <w:r>
        <w:rPr>
          <w:rStyle w:val="19"/>
          <w:rFonts w:ascii="Times New Roman" w:hAnsi="Times New Roman" w:cs="Times New Roman"/>
          <w:szCs w:val="24"/>
        </w:rPr>
        <w:endnoteReference w:id="0"/>
      </w:r>
      <w:r>
        <w:rPr>
          <w:rFonts w:ascii="Times New Roman" w:hAnsi="Times New Roman" w:cs="Times New Roman"/>
          <w:szCs w:val="24"/>
          <w:vertAlign w:val="superscript"/>
        </w:rPr>
        <w:t>]</w:t>
      </w:r>
      <w:r>
        <w:rPr>
          <w:rFonts w:ascii="Times New Roman" w:hAnsi="Times New Roman" w:cs="Times New Roman"/>
          <w:szCs w:val="24"/>
        </w:rPr>
        <w:t>。但是近年来，我国近海渔业资源日趋枯竭，原因一方面在于市场需求不断扩大，渔民在利益驱使下</w:t>
      </w:r>
      <w:r>
        <w:rPr>
          <w:rFonts w:ascii="Times New Roman" w:hAnsi="Times New Roman" w:cs="Times New Roman"/>
          <w:szCs w:val="24"/>
          <w:rPrChange w:id="95" w:author="alan" w:date="2018-03-17T21:46:09Z">
            <w:rPr>
              <w:rFonts w:cs="Times New Roman" w:asciiTheme="minorEastAsia" w:hAnsiTheme="minorEastAsia"/>
              <w:szCs w:val="24"/>
            </w:rPr>
          </w:rPrChange>
        </w:rPr>
        <w:t>“</w:t>
      </w:r>
      <w:r>
        <w:rPr>
          <w:rFonts w:ascii="Times New Roman" w:hAnsi="Times New Roman" w:cs="Times New Roman"/>
          <w:szCs w:val="24"/>
        </w:rPr>
        <w:t>竭泽而渔</w:t>
      </w:r>
      <w:r>
        <w:rPr>
          <w:rFonts w:ascii="Times New Roman" w:hAnsi="Times New Roman" w:cs="Times New Roman"/>
          <w:szCs w:val="24"/>
          <w:rPrChange w:id="96" w:author="alan" w:date="2018-03-17T21:46:09Z">
            <w:rPr>
              <w:rFonts w:cs="Times New Roman" w:asciiTheme="minorEastAsia" w:hAnsiTheme="minorEastAsia"/>
              <w:szCs w:val="24"/>
            </w:rPr>
          </w:rPrChange>
        </w:rPr>
        <w:t>”</w:t>
      </w:r>
      <w:r>
        <w:rPr>
          <w:rFonts w:ascii="Times New Roman" w:hAnsi="Times New Roman" w:cs="Times New Roman"/>
          <w:szCs w:val="24"/>
        </w:rPr>
        <w:t>，严重破坏了海洋生态平衡</w:t>
      </w:r>
      <w:r>
        <w:rPr>
          <w:rFonts w:ascii="Times New Roman" w:hAnsi="Times New Roman" w:cs="Times New Roman"/>
          <w:szCs w:val="24"/>
          <w:vertAlign w:val="superscript"/>
        </w:rPr>
        <w:t>[</w:t>
      </w:r>
      <w:r>
        <w:rPr>
          <w:rStyle w:val="19"/>
          <w:rFonts w:ascii="Times New Roman" w:hAnsi="Times New Roman" w:cs="Times New Roman"/>
          <w:szCs w:val="24"/>
        </w:rPr>
        <w:endnoteReference w:id="1"/>
      </w:r>
      <w:r>
        <w:rPr>
          <w:rFonts w:ascii="Times New Roman" w:hAnsi="Times New Roman" w:cs="Times New Roman"/>
          <w:szCs w:val="24"/>
          <w:vertAlign w:val="superscript"/>
        </w:rPr>
        <w:t>]</w:t>
      </w:r>
      <w:r>
        <w:rPr>
          <w:rFonts w:ascii="Times New Roman" w:hAnsi="Times New Roman" w:cs="Times New Roman"/>
          <w:szCs w:val="24"/>
        </w:rPr>
        <w:t>；另一方面，渔民的捕捞行为依赖于口耳相传的经验，容易造成局部区域的过度捕捞，缺乏系统科学的指导</w:t>
      </w:r>
      <w:r>
        <w:rPr>
          <w:rFonts w:ascii="Times New Roman" w:hAnsi="Times New Roman" w:cs="Times New Roman"/>
          <w:szCs w:val="24"/>
          <w:vertAlign w:val="superscript"/>
        </w:rPr>
        <w:t>[</w:t>
      </w:r>
      <w:r>
        <w:rPr>
          <w:rStyle w:val="19"/>
          <w:rFonts w:ascii="Times New Roman" w:hAnsi="Times New Roman" w:cs="Times New Roman"/>
          <w:szCs w:val="24"/>
        </w:rPr>
        <w:endnoteReference w:id="2"/>
      </w:r>
      <w:r>
        <w:rPr>
          <w:rFonts w:ascii="Times New Roman" w:hAnsi="Times New Roman" w:cs="Times New Roman"/>
          <w:szCs w:val="24"/>
          <w:vertAlign w:val="superscript"/>
        </w:rPr>
        <w:t>]</w:t>
      </w:r>
      <w:r>
        <w:rPr>
          <w:rFonts w:ascii="Times New Roman" w:hAnsi="Times New Roman" w:cs="Times New Roman"/>
          <w:szCs w:val="24"/>
        </w:rPr>
        <w:t>。为了规范渔业生产，实现海洋资源的可持续性利用，中国农业部出台了一系列举措。单以伏季休渔为例，在2013年延长各海域不同类型</w:t>
      </w:r>
      <w:del w:id="97" w:author="alan" w:date="2018-03-17T21:14:13Z">
        <w:r>
          <w:rPr>
            <w:rFonts w:ascii="Times New Roman" w:hAnsi="Times New Roman" w:cs="Times New Roman"/>
            <w:szCs w:val="24"/>
          </w:rPr>
          <w:delText>渔船</w:delText>
        </w:r>
      </w:del>
      <w:ins w:id="9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禁渔期为2至3个月之后，2017年初，再次调整禁渔期，且在原有基础上又普遍延长一个月</w:t>
      </w:r>
      <w:r>
        <w:rPr>
          <w:rFonts w:ascii="Times New Roman" w:hAnsi="Times New Roman" w:cs="Times New Roman"/>
          <w:szCs w:val="24"/>
          <w:vertAlign w:val="superscript"/>
        </w:rPr>
        <w:t>[</w:t>
      </w:r>
      <w:r>
        <w:rPr>
          <w:rStyle w:val="19"/>
          <w:rFonts w:ascii="Times New Roman" w:hAnsi="Times New Roman" w:cs="Times New Roman"/>
          <w:szCs w:val="24"/>
        </w:rPr>
        <w:endnoteReference w:id="3"/>
      </w:r>
      <w:r>
        <w:rPr>
          <w:rFonts w:ascii="Times New Roman" w:hAnsi="Times New Roman" w:cs="Times New Roman"/>
          <w:szCs w:val="24"/>
          <w:vertAlign w:val="superscript"/>
        </w:rPr>
        <w:t>]</w:t>
      </w:r>
      <w:r>
        <w:rPr>
          <w:rFonts w:ascii="Times New Roman" w:hAnsi="Times New Roman" w:cs="Times New Roman"/>
          <w:szCs w:val="24"/>
        </w:rPr>
        <w:t>。同时，2017年初规定，在</w:t>
      </w:r>
      <w:r>
        <w:rPr>
          <w:rFonts w:ascii="Times New Roman" w:hAnsi="Times New Roman" w:cs="Times New Roman"/>
          <w:szCs w:val="24"/>
          <w:rPrChange w:id="99" w:author="alan" w:date="2018-03-17T21:46:09Z">
            <w:rPr>
              <w:rFonts w:cs="Times New Roman" w:asciiTheme="minorEastAsia" w:hAnsiTheme="minorEastAsia"/>
              <w:szCs w:val="24"/>
            </w:rPr>
          </w:rPrChange>
        </w:rPr>
        <w:t>“</w:t>
      </w:r>
      <w:r>
        <w:rPr>
          <w:rFonts w:ascii="Times New Roman" w:hAnsi="Times New Roman" w:cs="Times New Roman"/>
          <w:szCs w:val="24"/>
        </w:rPr>
        <w:t>十三五</w:t>
      </w:r>
      <w:r>
        <w:rPr>
          <w:rFonts w:ascii="Times New Roman" w:hAnsi="Times New Roman" w:eastAsia="宋体" w:cs="Times New Roman"/>
          <w:szCs w:val="24"/>
          <w:rPrChange w:id="100" w:author="alan" w:date="2018-03-17T21:46:09Z">
            <w:rPr>
              <w:rFonts w:ascii="宋体" w:hAnsi="宋体" w:eastAsia="宋体" w:cs="Times New Roman"/>
              <w:szCs w:val="24"/>
            </w:rPr>
          </w:rPrChange>
        </w:rPr>
        <w:t>”</w:t>
      </w:r>
      <w:r>
        <w:rPr>
          <w:rFonts w:ascii="Times New Roman" w:hAnsi="Times New Roman" w:cs="Times New Roman"/>
          <w:szCs w:val="24"/>
        </w:rPr>
        <w:t>期间各省控制</w:t>
      </w:r>
      <w:del w:id="101" w:author="alan" w:date="2018-03-17T21:14:13Z">
        <w:r>
          <w:rPr>
            <w:rFonts w:ascii="Times New Roman" w:hAnsi="Times New Roman" w:cs="Times New Roman"/>
            <w:szCs w:val="24"/>
          </w:rPr>
          <w:delText>渔船</w:delText>
        </w:r>
      </w:del>
      <w:ins w:id="10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船数和功率数，淘汰老旧木制</w:t>
      </w:r>
      <w:del w:id="103" w:author="alan" w:date="2018-03-17T21:14:13Z">
        <w:r>
          <w:rPr>
            <w:rFonts w:ascii="Times New Roman" w:hAnsi="Times New Roman" w:cs="Times New Roman"/>
            <w:szCs w:val="24"/>
          </w:rPr>
          <w:delText>渔船</w:delText>
        </w:r>
      </w:del>
      <w:ins w:id="10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和过度捕捞船型，如船底拖网、三角虎网等</w:t>
      </w:r>
      <w:r>
        <w:rPr>
          <w:rFonts w:ascii="Times New Roman" w:hAnsi="Times New Roman" w:cs="Times New Roman"/>
          <w:szCs w:val="24"/>
          <w:vertAlign w:val="superscript"/>
        </w:rPr>
        <w:t>[</w:t>
      </w:r>
      <w:r>
        <w:rPr>
          <w:rStyle w:val="19"/>
          <w:rFonts w:ascii="Times New Roman" w:hAnsi="Times New Roman" w:cs="Times New Roman"/>
          <w:szCs w:val="24"/>
        </w:rPr>
        <w:endnoteReference w:id="4"/>
      </w:r>
      <w:r>
        <w:rPr>
          <w:rFonts w:ascii="Times New Roman" w:hAnsi="Times New Roman" w:cs="Times New Roman"/>
          <w:szCs w:val="24"/>
          <w:vertAlign w:val="superscript"/>
        </w:rPr>
        <w:t>]</w:t>
      </w:r>
      <w:r>
        <w:rPr>
          <w:rFonts w:ascii="Times New Roman" w:hAnsi="Times New Roman" w:cs="Times New Roman"/>
          <w:szCs w:val="24"/>
        </w:rPr>
        <w:t>。</w:t>
      </w:r>
    </w:p>
    <w:p>
      <w:pPr>
        <w:spacing w:line="360" w:lineRule="auto"/>
        <w:ind w:firstLine="420"/>
        <w:rPr>
          <w:del w:id="105" w:author="alan" w:date="2018-03-17T15:54:33Z"/>
          <w:rFonts w:ascii="Times New Roman" w:hAnsi="Times New Roman" w:cs="Times New Roman"/>
          <w:szCs w:val="24"/>
        </w:rPr>
      </w:pPr>
      <w:del w:id="106" w:author="alan" w:date="2018-03-17T15:53:42Z">
        <w:r>
          <w:rPr>
            <w:rFonts w:ascii="Times New Roman" w:hAnsi="Times New Roman" w:cs="Times New Roman"/>
            <w:szCs w:val="24"/>
          </w:rPr>
          <w:delText>在海</w:delText>
        </w:r>
      </w:del>
      <w:del w:id="107" w:author="alan" w:date="2018-03-17T15:53:41Z">
        <w:r>
          <w:rPr>
            <w:rFonts w:ascii="Times New Roman" w:hAnsi="Times New Roman" w:cs="Times New Roman"/>
            <w:szCs w:val="24"/>
          </w:rPr>
          <w:delText>洋航运和生</w:delText>
        </w:r>
      </w:del>
      <w:del w:id="108" w:author="alan" w:date="2018-03-17T15:53:40Z">
        <w:r>
          <w:rPr>
            <w:rFonts w:ascii="Times New Roman" w:hAnsi="Times New Roman" w:cs="Times New Roman"/>
            <w:szCs w:val="24"/>
          </w:rPr>
          <w:delText>产安全的需求</w:delText>
        </w:r>
      </w:del>
      <w:del w:id="109" w:author="alan" w:date="2018-03-17T15:53:39Z">
        <w:r>
          <w:rPr>
            <w:rFonts w:ascii="Times New Roman" w:hAnsi="Times New Roman" w:cs="Times New Roman"/>
            <w:szCs w:val="24"/>
          </w:rPr>
          <w:delText>下，</w:delText>
        </w:r>
      </w:del>
      <w:r>
        <w:rPr>
          <w:rFonts w:ascii="Times New Roman" w:hAnsi="Times New Roman" w:cs="Times New Roman"/>
          <w:szCs w:val="24"/>
        </w:rPr>
        <w:t>渔业船舶监控系统（Vessel Monitoring System，VMS）</w:t>
      </w:r>
      <w:ins w:id="110" w:author="alan" w:date="2018-03-17T15:53:32Z">
        <w:r>
          <w:rPr>
            <w:rFonts w:ascii="Times New Roman" w:hAnsi="Times New Roman" w:cs="Times New Roman"/>
            <w:szCs w:val="24"/>
          </w:rPr>
          <w:t>起源于葡萄牙，最初是为了监控渔业活动并保障船舶航行安全</w:t>
        </w:r>
      </w:ins>
      <w:ins w:id="111" w:author="alan" w:date="2018-03-17T15:53:32Z">
        <w:r>
          <w:rPr>
            <w:rFonts w:ascii="Times New Roman" w:hAnsi="Times New Roman" w:cs="Times New Roman"/>
            <w:szCs w:val="24"/>
            <w:vertAlign w:val="superscript"/>
          </w:rPr>
          <w:t>[</w:t>
        </w:r>
      </w:ins>
      <w:ins w:id="112" w:author="alan" w:date="2018-03-17T15:53:32Z">
        <w:r>
          <w:rPr>
            <w:rStyle w:val="19"/>
            <w:rFonts w:ascii="Times New Roman" w:hAnsi="Times New Roman" w:cs="Times New Roman"/>
            <w:szCs w:val="24"/>
          </w:rPr>
          <w:endnoteReference w:id="5"/>
        </w:r>
      </w:ins>
      <w:ins w:id="113" w:author="alan" w:date="2018-03-17T15:53:32Z">
        <w:r>
          <w:rPr>
            <w:rFonts w:ascii="Times New Roman" w:hAnsi="Times New Roman" w:cs="Times New Roman"/>
            <w:szCs w:val="24"/>
            <w:vertAlign w:val="superscript"/>
          </w:rPr>
          <w:t>,</w:t>
        </w:r>
      </w:ins>
      <w:ins w:id="114" w:author="alan" w:date="2018-03-17T15:53:32Z">
        <w:r>
          <w:rPr>
            <w:rStyle w:val="19"/>
            <w:rFonts w:ascii="Times New Roman" w:hAnsi="Times New Roman" w:cs="Times New Roman"/>
            <w:szCs w:val="24"/>
          </w:rPr>
          <w:endnoteReference w:id="6"/>
        </w:r>
      </w:ins>
      <w:ins w:id="115" w:author="alan" w:date="2018-03-17T15:53:32Z">
        <w:r>
          <w:rPr>
            <w:rFonts w:ascii="Times New Roman" w:hAnsi="Times New Roman" w:cs="Times New Roman"/>
            <w:szCs w:val="24"/>
            <w:vertAlign w:val="superscript"/>
          </w:rPr>
          <w:t>]</w:t>
        </w:r>
      </w:ins>
      <w:del w:id="116" w:author="alan" w:date="2018-03-17T15:54:03Z">
        <w:r>
          <w:rPr>
            <w:rFonts w:ascii="Times New Roman" w:hAnsi="Times New Roman" w:cs="Times New Roman"/>
            <w:szCs w:val="24"/>
          </w:rPr>
          <w:delText>应运而生。</w:delText>
        </w:r>
      </w:del>
      <w:del w:id="117" w:author="alan" w:date="2018-03-17T15:54:03Z">
        <w:r>
          <w:rPr>
            <w:rFonts w:ascii="Times New Roman" w:hAnsi="Times New Roman" w:cs="Times New Roman"/>
            <w:rPrChange w:id="118" w:author="alan" w:date="2018-03-17T21:46:09Z">
              <w:rPr/>
            </w:rPrChange>
          </w:rPr>
          <w:commentReference w:id="2"/>
        </w:r>
      </w:del>
      <w:del w:id="119" w:author="alan" w:date="2018-03-17T15:54:03Z">
        <w:r>
          <w:rPr>
            <w:rFonts w:ascii="Times New Roman" w:hAnsi="Times New Roman" w:cs="Times New Roman"/>
            <w:szCs w:val="24"/>
          </w:rPr>
          <w:delText>如今</w:delText>
        </w:r>
      </w:del>
      <w:ins w:id="120" w:author="alan" w:date="2018-03-17T15:54:03Z">
        <w:r>
          <w:rPr>
            <w:rFonts w:hint="eastAsia" w:ascii="Times New Roman" w:hAnsi="Times New Roman" w:cs="Times New Roman"/>
            <w:szCs w:val="24"/>
            <w:lang w:eastAsia="zh-CN"/>
          </w:rPr>
          <w:t>，</w:t>
        </w:r>
      </w:ins>
      <w:r>
        <w:rPr>
          <w:rFonts w:ascii="Times New Roman" w:hAnsi="Times New Roman" w:cs="Times New Roman"/>
          <w:szCs w:val="24"/>
        </w:rPr>
        <w:t>已经发展为集全球卫星定位系统、地理信息系统、电子海图、计算机网络通讯和数据库技术于一体的综合应用系统。</w:t>
      </w:r>
      <w:ins w:id="121" w:author="alan" w:date="2018-03-17T15:54:10Z">
        <w:r>
          <w:rPr>
            <w:rFonts w:hint="eastAsia" w:ascii="Times New Roman" w:hAnsi="Times New Roman" w:cs="Times New Roman"/>
            <w:szCs w:val="24"/>
            <w:lang w:val="en-US" w:eastAsia="zh-CN"/>
          </w:rPr>
          <w:t>VMS</w:t>
        </w:r>
      </w:ins>
      <w:r>
        <w:rPr>
          <w:rFonts w:ascii="Times New Roman" w:hAnsi="Times New Roman" w:cs="Times New Roman"/>
          <w:szCs w:val="24"/>
        </w:rPr>
        <w:t>主要由船载终端与地面基站两部分构成</w:t>
      </w:r>
      <w:r>
        <w:rPr>
          <w:rFonts w:ascii="Times New Roman" w:hAnsi="Times New Roman" w:cs="Times New Roman"/>
          <w:szCs w:val="24"/>
          <w:vertAlign w:val="superscript"/>
        </w:rPr>
        <w:t>[</w:t>
      </w:r>
      <w:r>
        <w:rPr>
          <w:rStyle w:val="19"/>
          <w:rFonts w:ascii="Times New Roman" w:hAnsi="Times New Roman" w:cs="Times New Roman"/>
          <w:szCs w:val="24"/>
        </w:rPr>
        <w:endnoteReference w:id="7"/>
      </w:r>
      <w:r>
        <w:rPr>
          <w:rFonts w:ascii="Times New Roman" w:hAnsi="Times New Roman" w:cs="Times New Roman"/>
          <w:szCs w:val="24"/>
          <w:vertAlign w:val="superscript"/>
        </w:rPr>
        <w:t>]</w:t>
      </w:r>
      <w:ins w:id="122" w:author="alan" w:date="2018-03-17T15:54:23Z">
        <w:r>
          <w:rPr>
            <w:rFonts w:hint="eastAsia" w:ascii="Times New Roman" w:hAnsi="Times New Roman" w:cs="Times New Roman"/>
            <w:szCs w:val="24"/>
            <w:vertAlign w:val="baseline"/>
            <w:lang w:eastAsia="zh-CN"/>
            <w:rPrChange w:id="123" w:author="alan" w:date="2018-03-17T15:54:29Z">
              <w:rPr>
                <w:rFonts w:hint="eastAsia" w:ascii="Times New Roman" w:hAnsi="Times New Roman" w:cs="Times New Roman"/>
                <w:szCs w:val="24"/>
                <w:vertAlign w:val="superscript"/>
                <w:lang w:eastAsia="zh-CN"/>
              </w:rPr>
            </w:rPrChange>
          </w:rPr>
          <w:t>：</w:t>
        </w:r>
      </w:ins>
      <w:del w:id="124" w:author="alan" w:date="2018-03-17T15:54:19Z">
        <w:r>
          <w:rPr>
            <w:rFonts w:ascii="Times New Roman" w:hAnsi="Times New Roman" w:cs="Times New Roman"/>
            <w:szCs w:val="24"/>
          </w:rPr>
          <w:delText>。</w:delText>
        </w:r>
      </w:del>
      <w:r>
        <w:rPr>
          <w:rFonts w:ascii="Times New Roman" w:hAnsi="Times New Roman" w:cs="Times New Roman"/>
          <w:szCs w:val="24"/>
        </w:rPr>
        <w:t>船载终端负责对船舶进行卫星定位，并通过传感器采集船舶运行状态信息</w:t>
      </w:r>
      <w:ins w:id="125" w:author="alan" w:date="2018-03-17T15:54:18Z">
        <w:r>
          <w:rPr>
            <w:rFonts w:hint="eastAsia" w:ascii="Times New Roman" w:hAnsi="Times New Roman" w:cs="Times New Roman"/>
            <w:szCs w:val="24"/>
            <w:lang w:eastAsia="zh-CN"/>
          </w:rPr>
          <w:t>；</w:t>
        </w:r>
      </w:ins>
      <w:del w:id="126" w:author="alan" w:date="2018-03-17T15:54:17Z">
        <w:r>
          <w:rPr>
            <w:rFonts w:ascii="Times New Roman" w:hAnsi="Times New Roman" w:cs="Times New Roman"/>
            <w:szCs w:val="24"/>
          </w:rPr>
          <w:delText>。</w:delText>
        </w:r>
      </w:del>
      <w:r>
        <w:rPr>
          <w:rFonts w:ascii="Times New Roman" w:hAnsi="Times New Roman" w:cs="Times New Roman"/>
          <w:szCs w:val="24"/>
        </w:rPr>
        <w:t>地面基站负责收集、存储数据，并向船舶反馈实时信息。</w:t>
      </w:r>
      <w:del w:id="127" w:author="alan" w:date="2018-03-17T15:54:32Z">
        <w:r>
          <w:rPr>
            <w:rFonts w:ascii="Times New Roman" w:hAnsi="Times New Roman" w:cs="Times New Roman"/>
            <w:szCs w:val="24"/>
          </w:rPr>
          <w:delText xml:space="preserve"> </w:delText>
        </w:r>
      </w:del>
    </w:p>
    <w:p>
      <w:pPr>
        <w:spacing w:line="360" w:lineRule="auto"/>
        <w:ind w:firstLine="420"/>
        <w:rPr>
          <w:rFonts w:ascii="Times New Roman" w:hAnsi="Times New Roman" w:cs="Times New Roman"/>
          <w:szCs w:val="24"/>
        </w:rPr>
      </w:pPr>
      <w:del w:id="128" w:author="alan" w:date="2018-03-17T15:53:24Z">
        <w:r>
          <w:rPr>
            <w:rFonts w:ascii="Times New Roman" w:hAnsi="Times New Roman" w:cs="Times New Roman"/>
            <w:szCs w:val="24"/>
          </w:rPr>
          <w:delText>船舶监控系统起源于葡萄牙，最初是为了监控渔业活动并保障船舶航行安全</w:delText>
        </w:r>
      </w:del>
      <w:del w:id="129" w:author="alan" w:date="2018-03-17T15:53:24Z">
        <w:r>
          <w:rPr>
            <w:rFonts w:ascii="Times New Roman" w:hAnsi="Times New Roman" w:cs="Times New Roman"/>
            <w:szCs w:val="24"/>
            <w:vertAlign w:val="superscript"/>
          </w:rPr>
          <w:delText>[</w:delText>
        </w:r>
      </w:del>
      <w:del w:id="130" w:author="alan" w:date="2018-03-17T15:53:24Z">
        <w:r>
          <w:rPr>
            <w:rStyle w:val="19"/>
            <w:rFonts w:ascii="Times New Roman" w:hAnsi="Times New Roman" w:cs="Times New Roman"/>
            <w:szCs w:val="24"/>
          </w:rPr>
          <w:endnoteReference w:id="8"/>
        </w:r>
      </w:del>
      <w:del w:id="131" w:author="alan" w:date="2018-03-17T15:53:24Z">
        <w:r>
          <w:rPr>
            <w:rFonts w:ascii="Times New Roman" w:hAnsi="Times New Roman" w:cs="Times New Roman"/>
            <w:szCs w:val="24"/>
            <w:vertAlign w:val="superscript"/>
          </w:rPr>
          <w:delText>,</w:delText>
        </w:r>
      </w:del>
      <w:del w:id="132" w:author="alan" w:date="2018-03-17T15:53:24Z">
        <w:r>
          <w:rPr>
            <w:rStyle w:val="19"/>
            <w:rFonts w:ascii="Times New Roman" w:hAnsi="Times New Roman" w:cs="Times New Roman"/>
            <w:szCs w:val="24"/>
          </w:rPr>
          <w:endnoteReference w:id="9"/>
        </w:r>
      </w:del>
      <w:del w:id="133" w:author="alan" w:date="2018-03-17T15:53:24Z">
        <w:r>
          <w:rPr>
            <w:rFonts w:ascii="Times New Roman" w:hAnsi="Times New Roman" w:cs="Times New Roman"/>
            <w:szCs w:val="24"/>
            <w:vertAlign w:val="superscript"/>
          </w:rPr>
          <w:delText>]</w:delText>
        </w:r>
      </w:del>
      <w:del w:id="134" w:author="alan" w:date="2018-03-17T15:53:24Z">
        <w:r>
          <w:rPr>
            <w:rFonts w:ascii="Times New Roman" w:hAnsi="Times New Roman" w:cs="Times New Roman"/>
            <w:szCs w:val="24"/>
          </w:rPr>
          <w:delText>。</w:delText>
        </w:r>
      </w:del>
      <w:r>
        <w:rPr>
          <w:rFonts w:ascii="Times New Roman" w:hAnsi="Times New Roman" w:cs="Times New Roman"/>
          <w:szCs w:val="24"/>
        </w:rPr>
        <w:t>2000年，欧盟委员会通过了规定所有24米以上船舶安装VMS终端的条例。至2012年1月1日普及至所有12米以上船舶</w:t>
      </w:r>
      <w:r>
        <w:rPr>
          <w:rFonts w:ascii="Times New Roman" w:hAnsi="Times New Roman" w:cs="Times New Roman"/>
          <w:szCs w:val="24"/>
          <w:vertAlign w:val="superscript"/>
        </w:rPr>
        <w:t>[</w:t>
      </w:r>
      <w:r>
        <w:rPr>
          <w:rStyle w:val="19"/>
          <w:rFonts w:ascii="Times New Roman" w:hAnsi="Times New Roman" w:cs="Times New Roman"/>
          <w:szCs w:val="24"/>
        </w:rPr>
        <w:endnoteReference w:id="10"/>
      </w:r>
      <w:r>
        <w:rPr>
          <w:rFonts w:ascii="Times New Roman" w:hAnsi="Times New Roman" w:cs="Times New Roman"/>
          <w:szCs w:val="24"/>
          <w:vertAlign w:val="superscript"/>
        </w:rPr>
        <w:t>]</w:t>
      </w:r>
      <w:r>
        <w:rPr>
          <w:rFonts w:ascii="Times New Roman" w:hAnsi="Times New Roman" w:cs="Times New Roman"/>
          <w:szCs w:val="24"/>
        </w:rPr>
        <w:t>。我国也在近十年时间基本完成了终端推广工作，如浙江海域的覆盖率为95.5%。</w:t>
      </w:r>
    </w:p>
    <w:p>
      <w:pPr>
        <w:spacing w:line="360" w:lineRule="auto"/>
        <w:ind w:firstLine="420"/>
        <w:rPr>
          <w:rFonts w:ascii="Times New Roman" w:hAnsi="Times New Roman" w:cs="Times New Roman"/>
          <w:szCs w:val="24"/>
        </w:rPr>
      </w:pPr>
      <w:r>
        <w:rPr>
          <w:rFonts w:ascii="Times New Roman" w:hAnsi="Times New Roman" w:cs="Times New Roman"/>
          <w:szCs w:val="24"/>
        </w:rPr>
        <w:t>虽然VMS在不同地区的部署略有不同，但采集的数据基本都包含了时间、经纬度、瞬时速度、船艏向等字段</w:t>
      </w:r>
      <w:ins w:id="135" w:author="alan" w:date="2018-03-17T20:13:01Z">
        <w:r>
          <w:rPr>
            <w:rFonts w:hint="eastAsia" w:ascii="Times New Roman" w:hAnsi="Times New Roman" w:cs="Times New Roman"/>
            <w:szCs w:val="24"/>
            <w:lang w:eastAsia="zh-CN"/>
          </w:rPr>
          <w:t>；</w:t>
        </w:r>
      </w:ins>
      <w:ins w:id="136" w:author="alan" w:date="2018-03-17T20:13:04Z">
        <w:r>
          <w:rPr>
            <w:rFonts w:hint="eastAsia" w:ascii="Times New Roman" w:hAnsi="Times New Roman" w:cs="Times New Roman"/>
            <w:szCs w:val="24"/>
            <w:lang w:val="en-US" w:eastAsia="zh-CN"/>
          </w:rPr>
          <w:t>这些</w:t>
        </w:r>
      </w:ins>
      <w:ins w:id="137" w:author="alan" w:date="2018-03-17T20:13:06Z">
        <w:r>
          <w:rPr>
            <w:rFonts w:hint="eastAsia" w:ascii="Times New Roman" w:hAnsi="Times New Roman" w:cs="Times New Roman"/>
            <w:szCs w:val="24"/>
            <w:lang w:val="en-US" w:eastAsia="zh-CN"/>
          </w:rPr>
          <w:t>数据</w:t>
        </w:r>
      </w:ins>
      <w:ins w:id="138" w:author="alan" w:date="2018-03-17T20:13:17Z">
        <w:r>
          <w:rPr>
            <w:rFonts w:hint="eastAsia" w:ascii="Times New Roman" w:hAnsi="Times New Roman" w:cs="Times New Roman"/>
            <w:szCs w:val="24"/>
            <w:lang w:val="en-US" w:eastAsia="zh-CN"/>
          </w:rPr>
          <w:t>标示了</w:t>
        </w:r>
      </w:ins>
      <w:ins w:id="139" w:author="alan" w:date="2018-03-17T20:13:21Z">
        <w:r>
          <w:rPr>
            <w:rFonts w:hint="eastAsia" w:ascii="Times New Roman" w:hAnsi="Times New Roman" w:cs="Times New Roman"/>
            <w:szCs w:val="24"/>
            <w:lang w:val="en-US" w:eastAsia="zh-CN"/>
          </w:rPr>
          <w:t>渔业船舶</w:t>
        </w:r>
      </w:ins>
      <w:ins w:id="140" w:author="alan" w:date="2018-03-17T20:13:22Z">
        <w:r>
          <w:rPr>
            <w:rFonts w:hint="eastAsia" w:ascii="Times New Roman" w:hAnsi="Times New Roman" w:cs="Times New Roman"/>
            <w:szCs w:val="24"/>
            <w:lang w:val="en-US" w:eastAsia="zh-CN"/>
          </w:rPr>
          <w:t>在</w:t>
        </w:r>
      </w:ins>
      <w:ins w:id="141" w:author="alan" w:date="2018-03-17T20:13:23Z">
        <w:r>
          <w:rPr>
            <w:rFonts w:hint="eastAsia" w:ascii="Times New Roman" w:hAnsi="Times New Roman" w:cs="Times New Roman"/>
            <w:szCs w:val="24"/>
            <w:lang w:val="en-US" w:eastAsia="zh-CN"/>
          </w:rPr>
          <w:t>海上的</w:t>
        </w:r>
      </w:ins>
      <w:ins w:id="142" w:author="alan" w:date="2018-03-17T20:13:24Z">
        <w:r>
          <w:rPr>
            <w:rFonts w:hint="eastAsia" w:ascii="Times New Roman" w:hAnsi="Times New Roman" w:cs="Times New Roman"/>
            <w:szCs w:val="24"/>
            <w:lang w:val="en-US" w:eastAsia="zh-CN"/>
          </w:rPr>
          <w:t>活动</w:t>
        </w:r>
      </w:ins>
      <w:ins w:id="143" w:author="alan" w:date="2018-03-17T20:13:25Z">
        <w:r>
          <w:rPr>
            <w:rFonts w:hint="eastAsia" w:ascii="Times New Roman" w:hAnsi="Times New Roman" w:cs="Times New Roman"/>
            <w:szCs w:val="24"/>
            <w:lang w:val="en-US" w:eastAsia="zh-CN"/>
          </w:rPr>
          <w:t>轨迹</w:t>
        </w:r>
      </w:ins>
      <w:r>
        <w:rPr>
          <w:rFonts w:ascii="Times New Roman" w:hAnsi="Times New Roman" w:cs="Times New Roman"/>
          <w:szCs w:val="24"/>
        </w:rPr>
        <w:t>。这些数据为渔业管理提供了可靠的船舶运行状态信息，不仅</w:t>
      </w:r>
      <w:ins w:id="144" w:author="alan" w:date="2018-03-17T15:54:51Z">
        <w:r>
          <w:rPr>
            <w:rFonts w:hint="eastAsia" w:ascii="Times New Roman" w:hAnsi="Times New Roman" w:cs="Times New Roman"/>
            <w:szCs w:val="24"/>
            <w:lang w:val="en-US" w:eastAsia="zh-CN"/>
          </w:rPr>
          <w:t>可</w:t>
        </w:r>
      </w:ins>
      <w:r>
        <w:rPr>
          <w:rFonts w:ascii="Times New Roman" w:hAnsi="Times New Roman" w:cs="Times New Roman"/>
          <w:szCs w:val="24"/>
        </w:rPr>
        <w:t>用于揭示不同海域的捕捞强度</w:t>
      </w:r>
      <w:r>
        <w:rPr>
          <w:rFonts w:ascii="Times New Roman" w:hAnsi="Times New Roman" w:cs="Times New Roman"/>
          <w:szCs w:val="24"/>
          <w:vertAlign w:val="superscript"/>
        </w:rPr>
        <w:t>[</w:t>
      </w:r>
      <w:r>
        <w:rPr>
          <w:rStyle w:val="19"/>
          <w:rFonts w:ascii="Times New Roman" w:hAnsi="Times New Roman" w:cs="Times New Roman"/>
          <w:szCs w:val="24"/>
        </w:rPr>
        <w:endnoteReference w:id="11"/>
      </w:r>
      <w:r>
        <w:rPr>
          <w:rFonts w:ascii="Times New Roman" w:hAnsi="Times New Roman" w:cs="Times New Roman"/>
          <w:szCs w:val="24"/>
          <w:vertAlign w:val="superscript"/>
        </w:rPr>
        <w:t>]</w:t>
      </w:r>
      <w:r>
        <w:rPr>
          <w:rFonts w:ascii="Times New Roman" w:hAnsi="Times New Roman" w:cs="Times New Roman"/>
          <w:szCs w:val="24"/>
        </w:rPr>
        <w:t>，也有助于分析渔业资源的时空变化</w:t>
      </w:r>
      <w:r>
        <w:rPr>
          <w:rFonts w:ascii="Times New Roman" w:hAnsi="Times New Roman" w:cs="Times New Roman"/>
          <w:szCs w:val="24"/>
          <w:vertAlign w:val="superscript"/>
        </w:rPr>
        <w:t>[</w:t>
      </w:r>
      <w:r>
        <w:rPr>
          <w:rStyle w:val="19"/>
          <w:rFonts w:ascii="Times New Roman" w:hAnsi="Times New Roman" w:cs="Times New Roman"/>
          <w:szCs w:val="24"/>
        </w:rPr>
        <w:endnoteReference w:id="12"/>
      </w:r>
      <w:r>
        <w:rPr>
          <w:rFonts w:ascii="Times New Roman" w:hAnsi="Times New Roman" w:cs="Times New Roman"/>
          <w:szCs w:val="24"/>
          <w:vertAlign w:val="superscript"/>
        </w:rPr>
        <w:t>]</w:t>
      </w:r>
      <w:r>
        <w:rPr>
          <w:rFonts w:ascii="Times New Roman" w:hAnsi="Times New Roman" w:cs="Times New Roman"/>
          <w:szCs w:val="24"/>
        </w:rPr>
        <w:t>。综上所述，</w:t>
      </w:r>
      <w:ins w:id="145" w:author="alan" w:date="2018-03-17T20:12:35Z">
        <w:r>
          <w:rPr>
            <w:rFonts w:hint="eastAsia" w:ascii="Times New Roman" w:hAnsi="Times New Roman" w:cs="Times New Roman"/>
            <w:szCs w:val="24"/>
            <w:lang w:val="en-US" w:eastAsia="zh-CN"/>
          </w:rPr>
          <w:t>基于</w:t>
        </w:r>
      </w:ins>
      <w:ins w:id="146" w:author="alan" w:date="2018-03-17T20:12:37Z">
        <w:r>
          <w:rPr>
            <w:rFonts w:hint="eastAsia" w:ascii="Times New Roman" w:hAnsi="Times New Roman" w:cs="Times New Roman"/>
            <w:szCs w:val="24"/>
            <w:lang w:val="en-US" w:eastAsia="zh-CN"/>
          </w:rPr>
          <w:t>渔业</w:t>
        </w:r>
      </w:ins>
      <w:ins w:id="147" w:author="alan" w:date="2018-03-17T20:12:39Z">
        <w:r>
          <w:rPr>
            <w:rFonts w:hint="eastAsia" w:ascii="Times New Roman" w:hAnsi="Times New Roman" w:cs="Times New Roman"/>
            <w:szCs w:val="24"/>
            <w:lang w:val="en-US" w:eastAsia="zh-CN"/>
          </w:rPr>
          <w:t>船舶的</w:t>
        </w:r>
      </w:ins>
      <w:del w:id="148" w:author="alan" w:date="2018-03-17T20:12:34Z">
        <w:r>
          <w:rPr>
            <w:rFonts w:ascii="Times New Roman" w:hAnsi="Times New Roman" w:cs="Times New Roman"/>
            <w:szCs w:val="24"/>
          </w:rPr>
          <w:delText>借助</w:delText>
        </w:r>
      </w:del>
      <w:del w:id="149" w:author="alan" w:date="2018-03-17T20:12:33Z">
        <w:r>
          <w:rPr>
            <w:rFonts w:ascii="Times New Roman" w:hAnsi="Times New Roman" w:cs="Times New Roman"/>
            <w:szCs w:val="24"/>
          </w:rPr>
          <w:delText>于</w:delText>
        </w:r>
      </w:del>
      <w:r>
        <w:rPr>
          <w:rFonts w:ascii="Times New Roman" w:hAnsi="Times New Roman" w:cs="Times New Roman"/>
          <w:szCs w:val="24"/>
        </w:rPr>
        <w:t>VMS数据对渔业资源时空变化进行定量化分析，对于我国渔业管理有着重要的意义。本文将以</w:t>
      </w:r>
      <w:ins w:id="150" w:author="alan" w:date="2018-03-17T20:12:47Z">
        <w:r>
          <w:rPr>
            <w:rFonts w:hint="eastAsia" w:ascii="Times New Roman" w:hAnsi="Times New Roman" w:cs="Times New Roman"/>
            <w:szCs w:val="24"/>
            <w:lang w:val="en-US" w:eastAsia="zh-CN"/>
          </w:rPr>
          <w:t>渔业</w:t>
        </w:r>
      </w:ins>
      <w:ins w:id="151" w:author="alan" w:date="2018-03-17T20:12:48Z">
        <w:r>
          <w:rPr>
            <w:rFonts w:hint="eastAsia" w:ascii="Times New Roman" w:hAnsi="Times New Roman" w:cs="Times New Roman"/>
            <w:szCs w:val="24"/>
            <w:lang w:val="en-US" w:eastAsia="zh-CN"/>
          </w:rPr>
          <w:t>船舶</w:t>
        </w:r>
      </w:ins>
      <w:ins w:id="152" w:author="alan" w:date="2018-03-17T20:12:49Z">
        <w:r>
          <w:rPr>
            <w:rFonts w:hint="eastAsia" w:ascii="Times New Roman" w:hAnsi="Times New Roman" w:cs="Times New Roman"/>
            <w:szCs w:val="24"/>
            <w:lang w:val="en-US" w:eastAsia="zh-CN"/>
          </w:rPr>
          <w:t>的</w:t>
        </w:r>
      </w:ins>
      <w:r>
        <w:rPr>
          <w:rFonts w:ascii="Times New Roman" w:hAnsi="Times New Roman" w:cs="Times New Roman"/>
          <w:szCs w:val="24"/>
        </w:rPr>
        <w:t>VMS</w:t>
      </w:r>
      <w:ins w:id="153" w:author="alan" w:date="2018-03-17T20:13:33Z">
        <w:r>
          <w:rPr>
            <w:rFonts w:hint="eastAsia" w:ascii="Times New Roman" w:hAnsi="Times New Roman" w:cs="Times New Roman"/>
            <w:szCs w:val="24"/>
            <w:lang w:val="en-US" w:eastAsia="zh-CN"/>
          </w:rPr>
          <w:t>轨迹</w:t>
        </w:r>
      </w:ins>
      <w:del w:id="154" w:author="alan" w:date="2018-03-17T20:12:53Z">
        <w:r>
          <w:rPr>
            <w:rFonts w:ascii="Times New Roman" w:hAnsi="Times New Roman" w:cs="Times New Roman"/>
            <w:szCs w:val="24"/>
          </w:rPr>
          <w:delText>轨</w:delText>
        </w:r>
      </w:del>
      <w:del w:id="155" w:author="alan" w:date="2018-03-17T20:12:52Z">
        <w:r>
          <w:rPr>
            <w:rFonts w:ascii="Times New Roman" w:hAnsi="Times New Roman" w:cs="Times New Roman"/>
            <w:szCs w:val="24"/>
          </w:rPr>
          <w:delText>迹</w:delText>
        </w:r>
      </w:del>
      <w:r>
        <w:rPr>
          <w:rFonts w:ascii="Times New Roman" w:hAnsi="Times New Roman" w:cs="Times New Roman"/>
          <w:szCs w:val="24"/>
        </w:rPr>
        <w:t>数据为研究对象，识别</w:t>
      </w:r>
      <w:del w:id="156" w:author="alan" w:date="2018-03-17T21:14:13Z">
        <w:r>
          <w:rPr>
            <w:rFonts w:ascii="Times New Roman" w:hAnsi="Times New Roman" w:cs="Times New Roman"/>
            <w:szCs w:val="24"/>
          </w:rPr>
          <w:delText>渔船</w:delText>
        </w:r>
      </w:del>
      <w:ins w:id="15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的捕捞行为和</w:t>
      </w:r>
      <w:del w:id="158" w:author="alan" w:date="2018-03-17T21:14:13Z">
        <w:r>
          <w:rPr>
            <w:rFonts w:ascii="Times New Roman" w:hAnsi="Times New Roman" w:cs="Times New Roman"/>
            <w:szCs w:val="24"/>
          </w:rPr>
          <w:delText>渔船</w:delText>
        </w:r>
      </w:del>
      <w:ins w:id="15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航道，挖掘海洋捕捞规律</w:t>
      </w:r>
      <w:del w:id="160" w:author="alan" w:date="2018-03-17T20:13:45Z">
        <w:r>
          <w:rPr>
            <w:rFonts w:ascii="Times New Roman" w:hAnsi="Times New Roman" w:cs="Times New Roman"/>
            <w:szCs w:val="24"/>
          </w:rPr>
          <w:delText>，并用软件对算法进行实现</w:delText>
        </w:r>
      </w:del>
      <w:ins w:id="161" w:author="alan" w:date="2018-03-17T20:13:45Z">
        <w:r>
          <w:rPr>
            <w:rFonts w:hint="eastAsia" w:ascii="Times New Roman" w:hAnsi="Times New Roman" w:cs="Times New Roman"/>
            <w:szCs w:val="24"/>
            <w:lang w:eastAsia="zh-CN"/>
          </w:rPr>
          <w:t>，</w:t>
        </w:r>
      </w:ins>
      <w:ins w:id="162" w:author="alan" w:date="2018-03-17T20:13:46Z">
        <w:r>
          <w:rPr>
            <w:rFonts w:hint="eastAsia" w:ascii="Times New Roman" w:hAnsi="Times New Roman" w:cs="Times New Roman"/>
            <w:szCs w:val="24"/>
            <w:lang w:val="en-US" w:eastAsia="zh-CN"/>
          </w:rPr>
          <w:t>并</w:t>
        </w:r>
      </w:ins>
      <w:ins w:id="163" w:author="alan" w:date="2018-03-17T20:13:47Z">
        <w:r>
          <w:rPr>
            <w:rFonts w:hint="eastAsia" w:ascii="Times New Roman" w:hAnsi="Times New Roman" w:cs="Times New Roman"/>
            <w:szCs w:val="24"/>
            <w:lang w:val="en-US" w:eastAsia="zh-CN"/>
          </w:rPr>
          <w:t>对</w:t>
        </w:r>
      </w:ins>
      <w:ins w:id="164" w:author="alan" w:date="2018-03-17T20:13:49Z">
        <w:r>
          <w:rPr>
            <w:rFonts w:hint="eastAsia" w:ascii="Times New Roman" w:hAnsi="Times New Roman" w:cs="Times New Roman"/>
            <w:szCs w:val="24"/>
            <w:lang w:val="en-US" w:eastAsia="zh-CN"/>
          </w:rPr>
          <w:t>所完成</w:t>
        </w:r>
      </w:ins>
      <w:ins w:id="165" w:author="alan" w:date="2018-03-17T20:13:50Z">
        <w:r>
          <w:rPr>
            <w:rFonts w:hint="eastAsia" w:ascii="Times New Roman" w:hAnsi="Times New Roman" w:cs="Times New Roman"/>
            <w:szCs w:val="24"/>
            <w:lang w:val="en-US" w:eastAsia="zh-CN"/>
          </w:rPr>
          <w:t>的</w:t>
        </w:r>
      </w:ins>
      <w:ins w:id="166" w:author="alan" w:date="2018-03-17T20:13:51Z">
        <w:r>
          <w:rPr>
            <w:rFonts w:hint="eastAsia" w:ascii="Times New Roman" w:hAnsi="Times New Roman" w:cs="Times New Roman"/>
            <w:szCs w:val="24"/>
            <w:lang w:val="en-US" w:eastAsia="zh-CN"/>
          </w:rPr>
          <w:t>算法</w:t>
        </w:r>
      </w:ins>
      <w:ins w:id="167" w:author="alan" w:date="2018-03-17T20:13:52Z">
        <w:r>
          <w:rPr>
            <w:rFonts w:hint="eastAsia" w:ascii="Times New Roman" w:hAnsi="Times New Roman" w:cs="Times New Roman"/>
            <w:szCs w:val="24"/>
            <w:lang w:val="en-US" w:eastAsia="zh-CN"/>
          </w:rPr>
          <w:t>进行</w:t>
        </w:r>
      </w:ins>
      <w:ins w:id="168" w:author="alan" w:date="2018-03-17T20:13:56Z">
        <w:r>
          <w:rPr>
            <w:rFonts w:hint="eastAsia" w:ascii="Times New Roman" w:hAnsi="Times New Roman" w:cs="Times New Roman"/>
            <w:szCs w:val="24"/>
            <w:lang w:val="en-US" w:eastAsia="zh-CN"/>
          </w:rPr>
          <w:t>软件系统</w:t>
        </w:r>
      </w:ins>
      <w:ins w:id="169" w:author="alan" w:date="2018-03-17T20:13:57Z">
        <w:r>
          <w:rPr>
            <w:rFonts w:hint="eastAsia" w:ascii="Times New Roman" w:hAnsi="Times New Roman" w:cs="Times New Roman"/>
            <w:szCs w:val="24"/>
            <w:lang w:val="en-US" w:eastAsia="zh-CN"/>
          </w:rPr>
          <w:t>实现</w:t>
        </w:r>
      </w:ins>
      <w:r>
        <w:rPr>
          <w:rFonts w:ascii="Times New Roman" w:hAnsi="Times New Roman" w:cs="Times New Roman"/>
          <w:szCs w:val="24"/>
        </w:rPr>
        <w:t>。</w:t>
      </w:r>
    </w:p>
    <w:p>
      <w:pPr>
        <w:pStyle w:val="3"/>
        <w:keepNext w:val="0"/>
        <w:keepLines w:val="0"/>
        <w:numPr>
          <w:ilvl w:val="1"/>
          <w:numId w:val="1"/>
        </w:numPr>
        <w:spacing w:line="360" w:lineRule="auto"/>
        <w:rPr>
          <w:rFonts w:ascii="Times New Roman" w:hAnsi="Times New Roman" w:cs="Times New Roman"/>
          <w:rPrChange w:id="170" w:author="alan" w:date="2018-03-17T21:46:09Z">
            <w:rPr/>
          </w:rPrChange>
        </w:rPr>
      </w:pPr>
      <w:bookmarkStart w:id="4" w:name="_Toc508612994"/>
      <w:bookmarkStart w:id="5" w:name="_Toc508613067"/>
      <w:r>
        <w:rPr>
          <w:rFonts w:hint="default" w:ascii="Times New Roman" w:hAnsi="Times New Roman" w:cs="Times New Roman"/>
          <w:rPrChange w:id="171" w:author="alan" w:date="2018-03-17T21:46:09Z">
            <w:rPr>
              <w:rFonts w:hint="eastAsia"/>
            </w:rPr>
          </w:rPrChange>
        </w:rPr>
        <w:t>研究现状</w:t>
      </w:r>
      <w:bookmarkEnd w:id="4"/>
      <w:bookmarkEnd w:id="5"/>
    </w:p>
    <w:p>
      <w:pPr>
        <w:spacing w:line="360" w:lineRule="auto"/>
        <w:ind w:firstLine="420"/>
        <w:rPr>
          <w:rFonts w:ascii="Times New Roman" w:hAnsi="Times New Roman" w:cs="Times New Roman"/>
          <w:szCs w:val="24"/>
        </w:rPr>
      </w:pPr>
      <w:r>
        <w:rPr>
          <w:rFonts w:ascii="Times New Roman" w:hAnsi="Times New Roman" w:cs="Times New Roman"/>
          <w:szCs w:val="24"/>
        </w:rPr>
        <w:t>VMS轨迹数据</w:t>
      </w:r>
      <w:ins w:id="172" w:author="alan" w:date="2018-03-17T20:14:16Z">
        <w:r>
          <w:rPr>
            <w:rFonts w:hint="eastAsia" w:ascii="Times New Roman" w:hAnsi="Times New Roman" w:cs="Times New Roman"/>
            <w:szCs w:val="24"/>
            <w:lang w:val="en-US" w:eastAsia="zh-CN"/>
          </w:rPr>
          <w:t>分析</w:t>
        </w:r>
      </w:ins>
      <w:ins w:id="173" w:author="alan" w:date="2018-03-17T20:14:17Z">
        <w:r>
          <w:rPr>
            <w:rFonts w:hint="eastAsia" w:ascii="Times New Roman" w:hAnsi="Times New Roman" w:cs="Times New Roman"/>
            <w:szCs w:val="24"/>
            <w:lang w:val="en-US" w:eastAsia="zh-CN"/>
          </w:rPr>
          <w:t>和</w:t>
        </w:r>
      </w:ins>
      <w:ins w:id="174" w:author="alan" w:date="2018-03-17T20:14:18Z">
        <w:r>
          <w:rPr>
            <w:rFonts w:hint="eastAsia" w:ascii="Times New Roman" w:hAnsi="Times New Roman" w:cs="Times New Roman"/>
            <w:szCs w:val="24"/>
            <w:lang w:val="en-US" w:eastAsia="zh-CN"/>
          </w:rPr>
          <w:t>挖掘</w:t>
        </w:r>
      </w:ins>
      <w:r>
        <w:rPr>
          <w:rFonts w:ascii="Times New Roman" w:hAnsi="Times New Roman" w:cs="Times New Roman"/>
          <w:szCs w:val="24"/>
        </w:rPr>
        <w:t>研究</w:t>
      </w:r>
      <w:del w:id="175" w:author="alan" w:date="2018-03-17T20:14:24Z">
        <w:r>
          <w:rPr>
            <w:rFonts w:ascii="Times New Roman" w:hAnsi="Times New Roman" w:cs="Times New Roman"/>
            <w:szCs w:val="24"/>
            <w:lang w:val="en-US"/>
          </w:rPr>
          <w:delText>涉及多个领域</w:delText>
        </w:r>
      </w:del>
      <w:ins w:id="176" w:author="alan" w:date="2018-03-17T20:14:25Z">
        <w:r>
          <w:rPr>
            <w:rFonts w:hint="eastAsia" w:ascii="Times New Roman" w:hAnsi="Times New Roman" w:cs="Times New Roman"/>
            <w:szCs w:val="24"/>
            <w:lang w:val="en-US" w:eastAsia="zh-CN"/>
          </w:rPr>
          <w:t>可以</w:t>
        </w:r>
      </w:ins>
      <w:ins w:id="177" w:author="alan" w:date="2018-03-17T20:14:27Z">
        <w:r>
          <w:rPr>
            <w:rFonts w:hint="eastAsia" w:ascii="Times New Roman" w:hAnsi="Times New Roman" w:cs="Times New Roman"/>
            <w:szCs w:val="24"/>
            <w:lang w:val="en-US" w:eastAsia="zh-CN"/>
          </w:rPr>
          <w:t>解释</w:t>
        </w:r>
      </w:ins>
      <w:ins w:id="178" w:author="alan" w:date="2018-03-17T20:14:32Z">
        <w:r>
          <w:rPr>
            <w:rFonts w:hint="eastAsia" w:ascii="Times New Roman" w:hAnsi="Times New Roman" w:cs="Times New Roman"/>
            <w:szCs w:val="24"/>
            <w:lang w:val="en-US" w:eastAsia="zh-CN"/>
          </w:rPr>
          <w:t>渔业</w:t>
        </w:r>
      </w:ins>
      <w:ins w:id="179" w:author="alan" w:date="2018-03-17T20:14:33Z">
        <w:r>
          <w:rPr>
            <w:rFonts w:hint="eastAsia" w:ascii="Times New Roman" w:hAnsi="Times New Roman" w:cs="Times New Roman"/>
            <w:szCs w:val="24"/>
            <w:lang w:val="en-US" w:eastAsia="zh-CN"/>
          </w:rPr>
          <w:t>活动的</w:t>
        </w:r>
      </w:ins>
      <w:ins w:id="180" w:author="alan" w:date="2018-03-17T20:14:39Z">
        <w:r>
          <w:rPr>
            <w:rFonts w:hint="eastAsia" w:ascii="Times New Roman" w:hAnsi="Times New Roman" w:cs="Times New Roman"/>
            <w:szCs w:val="24"/>
            <w:lang w:val="en-US" w:eastAsia="zh-CN"/>
          </w:rPr>
          <w:t>多个</w:t>
        </w:r>
      </w:ins>
      <w:ins w:id="181" w:author="alan" w:date="2018-03-17T20:14:40Z">
        <w:r>
          <w:rPr>
            <w:rFonts w:hint="eastAsia" w:ascii="Times New Roman" w:hAnsi="Times New Roman" w:cs="Times New Roman"/>
            <w:szCs w:val="24"/>
            <w:lang w:val="en-US" w:eastAsia="zh-CN"/>
          </w:rPr>
          <w:t>指标</w:t>
        </w:r>
      </w:ins>
      <w:r>
        <w:rPr>
          <w:rFonts w:ascii="Times New Roman" w:hAnsi="Times New Roman" w:cs="Times New Roman"/>
          <w:szCs w:val="24"/>
        </w:rPr>
        <w:t>。</w:t>
      </w:r>
      <w:del w:id="182" w:author="alan" w:date="2018-03-17T20:14:09Z">
        <w:r>
          <w:rPr>
            <w:rFonts w:ascii="Times New Roman" w:hAnsi="Times New Roman" w:cs="Times New Roman"/>
            <w:szCs w:val="24"/>
          </w:rPr>
          <w:delText>比</w:delText>
        </w:r>
      </w:del>
      <w:del w:id="183" w:author="alan" w:date="2018-03-17T20:14:08Z">
        <w:r>
          <w:rPr>
            <w:rFonts w:ascii="Times New Roman" w:hAnsi="Times New Roman" w:cs="Times New Roman"/>
            <w:szCs w:val="24"/>
          </w:rPr>
          <w:delText>如</w:delText>
        </w:r>
      </w:del>
      <w:r>
        <w:rPr>
          <w:rFonts w:ascii="Times New Roman" w:hAnsi="Times New Roman" w:cs="Times New Roman"/>
          <w:szCs w:val="24"/>
        </w:rPr>
        <w:t>Coro等</w:t>
      </w:r>
      <w:r>
        <w:rPr>
          <w:rFonts w:ascii="Times New Roman" w:hAnsi="Times New Roman" w:cs="Times New Roman"/>
          <w:szCs w:val="24"/>
          <w:vertAlign w:val="superscript"/>
        </w:rPr>
        <w:t>[</w:t>
      </w:r>
      <w:r>
        <w:rPr>
          <w:rStyle w:val="19"/>
          <w:rFonts w:ascii="Times New Roman" w:hAnsi="Times New Roman" w:cs="Times New Roman"/>
          <w:szCs w:val="24"/>
        </w:rPr>
        <w:endnoteReference w:id="13"/>
      </w:r>
      <w:r>
        <w:rPr>
          <w:rFonts w:ascii="Times New Roman" w:hAnsi="Times New Roman" w:cs="Times New Roman"/>
          <w:szCs w:val="24"/>
          <w:vertAlign w:val="superscript"/>
        </w:rPr>
        <w:t>]</w:t>
      </w:r>
      <w:r>
        <w:rPr>
          <w:rFonts w:ascii="Times New Roman" w:hAnsi="Times New Roman" w:cs="Times New Roman"/>
          <w:szCs w:val="24"/>
        </w:rPr>
        <w:t>按月计算了加拿大近海捕捞努力量；Fonseca等</w:t>
      </w:r>
      <w:r>
        <w:rPr>
          <w:rFonts w:ascii="Times New Roman" w:hAnsi="Times New Roman" w:cs="Times New Roman"/>
          <w:szCs w:val="24"/>
          <w:vertAlign w:val="superscript"/>
        </w:rPr>
        <w:t>[</w:t>
      </w:r>
      <w:r>
        <w:rPr>
          <w:rStyle w:val="19"/>
          <w:rFonts w:ascii="Times New Roman" w:hAnsi="Times New Roman" w:cs="Times New Roman"/>
          <w:szCs w:val="24"/>
        </w:rPr>
        <w:endnoteReference w:id="14"/>
      </w:r>
      <w:r>
        <w:rPr>
          <w:rFonts w:ascii="Times New Roman" w:hAnsi="Times New Roman" w:cs="Times New Roman"/>
          <w:szCs w:val="24"/>
          <w:vertAlign w:val="superscript"/>
        </w:rPr>
        <w:t>]</w:t>
      </w:r>
      <w:r>
        <w:rPr>
          <w:rFonts w:ascii="Times New Roman" w:hAnsi="Times New Roman" w:cs="Times New Roman"/>
          <w:szCs w:val="24"/>
        </w:rPr>
        <w:t>人通过对拖网</w:t>
      </w:r>
      <w:del w:id="184" w:author="alan" w:date="2018-03-17T21:14:13Z">
        <w:r>
          <w:rPr>
            <w:rFonts w:ascii="Times New Roman" w:hAnsi="Times New Roman" w:cs="Times New Roman"/>
            <w:szCs w:val="24"/>
          </w:rPr>
          <w:delText>渔船</w:delText>
        </w:r>
      </w:del>
      <w:ins w:id="18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的VMS数据和渔获量进行比较，分析了渔场的变迁情况；Watson和Gerritsen等</w:t>
      </w:r>
      <w:r>
        <w:rPr>
          <w:rFonts w:ascii="Times New Roman" w:hAnsi="Times New Roman" w:cs="Times New Roman"/>
          <w:szCs w:val="24"/>
          <w:vertAlign w:val="superscript"/>
        </w:rPr>
        <w:t>[</w:t>
      </w:r>
      <w:r>
        <w:rPr>
          <w:rStyle w:val="19"/>
          <w:rFonts w:ascii="Times New Roman" w:hAnsi="Times New Roman" w:cs="Times New Roman"/>
          <w:szCs w:val="24"/>
        </w:rPr>
        <w:endnoteReference w:id="15"/>
      </w:r>
      <w:r>
        <w:rPr>
          <w:rFonts w:ascii="Times New Roman" w:hAnsi="Times New Roman" w:cs="Times New Roman"/>
          <w:szCs w:val="24"/>
          <w:vertAlign w:val="superscript"/>
        </w:rPr>
        <w:t>，</w:t>
      </w:r>
      <w:r>
        <w:rPr>
          <w:rStyle w:val="19"/>
          <w:rFonts w:ascii="Times New Roman" w:hAnsi="Times New Roman" w:cs="Times New Roman"/>
          <w:szCs w:val="24"/>
        </w:rPr>
        <w:endnoteReference w:id="16"/>
      </w:r>
      <w:r>
        <w:rPr>
          <w:rFonts w:ascii="Times New Roman" w:hAnsi="Times New Roman" w:cs="Times New Roman"/>
          <w:szCs w:val="24"/>
          <w:vertAlign w:val="superscript"/>
        </w:rPr>
        <w:t>]</w:t>
      </w:r>
      <w:r>
        <w:rPr>
          <w:rFonts w:ascii="Times New Roman" w:hAnsi="Times New Roman" w:cs="Times New Roman"/>
          <w:szCs w:val="24"/>
        </w:rPr>
        <w:t>通过计算捕捞强度分析了渔业活动对海洋环境和海洋生物资源的影响。这些研究多是根据</w:t>
      </w:r>
      <w:del w:id="186" w:author="alan" w:date="2018-03-17T21:14:13Z">
        <w:r>
          <w:rPr>
            <w:rFonts w:ascii="Times New Roman" w:hAnsi="Times New Roman" w:cs="Times New Roman"/>
            <w:szCs w:val="24"/>
          </w:rPr>
          <w:delText>渔船</w:delText>
        </w:r>
      </w:del>
      <w:ins w:id="18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的捕捞行为进行分析，但VMS数据本身并没有区分</w:t>
      </w:r>
      <w:del w:id="188" w:author="alan" w:date="2018-03-17T21:14:13Z">
        <w:r>
          <w:rPr>
            <w:rFonts w:ascii="Times New Roman" w:hAnsi="Times New Roman" w:cs="Times New Roman"/>
            <w:szCs w:val="24"/>
          </w:rPr>
          <w:delText>渔船</w:delText>
        </w:r>
      </w:del>
      <w:ins w:id="18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行为的信息。</w:t>
      </w:r>
      <w:r>
        <w:rPr>
          <w:rFonts w:ascii="Times New Roman" w:hAnsi="Times New Roman" w:cs="Times New Roman"/>
          <w:rPrChange w:id="190" w:author="alan" w:date="2018-03-17T21:46:09Z">
            <w:rPr/>
          </w:rPrChange>
        </w:rPr>
        <w:commentReference w:id="3"/>
      </w:r>
      <w:ins w:id="191" w:author="alan" w:date="2018-03-17T20:15:31Z">
        <w:r>
          <w:rPr>
            <w:rFonts w:hint="eastAsia" w:ascii="Times New Roman" w:hAnsi="Times New Roman" w:cs="Times New Roman"/>
            <w:szCs w:val="24"/>
            <w:lang w:val="en-US" w:eastAsia="zh-CN"/>
          </w:rPr>
          <w:t>因此，</w:t>
        </w:r>
      </w:ins>
      <w:ins w:id="192" w:author="alan" w:date="2018-03-17T20:15:33Z">
        <w:r>
          <w:rPr>
            <w:rFonts w:hint="eastAsia" w:ascii="Times New Roman" w:hAnsi="Times New Roman" w:cs="Times New Roman"/>
            <w:szCs w:val="24"/>
            <w:lang w:val="en-US" w:eastAsia="zh-CN"/>
          </w:rPr>
          <w:t>VMS</w:t>
        </w:r>
      </w:ins>
      <w:ins w:id="193" w:author="alan" w:date="2018-03-17T20:15:34Z">
        <w:r>
          <w:rPr>
            <w:rFonts w:hint="eastAsia" w:ascii="Times New Roman" w:hAnsi="Times New Roman" w:cs="Times New Roman"/>
            <w:szCs w:val="24"/>
            <w:lang w:val="en-US" w:eastAsia="zh-CN"/>
          </w:rPr>
          <w:t>轨迹</w:t>
        </w:r>
      </w:ins>
      <w:ins w:id="194" w:author="alan" w:date="2018-03-17T20:15:35Z">
        <w:r>
          <w:rPr>
            <w:rFonts w:hint="eastAsia" w:ascii="Times New Roman" w:hAnsi="Times New Roman" w:cs="Times New Roman"/>
            <w:szCs w:val="24"/>
            <w:lang w:val="en-US" w:eastAsia="zh-CN"/>
          </w:rPr>
          <w:t>数据</w:t>
        </w:r>
      </w:ins>
      <w:ins w:id="195" w:author="alan" w:date="2018-03-17T20:15:36Z">
        <w:r>
          <w:rPr>
            <w:rFonts w:hint="eastAsia" w:ascii="Times New Roman" w:hAnsi="Times New Roman" w:cs="Times New Roman"/>
            <w:szCs w:val="24"/>
            <w:lang w:val="en-US" w:eastAsia="zh-CN"/>
          </w:rPr>
          <w:t>分析</w:t>
        </w:r>
      </w:ins>
      <w:ins w:id="196" w:author="alan" w:date="2018-03-17T20:15:37Z">
        <w:r>
          <w:rPr>
            <w:rFonts w:hint="eastAsia" w:ascii="Times New Roman" w:hAnsi="Times New Roman" w:cs="Times New Roman"/>
            <w:szCs w:val="24"/>
            <w:lang w:val="en-US" w:eastAsia="zh-CN"/>
          </w:rPr>
          <w:t>首要</w:t>
        </w:r>
      </w:ins>
      <w:ins w:id="197" w:author="alan" w:date="2018-03-17T20:15:38Z">
        <w:r>
          <w:rPr>
            <w:rFonts w:hint="eastAsia" w:ascii="Times New Roman" w:hAnsi="Times New Roman" w:cs="Times New Roman"/>
            <w:szCs w:val="24"/>
            <w:lang w:val="en-US" w:eastAsia="zh-CN"/>
          </w:rPr>
          <w:t>要</w:t>
        </w:r>
      </w:ins>
      <w:ins w:id="198" w:author="alan" w:date="2018-03-17T20:15:40Z">
        <w:r>
          <w:rPr>
            <w:rFonts w:hint="eastAsia" w:ascii="Times New Roman" w:hAnsi="Times New Roman" w:cs="Times New Roman"/>
            <w:szCs w:val="24"/>
            <w:lang w:val="en-US" w:eastAsia="zh-CN"/>
          </w:rPr>
          <w:t>解决的</w:t>
        </w:r>
      </w:ins>
      <w:ins w:id="199" w:author="alan" w:date="2018-03-17T20:15:41Z">
        <w:r>
          <w:rPr>
            <w:rFonts w:hint="eastAsia" w:ascii="Times New Roman" w:hAnsi="Times New Roman" w:cs="Times New Roman"/>
            <w:szCs w:val="24"/>
            <w:lang w:val="en-US" w:eastAsia="zh-CN"/>
          </w:rPr>
          <w:t>问题</w:t>
        </w:r>
      </w:ins>
      <w:ins w:id="200" w:author="alan" w:date="2018-03-17T20:15:43Z">
        <w:r>
          <w:rPr>
            <w:rFonts w:hint="eastAsia" w:ascii="Times New Roman" w:hAnsi="Times New Roman" w:cs="Times New Roman"/>
            <w:szCs w:val="24"/>
            <w:lang w:val="en-US" w:eastAsia="zh-CN"/>
          </w:rPr>
          <w:t>就是</w:t>
        </w:r>
      </w:ins>
      <w:ins w:id="201" w:author="alan" w:date="2018-03-17T20:15:44Z">
        <w:r>
          <w:rPr>
            <w:rFonts w:hint="eastAsia" w:ascii="Times New Roman" w:hAnsi="Times New Roman" w:cs="Times New Roman"/>
            <w:szCs w:val="24"/>
            <w:lang w:val="en-US" w:eastAsia="zh-CN"/>
          </w:rPr>
          <w:t>从</w:t>
        </w:r>
      </w:ins>
      <w:ins w:id="202" w:author="alan" w:date="2018-03-17T20:15:45Z">
        <w:r>
          <w:rPr>
            <w:rFonts w:hint="eastAsia" w:ascii="Times New Roman" w:hAnsi="Times New Roman" w:cs="Times New Roman"/>
            <w:szCs w:val="24"/>
            <w:lang w:val="en-US" w:eastAsia="zh-CN"/>
          </w:rPr>
          <w:t>轨迹</w:t>
        </w:r>
      </w:ins>
      <w:ins w:id="203" w:author="alan" w:date="2018-03-17T20:15:46Z">
        <w:r>
          <w:rPr>
            <w:rFonts w:hint="eastAsia" w:ascii="Times New Roman" w:hAnsi="Times New Roman" w:cs="Times New Roman"/>
            <w:szCs w:val="24"/>
            <w:lang w:val="en-US" w:eastAsia="zh-CN"/>
          </w:rPr>
          <w:t>数据中</w:t>
        </w:r>
      </w:ins>
      <w:ins w:id="204" w:author="alan" w:date="2018-03-17T20:15:51Z">
        <w:r>
          <w:rPr>
            <w:rFonts w:hint="eastAsia" w:ascii="Times New Roman" w:hAnsi="Times New Roman" w:cs="Times New Roman"/>
            <w:szCs w:val="24"/>
            <w:lang w:val="en-US" w:eastAsia="zh-CN"/>
          </w:rPr>
          <w:t>区分</w:t>
        </w:r>
      </w:ins>
      <w:ins w:id="205" w:author="alan" w:date="2018-03-17T20:15:52Z">
        <w:r>
          <w:rPr>
            <w:rFonts w:hint="eastAsia" w:ascii="Times New Roman" w:hAnsi="Times New Roman" w:cs="Times New Roman"/>
            <w:szCs w:val="24"/>
            <w:lang w:val="en-US" w:eastAsia="zh-CN"/>
          </w:rPr>
          <w:t>渔业</w:t>
        </w:r>
      </w:ins>
      <w:ins w:id="206" w:author="alan" w:date="2018-03-17T20:15:53Z">
        <w:r>
          <w:rPr>
            <w:rFonts w:hint="eastAsia" w:ascii="Times New Roman" w:hAnsi="Times New Roman" w:cs="Times New Roman"/>
            <w:szCs w:val="24"/>
            <w:lang w:val="en-US" w:eastAsia="zh-CN"/>
          </w:rPr>
          <w:t>船舶</w:t>
        </w:r>
      </w:ins>
      <w:ins w:id="207" w:author="alan" w:date="2018-03-17T20:15:55Z">
        <w:r>
          <w:rPr>
            <w:rFonts w:hint="eastAsia" w:ascii="Times New Roman" w:hAnsi="Times New Roman" w:cs="Times New Roman"/>
            <w:szCs w:val="24"/>
            <w:lang w:val="en-US" w:eastAsia="zh-CN"/>
          </w:rPr>
          <w:t>的</w:t>
        </w:r>
      </w:ins>
      <w:ins w:id="208" w:author="alan" w:date="2018-03-17T20:16:02Z">
        <w:r>
          <w:rPr>
            <w:rFonts w:hint="eastAsia" w:ascii="Times New Roman" w:hAnsi="Times New Roman" w:cs="Times New Roman"/>
            <w:szCs w:val="24"/>
            <w:lang w:val="en-US" w:eastAsia="zh-CN"/>
          </w:rPr>
          <w:t>捕捞行为</w:t>
        </w:r>
      </w:ins>
      <w:ins w:id="209" w:author="alan" w:date="2018-03-17T20:16:04Z">
        <w:r>
          <w:rPr>
            <w:rFonts w:hint="eastAsia" w:ascii="Times New Roman" w:hAnsi="Times New Roman" w:cs="Times New Roman"/>
            <w:szCs w:val="24"/>
            <w:lang w:val="en-US" w:eastAsia="zh-CN"/>
          </w:rPr>
          <w:t>。</w:t>
        </w:r>
      </w:ins>
    </w:p>
    <w:p>
      <w:pPr>
        <w:spacing w:line="360" w:lineRule="auto"/>
        <w:ind w:firstLine="420"/>
        <w:rPr>
          <w:rFonts w:ascii="Times New Roman" w:hAnsi="Times New Roman" w:cs="Times New Roman"/>
          <w:szCs w:val="24"/>
        </w:rPr>
      </w:pPr>
      <w:ins w:id="210" w:author="alan" w:date="2018-03-17T20:16:19Z">
        <w:r>
          <w:rPr>
            <w:rFonts w:hint="eastAsia" w:ascii="Times New Roman" w:hAnsi="Times New Roman" w:cs="Times New Roman"/>
            <w:szCs w:val="24"/>
            <w:lang w:val="en-US" w:eastAsia="zh-CN"/>
          </w:rPr>
          <w:t>确定</w:t>
        </w:r>
      </w:ins>
      <w:ins w:id="211" w:author="alan" w:date="2018-03-17T20:16:20Z">
        <w:r>
          <w:rPr>
            <w:rFonts w:hint="eastAsia" w:ascii="Times New Roman" w:hAnsi="Times New Roman" w:cs="Times New Roman"/>
            <w:szCs w:val="24"/>
            <w:lang w:val="en-US" w:eastAsia="zh-CN"/>
          </w:rPr>
          <w:t>轨迹数据</w:t>
        </w:r>
      </w:ins>
      <w:ins w:id="212" w:author="alan" w:date="2018-03-17T20:16:21Z">
        <w:r>
          <w:rPr>
            <w:rFonts w:hint="eastAsia" w:ascii="Times New Roman" w:hAnsi="Times New Roman" w:cs="Times New Roman"/>
            <w:szCs w:val="24"/>
            <w:lang w:val="en-US" w:eastAsia="zh-CN"/>
          </w:rPr>
          <w:t>的</w:t>
        </w:r>
      </w:ins>
      <w:r>
        <w:rPr>
          <w:rFonts w:ascii="Times New Roman" w:hAnsi="Times New Roman" w:cs="Times New Roman"/>
          <w:szCs w:val="24"/>
        </w:rPr>
        <w:t>直接解决方法是借助于辅助数据，如航海日志记录了船舶在出海过程中航行、捕捞和停泊等主要情况</w:t>
      </w:r>
      <w:ins w:id="213" w:author="alan" w:date="2018-03-17T20:16:33Z">
        <w:r>
          <w:rPr>
            <w:rFonts w:hint="eastAsia" w:ascii="Times New Roman" w:hAnsi="Times New Roman" w:cs="Times New Roman"/>
            <w:szCs w:val="24"/>
            <w:lang w:eastAsia="zh-CN"/>
          </w:rPr>
          <w:t>；</w:t>
        </w:r>
      </w:ins>
      <w:ins w:id="214" w:author="alan" w:date="2018-03-17T20:16:37Z">
        <w:r>
          <w:rPr>
            <w:rFonts w:hint="eastAsia" w:ascii="Times New Roman" w:hAnsi="Times New Roman" w:cs="Times New Roman"/>
            <w:szCs w:val="24"/>
            <w:lang w:val="en-US" w:eastAsia="zh-CN"/>
          </w:rPr>
          <w:t>或者</w:t>
        </w:r>
      </w:ins>
      <w:ins w:id="215" w:author="alan" w:date="2018-03-17T20:16:40Z">
        <w:r>
          <w:rPr>
            <w:rFonts w:hint="eastAsia" w:ascii="Times New Roman" w:hAnsi="Times New Roman" w:cs="Times New Roman"/>
            <w:szCs w:val="24"/>
            <w:lang w:val="en-US" w:eastAsia="zh-CN"/>
          </w:rPr>
          <w:t>在</w:t>
        </w:r>
      </w:ins>
      <w:ins w:id="216" w:author="alan" w:date="2018-03-17T20:16:46Z">
        <w:r>
          <w:rPr>
            <w:rFonts w:hint="eastAsia" w:ascii="Times New Roman" w:hAnsi="Times New Roman" w:cs="Times New Roman"/>
            <w:szCs w:val="24"/>
            <w:lang w:val="en-US" w:eastAsia="zh-CN"/>
          </w:rPr>
          <w:t>渔业船舶上</w:t>
        </w:r>
      </w:ins>
      <w:ins w:id="217" w:author="alan" w:date="2018-03-17T20:16:47Z">
        <w:r>
          <w:rPr>
            <w:rFonts w:hint="eastAsia" w:ascii="Times New Roman" w:hAnsi="Times New Roman" w:cs="Times New Roman"/>
            <w:szCs w:val="24"/>
            <w:lang w:val="en-US" w:eastAsia="zh-CN"/>
          </w:rPr>
          <w:t>安排</w:t>
        </w:r>
      </w:ins>
      <w:ins w:id="218" w:author="alan" w:date="2018-03-17T20:16:49Z">
        <w:r>
          <w:rPr>
            <w:rFonts w:hint="eastAsia" w:ascii="Times New Roman" w:hAnsi="Times New Roman" w:cs="Times New Roman"/>
            <w:szCs w:val="24"/>
            <w:lang w:val="en-US" w:eastAsia="zh-CN"/>
          </w:rPr>
          <w:t>观察</w:t>
        </w:r>
      </w:ins>
      <w:ins w:id="219" w:author="alan" w:date="2018-03-17T20:16:50Z">
        <w:r>
          <w:rPr>
            <w:rFonts w:hint="eastAsia" w:ascii="Times New Roman" w:hAnsi="Times New Roman" w:cs="Times New Roman"/>
            <w:szCs w:val="24"/>
            <w:lang w:val="en-US" w:eastAsia="zh-CN"/>
          </w:rPr>
          <w:t>人员</w:t>
        </w:r>
      </w:ins>
      <w:ins w:id="220" w:author="alan" w:date="2018-03-17T20:16:51Z">
        <w:r>
          <w:rPr>
            <w:rFonts w:hint="eastAsia" w:ascii="Times New Roman" w:hAnsi="Times New Roman" w:cs="Times New Roman"/>
            <w:szCs w:val="24"/>
            <w:lang w:val="en-US" w:eastAsia="zh-CN"/>
          </w:rPr>
          <w:t>及西宁</w:t>
        </w:r>
      </w:ins>
      <w:ins w:id="221" w:author="alan" w:date="2018-03-17T20:16:53Z">
        <w:r>
          <w:rPr>
            <w:rFonts w:hint="eastAsia" w:ascii="Times New Roman" w:hAnsi="Times New Roman" w:cs="Times New Roman"/>
            <w:szCs w:val="24"/>
            <w:lang w:val="en-US" w:eastAsia="zh-CN"/>
          </w:rPr>
          <w:t>标定</w:t>
        </w:r>
      </w:ins>
      <w:r>
        <w:rPr>
          <w:rFonts w:ascii="Times New Roman" w:hAnsi="Times New Roman" w:cs="Times New Roman"/>
          <w:szCs w:val="24"/>
        </w:rPr>
        <w:t>。</w:t>
      </w:r>
      <w:ins w:id="222" w:author="alan" w:date="2018-03-17T20:17:00Z">
        <w:r>
          <w:rPr>
            <w:rFonts w:hint="eastAsia" w:ascii="Times New Roman" w:hAnsi="Times New Roman" w:cs="Times New Roman"/>
            <w:szCs w:val="24"/>
            <w:lang w:val="en-US" w:eastAsia="zh-CN"/>
          </w:rPr>
          <w:t>航海</w:t>
        </w:r>
      </w:ins>
      <w:ins w:id="223" w:author="alan" w:date="2018-03-17T20:17:01Z">
        <w:r>
          <w:rPr>
            <w:rFonts w:hint="eastAsia" w:ascii="Times New Roman" w:hAnsi="Times New Roman" w:cs="Times New Roman"/>
            <w:szCs w:val="24"/>
            <w:lang w:val="en-US" w:eastAsia="zh-CN"/>
          </w:rPr>
          <w:t>日志</w:t>
        </w:r>
      </w:ins>
      <w:del w:id="224" w:author="alan" w:date="2018-03-17T20:16:58Z">
        <w:r>
          <w:rPr>
            <w:rFonts w:ascii="Times New Roman" w:hAnsi="Times New Roman" w:cs="Times New Roman"/>
            <w:szCs w:val="24"/>
          </w:rPr>
          <w:delText>这种</w:delText>
        </w:r>
      </w:del>
      <w:del w:id="225" w:author="alan" w:date="2018-03-17T20:16:57Z">
        <w:r>
          <w:rPr>
            <w:rFonts w:ascii="Times New Roman" w:hAnsi="Times New Roman" w:cs="Times New Roman"/>
            <w:szCs w:val="24"/>
          </w:rPr>
          <w:delText>方法</w:delText>
        </w:r>
      </w:del>
      <w:r>
        <w:rPr>
          <w:rFonts w:ascii="Times New Roman" w:hAnsi="Times New Roman" w:cs="Times New Roman"/>
          <w:szCs w:val="24"/>
        </w:rPr>
        <w:t>可以粗粒度的对</w:t>
      </w:r>
      <w:del w:id="226" w:author="alan" w:date="2018-03-17T21:14:13Z">
        <w:r>
          <w:rPr>
            <w:rFonts w:ascii="Times New Roman" w:hAnsi="Times New Roman" w:cs="Times New Roman"/>
            <w:szCs w:val="24"/>
          </w:rPr>
          <w:delText>渔船</w:delText>
        </w:r>
      </w:del>
      <w:ins w:id="22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行为进行分类识别</w:t>
      </w:r>
      <w:ins w:id="228" w:author="alan" w:date="2018-03-17T20:17:04Z">
        <w:r>
          <w:rPr>
            <w:rFonts w:hint="eastAsia" w:ascii="Times New Roman" w:hAnsi="Times New Roman" w:cs="Times New Roman"/>
            <w:szCs w:val="24"/>
            <w:lang w:eastAsia="zh-CN"/>
          </w:rPr>
          <w:t>；</w:t>
        </w:r>
      </w:ins>
      <w:del w:id="229" w:author="alan" w:date="2018-03-17T20:17:04Z">
        <w:r>
          <w:rPr>
            <w:rFonts w:ascii="Times New Roman" w:hAnsi="Times New Roman" w:cs="Times New Roman"/>
            <w:szCs w:val="24"/>
          </w:rPr>
          <w:delText>。</w:delText>
        </w:r>
      </w:del>
      <w:r>
        <w:rPr>
          <w:rFonts w:ascii="Times New Roman" w:hAnsi="Times New Roman" w:cs="Times New Roman"/>
          <w:szCs w:val="24"/>
        </w:rPr>
        <w:t>但是我国</w:t>
      </w:r>
      <w:ins w:id="230" w:author="alan" w:date="2018-03-17T20:17:07Z">
        <w:r>
          <w:rPr>
            <w:rFonts w:hint="eastAsia" w:ascii="Times New Roman" w:hAnsi="Times New Roman" w:cs="Times New Roman"/>
            <w:szCs w:val="24"/>
            <w:lang w:val="en-US" w:eastAsia="zh-CN"/>
          </w:rPr>
          <w:t>目前</w:t>
        </w:r>
      </w:ins>
      <w:del w:id="231" w:author="alan" w:date="2018-03-17T20:17:09Z">
        <w:r>
          <w:rPr>
            <w:rFonts w:ascii="Times New Roman" w:hAnsi="Times New Roman" w:cs="Times New Roman"/>
            <w:szCs w:val="24"/>
          </w:rPr>
          <w:delText>缺少</w:delText>
        </w:r>
      </w:del>
      <w:ins w:id="232" w:author="alan" w:date="2018-03-17T20:17:10Z">
        <w:r>
          <w:rPr>
            <w:rFonts w:hint="eastAsia" w:ascii="Times New Roman" w:hAnsi="Times New Roman" w:cs="Times New Roman"/>
            <w:szCs w:val="24"/>
            <w:lang w:val="en-US" w:eastAsia="zh-CN"/>
          </w:rPr>
          <w:t>没有</w:t>
        </w:r>
      </w:ins>
      <w:r>
        <w:rPr>
          <w:rFonts w:ascii="Times New Roman" w:hAnsi="Times New Roman" w:cs="Times New Roman"/>
          <w:szCs w:val="24"/>
        </w:rPr>
        <w:t>对航海日志</w:t>
      </w:r>
      <w:ins w:id="233" w:author="alan" w:date="2018-03-17T20:17:15Z">
        <w:r>
          <w:rPr>
            <w:rFonts w:hint="eastAsia" w:ascii="Times New Roman" w:hAnsi="Times New Roman" w:cs="Times New Roman"/>
            <w:szCs w:val="24"/>
            <w:lang w:val="en-US" w:eastAsia="zh-CN"/>
          </w:rPr>
          <w:t>进行</w:t>
        </w:r>
      </w:ins>
      <w:del w:id="234" w:author="alan" w:date="2018-03-17T20:17:13Z">
        <w:r>
          <w:rPr>
            <w:rFonts w:ascii="Times New Roman" w:hAnsi="Times New Roman" w:cs="Times New Roman"/>
            <w:szCs w:val="24"/>
          </w:rPr>
          <w:delText>的</w:delText>
        </w:r>
      </w:del>
      <w:r>
        <w:rPr>
          <w:rFonts w:ascii="Times New Roman" w:hAnsi="Times New Roman" w:cs="Times New Roman"/>
          <w:szCs w:val="24"/>
        </w:rPr>
        <w:t>数字化管理</w:t>
      </w:r>
      <w:del w:id="235" w:author="alan" w:date="2018-03-17T20:17:20Z">
        <w:r>
          <w:rPr>
            <w:rFonts w:ascii="Times New Roman" w:hAnsi="Times New Roman" w:cs="Times New Roman"/>
            <w:szCs w:val="24"/>
          </w:rPr>
          <w:delText>手段，无法利用</w:delText>
        </w:r>
      </w:del>
      <w:del w:id="236" w:author="alan" w:date="2018-03-17T20:17:21Z">
        <w:r>
          <w:rPr>
            <w:rFonts w:ascii="Times New Roman" w:hAnsi="Times New Roman" w:cs="Times New Roman"/>
            <w:szCs w:val="24"/>
          </w:rPr>
          <w:delText>这些数据。因</w:delText>
        </w:r>
      </w:del>
      <w:del w:id="237" w:author="alan" w:date="2018-03-17T20:17:22Z">
        <w:r>
          <w:rPr>
            <w:rFonts w:ascii="Times New Roman" w:hAnsi="Times New Roman" w:cs="Times New Roman"/>
            <w:szCs w:val="24"/>
          </w:rPr>
          <w:delText>此这种方</w:delText>
        </w:r>
      </w:del>
      <w:del w:id="238" w:author="alan" w:date="2018-03-17T20:17:23Z">
        <w:r>
          <w:rPr>
            <w:rFonts w:ascii="Times New Roman" w:hAnsi="Times New Roman" w:cs="Times New Roman"/>
            <w:szCs w:val="24"/>
          </w:rPr>
          <w:delText>法并不适</w:delText>
        </w:r>
      </w:del>
      <w:del w:id="239" w:author="alan" w:date="2018-03-17T20:17:24Z">
        <w:r>
          <w:rPr>
            <w:rFonts w:ascii="Times New Roman" w:hAnsi="Times New Roman" w:cs="Times New Roman"/>
            <w:szCs w:val="24"/>
          </w:rPr>
          <w:delText>用</w:delText>
        </w:r>
      </w:del>
      <w:r>
        <w:rPr>
          <w:rFonts w:ascii="Times New Roman" w:hAnsi="Times New Roman" w:cs="Times New Roman"/>
          <w:szCs w:val="24"/>
        </w:rPr>
        <w:t>。</w:t>
      </w:r>
      <w:ins w:id="240" w:author="alan" w:date="2018-03-17T20:17:26Z">
        <w:r>
          <w:rPr>
            <w:rFonts w:hint="eastAsia" w:ascii="Times New Roman" w:hAnsi="Times New Roman" w:cs="Times New Roman"/>
            <w:szCs w:val="24"/>
            <w:lang w:val="en-US" w:eastAsia="zh-CN"/>
          </w:rPr>
          <w:t>此外，</w:t>
        </w:r>
      </w:ins>
      <w:ins w:id="241" w:author="alan" w:date="2018-03-17T20:17:30Z">
        <w:r>
          <w:rPr>
            <w:rFonts w:hint="eastAsia" w:ascii="Times New Roman" w:hAnsi="Times New Roman" w:cs="Times New Roman"/>
            <w:szCs w:val="24"/>
            <w:lang w:val="en-US" w:eastAsia="zh-CN"/>
          </w:rPr>
          <w:t>安排观察</w:t>
        </w:r>
      </w:ins>
      <w:ins w:id="242" w:author="alan" w:date="2018-03-17T20:17:31Z">
        <w:r>
          <w:rPr>
            <w:rFonts w:hint="eastAsia" w:ascii="Times New Roman" w:hAnsi="Times New Roman" w:cs="Times New Roman"/>
            <w:szCs w:val="24"/>
            <w:lang w:val="en-US" w:eastAsia="zh-CN"/>
          </w:rPr>
          <w:t>人员</w:t>
        </w:r>
      </w:ins>
      <w:ins w:id="243" w:author="alan" w:date="2018-03-17T20:17:32Z">
        <w:r>
          <w:rPr>
            <w:rFonts w:hint="eastAsia" w:ascii="Times New Roman" w:hAnsi="Times New Roman" w:cs="Times New Roman"/>
            <w:szCs w:val="24"/>
            <w:lang w:val="en-US" w:eastAsia="zh-CN"/>
          </w:rPr>
          <w:t>的</w:t>
        </w:r>
      </w:ins>
      <w:ins w:id="244" w:author="alan" w:date="2018-03-17T20:17:33Z">
        <w:r>
          <w:rPr>
            <w:rFonts w:hint="eastAsia" w:ascii="Times New Roman" w:hAnsi="Times New Roman" w:cs="Times New Roman"/>
            <w:szCs w:val="24"/>
            <w:lang w:val="en-US" w:eastAsia="zh-CN"/>
          </w:rPr>
          <w:t>方式</w:t>
        </w:r>
      </w:ins>
      <w:ins w:id="245" w:author="alan" w:date="2018-03-17T20:17:35Z">
        <w:r>
          <w:rPr>
            <w:rFonts w:hint="eastAsia" w:ascii="Times New Roman" w:hAnsi="Times New Roman" w:cs="Times New Roman"/>
            <w:szCs w:val="24"/>
            <w:lang w:val="en-US" w:eastAsia="zh-CN"/>
          </w:rPr>
          <w:t>无法</w:t>
        </w:r>
      </w:ins>
      <w:ins w:id="246" w:author="alan" w:date="2018-03-17T20:17:36Z">
        <w:r>
          <w:rPr>
            <w:rFonts w:hint="eastAsia" w:ascii="Times New Roman" w:hAnsi="Times New Roman" w:cs="Times New Roman"/>
            <w:szCs w:val="24"/>
            <w:lang w:val="en-US" w:eastAsia="zh-CN"/>
          </w:rPr>
          <w:t>适用于</w:t>
        </w:r>
      </w:ins>
      <w:ins w:id="247" w:author="alan" w:date="2018-03-17T20:17:50Z">
        <w:r>
          <w:rPr>
            <w:rFonts w:hint="eastAsia" w:ascii="Times New Roman" w:hAnsi="Times New Roman" w:cs="Times New Roman"/>
            <w:szCs w:val="24"/>
            <w:lang w:val="en-US" w:eastAsia="zh-CN"/>
          </w:rPr>
          <w:t>大量的</w:t>
        </w:r>
      </w:ins>
      <w:ins w:id="248" w:author="alan" w:date="2018-03-17T20:17:51Z">
        <w:r>
          <w:rPr>
            <w:rFonts w:hint="eastAsia" w:ascii="Times New Roman" w:hAnsi="Times New Roman" w:cs="Times New Roman"/>
            <w:szCs w:val="24"/>
            <w:lang w:val="en-US" w:eastAsia="zh-CN"/>
          </w:rPr>
          <w:t>渔业</w:t>
        </w:r>
      </w:ins>
      <w:ins w:id="249" w:author="alan" w:date="2018-03-17T20:17:52Z">
        <w:r>
          <w:rPr>
            <w:rFonts w:hint="eastAsia" w:ascii="Times New Roman" w:hAnsi="Times New Roman" w:cs="Times New Roman"/>
            <w:szCs w:val="24"/>
            <w:lang w:val="en-US" w:eastAsia="zh-CN"/>
          </w:rPr>
          <w:t>船舶</w:t>
        </w:r>
      </w:ins>
      <w:ins w:id="250" w:author="alan" w:date="2018-03-17T20:17:53Z">
        <w:r>
          <w:rPr>
            <w:rFonts w:hint="eastAsia" w:ascii="Times New Roman" w:hAnsi="Times New Roman" w:cs="Times New Roman"/>
            <w:szCs w:val="24"/>
            <w:lang w:val="en-US" w:eastAsia="zh-CN"/>
          </w:rPr>
          <w:t>，</w:t>
        </w:r>
      </w:ins>
      <w:ins w:id="251" w:author="alan" w:date="2018-03-17T20:17:57Z">
        <w:r>
          <w:rPr>
            <w:rFonts w:hint="eastAsia" w:ascii="Times New Roman" w:hAnsi="Times New Roman" w:cs="Times New Roman"/>
            <w:szCs w:val="24"/>
            <w:lang w:val="en-US" w:eastAsia="zh-CN"/>
          </w:rPr>
          <w:t>也不使用</w:t>
        </w:r>
      </w:ins>
      <w:ins w:id="252" w:author="alan" w:date="2018-03-17T20:18:00Z">
        <w:r>
          <w:rPr>
            <w:rFonts w:hint="eastAsia" w:ascii="Times New Roman" w:hAnsi="Times New Roman" w:cs="Times New Roman"/>
            <w:szCs w:val="24"/>
            <w:lang w:val="en-US" w:eastAsia="zh-CN"/>
          </w:rPr>
          <w:t>渔业船舶的</w:t>
        </w:r>
      </w:ins>
      <w:ins w:id="253" w:author="alan" w:date="2018-03-17T20:18:02Z">
        <w:r>
          <w:rPr>
            <w:rFonts w:hint="eastAsia" w:ascii="Times New Roman" w:hAnsi="Times New Roman" w:cs="Times New Roman"/>
            <w:szCs w:val="24"/>
            <w:lang w:val="en-US" w:eastAsia="zh-CN"/>
          </w:rPr>
          <w:t>VMS</w:t>
        </w:r>
      </w:ins>
      <w:ins w:id="254" w:author="alan" w:date="2018-03-17T20:18:03Z">
        <w:r>
          <w:rPr>
            <w:rFonts w:hint="eastAsia" w:ascii="Times New Roman" w:hAnsi="Times New Roman" w:cs="Times New Roman"/>
            <w:szCs w:val="24"/>
            <w:lang w:val="en-US" w:eastAsia="zh-CN"/>
          </w:rPr>
          <w:t>历史</w:t>
        </w:r>
      </w:ins>
      <w:ins w:id="255" w:author="alan" w:date="2018-03-17T20:18:05Z">
        <w:r>
          <w:rPr>
            <w:rFonts w:hint="eastAsia" w:ascii="Times New Roman" w:hAnsi="Times New Roman" w:cs="Times New Roman"/>
            <w:szCs w:val="24"/>
            <w:lang w:val="en-US" w:eastAsia="zh-CN"/>
          </w:rPr>
          <w:t>数据。</w:t>
        </w:r>
      </w:ins>
    </w:p>
    <w:p>
      <w:pPr>
        <w:spacing w:line="360" w:lineRule="auto"/>
        <w:ind w:firstLine="420"/>
        <w:rPr>
          <w:rFonts w:ascii="Times New Roman" w:hAnsi="Times New Roman" w:cs="Times New Roman"/>
          <w:szCs w:val="24"/>
        </w:rPr>
      </w:pPr>
      <w:r>
        <w:rPr>
          <w:rFonts w:ascii="Times New Roman" w:hAnsi="Times New Roman" w:cs="Times New Roman"/>
          <w:szCs w:val="24"/>
        </w:rPr>
        <w:t>另一种较直接的方法是</w:t>
      </w:r>
      <w:ins w:id="256" w:author="alan" w:date="2018-03-17T20:18:13Z">
        <w:r>
          <w:rPr>
            <w:rFonts w:hint="eastAsia" w:ascii="Times New Roman" w:hAnsi="Times New Roman" w:cs="Times New Roman"/>
            <w:szCs w:val="24"/>
            <w:lang w:val="en-US" w:eastAsia="zh-CN"/>
          </w:rPr>
          <w:t>直接</w:t>
        </w:r>
      </w:ins>
      <w:r>
        <w:rPr>
          <w:rFonts w:ascii="Times New Roman" w:hAnsi="Times New Roman" w:cs="Times New Roman"/>
          <w:szCs w:val="24"/>
        </w:rPr>
        <w:t>利用VMS数据</w:t>
      </w:r>
      <w:ins w:id="257" w:author="alan" w:date="2018-03-17T20:18:25Z">
        <w:r>
          <w:rPr>
            <w:rFonts w:hint="eastAsia" w:ascii="Times New Roman" w:hAnsi="Times New Roman" w:cs="Times New Roman"/>
            <w:szCs w:val="24"/>
            <w:lang w:val="en-US" w:eastAsia="zh-CN"/>
          </w:rPr>
          <w:t>中的</w:t>
        </w:r>
      </w:ins>
      <w:ins w:id="258" w:author="alan" w:date="2018-03-17T20:18:26Z">
        <w:r>
          <w:rPr>
            <w:rFonts w:hint="eastAsia" w:ascii="Times New Roman" w:hAnsi="Times New Roman" w:cs="Times New Roman"/>
            <w:szCs w:val="24"/>
            <w:lang w:val="en-US" w:eastAsia="zh-CN"/>
          </w:rPr>
          <w:t>某些</w:t>
        </w:r>
      </w:ins>
      <w:ins w:id="259" w:author="alan" w:date="2018-03-17T20:18:28Z">
        <w:r>
          <w:rPr>
            <w:rFonts w:hint="eastAsia" w:ascii="Times New Roman" w:hAnsi="Times New Roman" w:cs="Times New Roman"/>
            <w:szCs w:val="24"/>
            <w:lang w:val="en-US" w:eastAsia="zh-CN"/>
          </w:rPr>
          <w:t>字段值</w:t>
        </w:r>
      </w:ins>
      <w:del w:id="260" w:author="alan" w:date="2018-03-17T20:18:29Z">
        <w:r>
          <w:rPr>
            <w:rFonts w:ascii="Times New Roman" w:hAnsi="Times New Roman" w:cs="Times New Roman"/>
            <w:szCs w:val="24"/>
          </w:rPr>
          <w:delText>的字段作</w:delText>
        </w:r>
      </w:del>
      <w:del w:id="261" w:author="alan" w:date="2018-03-17T20:18:30Z">
        <w:r>
          <w:rPr>
            <w:rFonts w:ascii="Times New Roman" w:hAnsi="Times New Roman" w:cs="Times New Roman"/>
            <w:szCs w:val="24"/>
          </w:rPr>
          <w:delText>为特征</w:delText>
        </w:r>
      </w:del>
      <w:r>
        <w:rPr>
          <w:rFonts w:ascii="Times New Roman" w:hAnsi="Times New Roman" w:cs="Times New Roman"/>
          <w:szCs w:val="24"/>
        </w:rPr>
        <w:t>进行分类。比如，传统研究多以速度作为判断标准，通过对样例数据中捕捞和航行两种行为的</w:t>
      </w:r>
      <w:ins w:id="262" w:author="alan" w:date="2018-03-17T20:18:44Z">
        <w:r>
          <w:rPr>
            <w:rFonts w:hint="eastAsia" w:ascii="Times New Roman" w:hAnsi="Times New Roman" w:cs="Times New Roman"/>
            <w:szCs w:val="24"/>
            <w:lang w:val="en-US" w:eastAsia="zh-CN"/>
          </w:rPr>
          <w:t>统计</w:t>
        </w:r>
      </w:ins>
      <w:del w:id="263" w:author="alan" w:date="2018-03-17T20:18:42Z">
        <w:r>
          <w:rPr>
            <w:rFonts w:ascii="Times New Roman" w:hAnsi="Times New Roman" w:cs="Times New Roman"/>
            <w:szCs w:val="24"/>
          </w:rPr>
          <w:delText>分析</w:delText>
        </w:r>
      </w:del>
      <w:r>
        <w:rPr>
          <w:rFonts w:ascii="Times New Roman" w:hAnsi="Times New Roman" w:cs="Times New Roman"/>
          <w:szCs w:val="24"/>
        </w:rPr>
        <w:t>，确定速度区间作为</w:t>
      </w:r>
      <w:del w:id="264" w:author="alan" w:date="2018-03-17T21:14:13Z">
        <w:r>
          <w:rPr>
            <w:rFonts w:ascii="Times New Roman" w:hAnsi="Times New Roman" w:cs="Times New Roman"/>
            <w:szCs w:val="24"/>
          </w:rPr>
          <w:delText>渔船</w:delText>
        </w:r>
      </w:del>
      <w:ins w:id="26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行为的判断标准</w:t>
      </w:r>
      <w:r>
        <w:rPr>
          <w:rFonts w:ascii="Times New Roman" w:hAnsi="Times New Roman" w:cs="Times New Roman"/>
          <w:szCs w:val="24"/>
          <w:vertAlign w:val="superscript"/>
        </w:rPr>
        <w:t>[3，</w:t>
      </w:r>
      <w:r>
        <w:rPr>
          <w:rStyle w:val="19"/>
          <w:rFonts w:ascii="Times New Roman" w:hAnsi="Times New Roman" w:cs="Times New Roman"/>
          <w:szCs w:val="24"/>
        </w:rPr>
        <w:endnoteReference w:id="17"/>
      </w:r>
      <w:r>
        <w:rPr>
          <w:rFonts w:ascii="Times New Roman" w:hAnsi="Times New Roman" w:cs="Times New Roman"/>
          <w:szCs w:val="24"/>
          <w:vertAlign w:val="superscript"/>
        </w:rPr>
        <w:t>-</w:t>
      </w:r>
      <w:r>
        <w:rPr>
          <w:rFonts w:ascii="Times New Roman" w:hAnsi="Times New Roman" w:cs="Times New Roman"/>
          <w:vanish/>
          <w:szCs w:val="24"/>
          <w:vertAlign w:val="superscript"/>
        </w:rPr>
        <w:t>，</w:t>
      </w:r>
      <w:r>
        <w:rPr>
          <w:rStyle w:val="19"/>
          <w:rFonts w:ascii="Times New Roman" w:hAnsi="Times New Roman" w:cs="Times New Roman"/>
          <w:vanish/>
          <w:szCs w:val="24"/>
        </w:rPr>
        <w:endnoteReference w:id="18"/>
      </w:r>
      <w:r>
        <w:rPr>
          <w:rFonts w:ascii="Times New Roman" w:hAnsi="Times New Roman" w:cs="Times New Roman"/>
          <w:vanish/>
          <w:szCs w:val="24"/>
          <w:vertAlign w:val="superscript"/>
        </w:rPr>
        <w:t>，</w:t>
      </w:r>
      <w:r>
        <w:rPr>
          <w:rStyle w:val="19"/>
          <w:rFonts w:ascii="Times New Roman" w:hAnsi="Times New Roman" w:cs="Times New Roman"/>
          <w:vanish/>
          <w:szCs w:val="24"/>
        </w:rPr>
        <w:endnoteReference w:id="19"/>
      </w:r>
      <w:r>
        <w:rPr>
          <w:rFonts w:ascii="Times New Roman" w:hAnsi="Times New Roman" w:cs="Times New Roman"/>
          <w:vanish/>
          <w:szCs w:val="24"/>
          <w:vertAlign w:val="superscript"/>
        </w:rPr>
        <w:t>，</w:t>
      </w:r>
      <w:r>
        <w:rPr>
          <w:rStyle w:val="19"/>
          <w:rFonts w:ascii="Times New Roman" w:hAnsi="Times New Roman" w:cs="Times New Roman"/>
          <w:vanish/>
          <w:szCs w:val="24"/>
        </w:rPr>
        <w:endnoteReference w:id="20"/>
      </w:r>
      <w:r>
        <w:rPr>
          <w:rFonts w:ascii="Times New Roman" w:hAnsi="Times New Roman" w:cs="Times New Roman"/>
          <w:vanish/>
          <w:szCs w:val="24"/>
          <w:vertAlign w:val="superscript"/>
        </w:rPr>
        <w:t>，</w:t>
      </w:r>
      <w:r>
        <w:rPr>
          <w:rStyle w:val="19"/>
          <w:rFonts w:ascii="Times New Roman" w:hAnsi="Times New Roman" w:cs="Times New Roman"/>
          <w:szCs w:val="24"/>
        </w:rPr>
        <w:endnoteReference w:id="21"/>
      </w:r>
      <w:r>
        <w:rPr>
          <w:rFonts w:ascii="Times New Roman" w:hAnsi="Times New Roman" w:cs="Times New Roman"/>
          <w:szCs w:val="24"/>
          <w:vertAlign w:val="superscript"/>
        </w:rPr>
        <w:t>]</w:t>
      </w:r>
      <w:r>
        <w:rPr>
          <w:rFonts w:ascii="Times New Roman" w:hAnsi="Times New Roman" w:cs="Times New Roman"/>
          <w:szCs w:val="24"/>
        </w:rPr>
        <w:t>。这种方法处理速度较快，但是Bertrand等</w:t>
      </w:r>
      <w:r>
        <w:rPr>
          <w:rFonts w:ascii="Times New Roman" w:hAnsi="Times New Roman" w:cs="Times New Roman"/>
          <w:szCs w:val="24"/>
          <w:vertAlign w:val="superscript"/>
        </w:rPr>
        <w:t>[</w:t>
      </w:r>
      <w:r>
        <w:rPr>
          <w:rStyle w:val="19"/>
          <w:rFonts w:ascii="Times New Roman" w:hAnsi="Times New Roman" w:cs="Times New Roman"/>
          <w:szCs w:val="24"/>
        </w:rPr>
        <w:endnoteReference w:id="22"/>
      </w:r>
      <w:r>
        <w:rPr>
          <w:rFonts w:ascii="Times New Roman" w:hAnsi="Times New Roman" w:cs="Times New Roman"/>
          <w:szCs w:val="24"/>
          <w:vertAlign w:val="superscript"/>
        </w:rPr>
        <w:t>]</w:t>
      </w:r>
      <w:r>
        <w:rPr>
          <w:rFonts w:ascii="Times New Roman" w:hAnsi="Times New Roman" w:cs="Times New Roman"/>
          <w:szCs w:val="24"/>
        </w:rPr>
        <w:t>指出，这样处理容易使</w:t>
      </w:r>
      <w:del w:id="266" w:author="alan" w:date="2018-03-17T21:14:13Z">
        <w:r>
          <w:rPr>
            <w:rFonts w:ascii="Times New Roman" w:hAnsi="Times New Roman" w:cs="Times New Roman"/>
            <w:szCs w:val="24"/>
          </w:rPr>
          <w:delText>渔船</w:delText>
        </w:r>
      </w:del>
      <w:ins w:id="26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捕捞行为的数据点数量被高估。Lee等</w:t>
      </w:r>
      <w:r>
        <w:rPr>
          <w:rFonts w:ascii="Times New Roman" w:hAnsi="Times New Roman" w:cs="Times New Roman"/>
          <w:szCs w:val="24"/>
          <w:vertAlign w:val="superscript"/>
        </w:rPr>
        <w:t>[</w:t>
      </w:r>
      <w:r>
        <w:rPr>
          <w:rStyle w:val="19"/>
          <w:rFonts w:ascii="Times New Roman" w:hAnsi="Times New Roman" w:cs="Times New Roman"/>
          <w:szCs w:val="24"/>
        </w:rPr>
        <w:endnoteReference w:id="23"/>
      </w:r>
      <w:r>
        <w:rPr>
          <w:rFonts w:ascii="Times New Roman" w:hAnsi="Times New Roman" w:cs="Times New Roman"/>
          <w:szCs w:val="24"/>
          <w:vertAlign w:val="superscript"/>
        </w:rPr>
        <w:t>]</w:t>
      </w:r>
      <w:r>
        <w:rPr>
          <w:rFonts w:ascii="Times New Roman" w:hAnsi="Times New Roman" w:cs="Times New Roman"/>
          <w:szCs w:val="24"/>
        </w:rPr>
        <w:t>通过统计不同研究中的速度阈值，发现在不同海域没有一个统一的速度阈值范围能够准确区分同一作业方式</w:t>
      </w:r>
      <w:del w:id="268" w:author="alan" w:date="2018-03-17T21:14:13Z">
        <w:r>
          <w:rPr>
            <w:rFonts w:ascii="Times New Roman" w:hAnsi="Times New Roman" w:cs="Times New Roman"/>
            <w:szCs w:val="24"/>
          </w:rPr>
          <w:delText>渔船</w:delText>
        </w:r>
      </w:del>
      <w:ins w:id="26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的状态，且不同作业方式</w:t>
      </w:r>
      <w:del w:id="270" w:author="alan" w:date="2018-03-17T21:14:13Z">
        <w:r>
          <w:rPr>
            <w:rFonts w:ascii="Times New Roman" w:hAnsi="Times New Roman" w:cs="Times New Roman"/>
            <w:szCs w:val="24"/>
          </w:rPr>
          <w:delText>渔船</w:delText>
        </w:r>
      </w:del>
      <w:ins w:id="27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的速度船艏向等字段差异明显。</w:t>
      </w:r>
    </w:p>
    <w:p>
      <w:pPr>
        <w:spacing w:line="360" w:lineRule="auto"/>
        <w:ind w:firstLine="420"/>
        <w:rPr>
          <w:rFonts w:ascii="Times New Roman" w:hAnsi="Times New Roman" w:cs="Times New Roman"/>
          <w:szCs w:val="24"/>
        </w:rPr>
      </w:pPr>
      <w:r>
        <w:rPr>
          <w:rFonts w:ascii="Times New Roman" w:hAnsi="Times New Roman" w:cs="Times New Roman"/>
          <w:szCs w:val="24"/>
        </w:rPr>
        <w:t>区分</w:t>
      </w:r>
      <w:del w:id="272" w:author="alan" w:date="2018-03-17T21:14:13Z">
        <w:r>
          <w:rPr>
            <w:rFonts w:ascii="Times New Roman" w:hAnsi="Times New Roman" w:cs="Times New Roman"/>
            <w:szCs w:val="24"/>
          </w:rPr>
          <w:delText>渔船</w:delText>
        </w:r>
      </w:del>
      <w:ins w:id="27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行为还可以通</w:t>
      </w:r>
      <w:ins w:id="274" w:author="alan" w:date="2018-03-17T20:19:47Z">
        <w:r>
          <w:rPr>
            <w:rFonts w:hint="eastAsia" w:ascii="Times New Roman" w:hAnsi="Times New Roman" w:cs="Times New Roman"/>
            <w:szCs w:val="24"/>
            <w:lang w:val="en-US" w:eastAsia="zh-CN"/>
          </w:rPr>
          <w:t>过</w:t>
        </w:r>
      </w:ins>
      <w:ins w:id="275" w:author="alan" w:date="2018-03-17T20:19:48Z">
        <w:r>
          <w:rPr>
            <w:rFonts w:hint="eastAsia" w:ascii="Times New Roman" w:hAnsi="Times New Roman" w:cs="Times New Roman"/>
            <w:szCs w:val="24"/>
            <w:lang w:val="en-US" w:eastAsia="zh-CN"/>
          </w:rPr>
          <w:t>对</w:t>
        </w:r>
      </w:ins>
      <w:ins w:id="276" w:author="alan" w:date="2018-03-17T20:19:49Z">
        <w:r>
          <w:rPr>
            <w:rFonts w:hint="eastAsia" w:ascii="Times New Roman" w:hAnsi="Times New Roman" w:cs="Times New Roman"/>
            <w:szCs w:val="24"/>
            <w:lang w:val="en-US" w:eastAsia="zh-CN"/>
          </w:rPr>
          <w:t>已经</w:t>
        </w:r>
      </w:ins>
      <w:ins w:id="277" w:author="alan" w:date="2018-03-17T20:19:50Z">
        <w:r>
          <w:rPr>
            <w:rFonts w:hint="eastAsia" w:ascii="Times New Roman" w:hAnsi="Times New Roman" w:cs="Times New Roman"/>
            <w:szCs w:val="24"/>
            <w:lang w:val="en-US" w:eastAsia="zh-CN"/>
          </w:rPr>
          <w:t>标定</w:t>
        </w:r>
      </w:ins>
      <w:ins w:id="278" w:author="alan" w:date="2018-03-17T20:19:51Z">
        <w:r>
          <w:rPr>
            <w:rFonts w:hint="eastAsia" w:ascii="Times New Roman" w:hAnsi="Times New Roman" w:cs="Times New Roman"/>
            <w:szCs w:val="24"/>
            <w:lang w:val="en-US" w:eastAsia="zh-CN"/>
          </w:rPr>
          <w:t>的</w:t>
        </w:r>
      </w:ins>
      <w:del w:id="279" w:author="alan" w:date="2018-03-17T20:19:43Z">
        <w:r>
          <w:rPr>
            <w:rFonts w:ascii="Times New Roman" w:hAnsi="Times New Roman" w:cs="Times New Roman"/>
            <w:szCs w:val="24"/>
          </w:rPr>
          <w:delText>过</w:delText>
        </w:r>
      </w:del>
      <w:del w:id="280" w:author="alan" w:date="2018-03-17T20:19:39Z">
        <w:r>
          <w:rPr>
            <w:rFonts w:ascii="Times New Roman" w:hAnsi="Times New Roman" w:cs="Times New Roman"/>
            <w:szCs w:val="24"/>
          </w:rPr>
          <w:delText>对</w:delText>
        </w:r>
      </w:del>
      <w:r>
        <w:rPr>
          <w:rFonts w:ascii="Times New Roman" w:hAnsi="Times New Roman" w:cs="Times New Roman"/>
          <w:szCs w:val="24"/>
        </w:rPr>
        <w:t>VMS轨迹数据进行模型训练</w:t>
      </w:r>
      <w:ins w:id="281" w:author="alan" w:date="2018-03-17T20:19:55Z">
        <w:r>
          <w:rPr>
            <w:rFonts w:hint="eastAsia" w:ascii="Times New Roman" w:hAnsi="Times New Roman" w:cs="Times New Roman"/>
            <w:szCs w:val="24"/>
            <w:lang w:eastAsia="zh-CN"/>
          </w:rPr>
          <w:t>，</w:t>
        </w:r>
      </w:ins>
      <w:ins w:id="282" w:author="alan" w:date="2018-03-17T20:19:56Z">
        <w:r>
          <w:rPr>
            <w:rFonts w:hint="eastAsia" w:ascii="Times New Roman" w:hAnsi="Times New Roman" w:cs="Times New Roman"/>
            <w:szCs w:val="24"/>
            <w:lang w:val="en-US" w:eastAsia="zh-CN"/>
          </w:rPr>
          <w:t>然后</w:t>
        </w:r>
      </w:ins>
      <w:ins w:id="283" w:author="alan" w:date="2018-03-17T20:19:57Z">
        <w:r>
          <w:rPr>
            <w:rFonts w:hint="eastAsia" w:ascii="Times New Roman" w:hAnsi="Times New Roman" w:cs="Times New Roman"/>
            <w:szCs w:val="24"/>
            <w:lang w:val="en-US" w:eastAsia="zh-CN"/>
          </w:rPr>
          <w:t>用于</w:t>
        </w:r>
      </w:ins>
      <w:ins w:id="284" w:author="alan" w:date="2018-03-17T20:19:59Z">
        <w:r>
          <w:rPr>
            <w:rFonts w:hint="eastAsia" w:ascii="Times New Roman" w:hAnsi="Times New Roman" w:cs="Times New Roman"/>
            <w:szCs w:val="24"/>
            <w:lang w:val="en-US" w:eastAsia="zh-CN"/>
          </w:rPr>
          <w:t>未</w:t>
        </w:r>
      </w:ins>
      <w:ins w:id="285" w:author="alan" w:date="2018-03-17T20:20:00Z">
        <w:r>
          <w:rPr>
            <w:rFonts w:hint="eastAsia" w:ascii="Times New Roman" w:hAnsi="Times New Roman" w:cs="Times New Roman"/>
            <w:szCs w:val="24"/>
            <w:lang w:val="en-US" w:eastAsia="zh-CN"/>
          </w:rPr>
          <w:t>分类</w:t>
        </w:r>
      </w:ins>
      <w:ins w:id="286" w:author="alan" w:date="2018-03-17T20:20:01Z">
        <w:r>
          <w:rPr>
            <w:rFonts w:hint="eastAsia" w:ascii="Times New Roman" w:hAnsi="Times New Roman" w:cs="Times New Roman"/>
            <w:szCs w:val="24"/>
            <w:lang w:val="en-US" w:eastAsia="zh-CN"/>
          </w:rPr>
          <w:t>的</w:t>
        </w:r>
      </w:ins>
      <w:ins w:id="287" w:author="alan" w:date="2018-03-17T20:20:03Z">
        <w:r>
          <w:rPr>
            <w:rFonts w:hint="eastAsia" w:ascii="Times New Roman" w:hAnsi="Times New Roman" w:cs="Times New Roman"/>
            <w:szCs w:val="24"/>
            <w:lang w:val="en-US" w:eastAsia="zh-CN"/>
          </w:rPr>
          <w:t>其他</w:t>
        </w:r>
      </w:ins>
      <w:ins w:id="288" w:author="alan" w:date="2018-03-17T20:20:25Z">
        <w:r>
          <w:rPr>
            <w:rFonts w:hint="eastAsia" w:ascii="Times New Roman" w:hAnsi="Times New Roman" w:cs="Times New Roman"/>
            <w:szCs w:val="24"/>
            <w:lang w:val="en-US" w:eastAsia="zh-CN"/>
          </w:rPr>
          <w:t>VMS</w:t>
        </w:r>
      </w:ins>
      <w:ins w:id="289" w:author="alan" w:date="2018-03-17T20:20:26Z">
        <w:r>
          <w:rPr>
            <w:rFonts w:hint="eastAsia" w:ascii="Times New Roman" w:hAnsi="Times New Roman" w:cs="Times New Roman"/>
            <w:szCs w:val="24"/>
            <w:lang w:val="en-US" w:eastAsia="zh-CN"/>
          </w:rPr>
          <w:t>数据</w:t>
        </w:r>
      </w:ins>
      <w:del w:id="290" w:author="alan" w:date="2018-03-17T20:20:27Z">
        <w:r>
          <w:rPr>
            <w:rFonts w:ascii="Times New Roman" w:hAnsi="Times New Roman" w:cs="Times New Roman"/>
            <w:szCs w:val="24"/>
          </w:rPr>
          <w:delText>与分</w:delText>
        </w:r>
      </w:del>
      <w:del w:id="291" w:author="alan" w:date="2018-03-17T20:20:31Z">
        <w:r>
          <w:rPr>
            <w:rFonts w:ascii="Times New Roman" w:hAnsi="Times New Roman" w:cs="Times New Roman"/>
            <w:szCs w:val="24"/>
          </w:rPr>
          <w:delText>类</w:delText>
        </w:r>
      </w:del>
      <w:ins w:id="292" w:author="alan" w:date="2018-03-17T20:20:32Z">
        <w:r>
          <w:rPr>
            <w:rFonts w:hint="eastAsia" w:ascii="Times New Roman" w:hAnsi="Times New Roman" w:cs="Times New Roman"/>
            <w:szCs w:val="24"/>
            <w:lang w:val="en-US" w:eastAsia="zh-CN"/>
          </w:rPr>
          <w:t>进行</w:t>
        </w:r>
      </w:ins>
      <w:ins w:id="293" w:author="alan" w:date="2018-03-17T20:20:33Z">
        <w:r>
          <w:rPr>
            <w:rFonts w:hint="eastAsia" w:ascii="Times New Roman" w:hAnsi="Times New Roman" w:cs="Times New Roman"/>
            <w:szCs w:val="24"/>
            <w:lang w:val="en-US" w:eastAsia="zh-CN"/>
          </w:rPr>
          <w:t>识别</w:t>
        </w:r>
      </w:ins>
      <w:r>
        <w:rPr>
          <w:rFonts w:ascii="Times New Roman" w:hAnsi="Times New Roman" w:cs="Times New Roman"/>
          <w:szCs w:val="24"/>
        </w:rPr>
        <w:t>。Joo等</w:t>
      </w:r>
      <w:r>
        <w:rPr>
          <w:rFonts w:ascii="Times New Roman" w:hAnsi="Times New Roman" w:cs="Times New Roman"/>
          <w:szCs w:val="24"/>
          <w:vertAlign w:val="superscript"/>
        </w:rPr>
        <w:t>[</w:t>
      </w:r>
      <w:r>
        <w:rPr>
          <w:rStyle w:val="19"/>
          <w:rFonts w:ascii="Times New Roman" w:hAnsi="Times New Roman" w:cs="Times New Roman"/>
          <w:szCs w:val="24"/>
        </w:rPr>
        <w:endnoteReference w:id="24"/>
      </w:r>
      <w:r>
        <w:rPr>
          <w:rFonts w:ascii="Times New Roman" w:hAnsi="Times New Roman" w:cs="Times New Roman"/>
          <w:szCs w:val="24"/>
          <w:vertAlign w:val="superscript"/>
        </w:rPr>
        <w:t>]</w:t>
      </w:r>
      <w:r>
        <w:rPr>
          <w:rFonts w:ascii="Times New Roman" w:hAnsi="Times New Roman" w:cs="Times New Roman"/>
          <w:szCs w:val="24"/>
        </w:rPr>
        <w:t>在研究秘鲁鳀鱼时，发现利用速度判断捕捞行为的方法高估了捕捞数据，提出使用人工神经网络进行模型训练，提高了</w:t>
      </w:r>
      <w:del w:id="294" w:author="alan" w:date="2018-03-17T21:14:13Z">
        <w:r>
          <w:rPr>
            <w:rFonts w:ascii="Times New Roman" w:hAnsi="Times New Roman" w:cs="Times New Roman"/>
            <w:szCs w:val="24"/>
          </w:rPr>
          <w:delText>渔船</w:delText>
        </w:r>
      </w:del>
      <w:ins w:id="29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行为的识别准确率。对于高时空分辨率的北斗卫星数据，Zhang等</w:t>
      </w:r>
      <w:r>
        <w:rPr>
          <w:rFonts w:ascii="Times New Roman" w:hAnsi="Times New Roman" w:cs="Times New Roman"/>
          <w:szCs w:val="24"/>
          <w:vertAlign w:val="superscript"/>
        </w:rPr>
        <w:t>[</w:t>
      </w:r>
      <w:r>
        <w:rPr>
          <w:rStyle w:val="19"/>
          <w:rFonts w:ascii="Times New Roman" w:hAnsi="Times New Roman" w:cs="Times New Roman"/>
          <w:szCs w:val="24"/>
        </w:rPr>
        <w:endnoteReference w:id="25"/>
      </w:r>
      <w:r>
        <w:rPr>
          <w:rFonts w:ascii="Times New Roman" w:hAnsi="Times New Roman" w:cs="Times New Roman"/>
          <w:szCs w:val="24"/>
          <w:vertAlign w:val="superscript"/>
        </w:rPr>
        <w:t>]</w:t>
      </w:r>
      <w:r>
        <w:rPr>
          <w:rFonts w:ascii="Times New Roman" w:hAnsi="Times New Roman" w:cs="Times New Roman"/>
          <w:szCs w:val="24"/>
        </w:rPr>
        <w:t>提出可以利用统计学模型判断捕捞状态。但是，这种方法需要大量</w:t>
      </w:r>
      <w:ins w:id="296" w:author="alan" w:date="2018-03-17T20:20:55Z">
        <w:r>
          <w:rPr>
            <w:rFonts w:hint="eastAsia" w:ascii="Times New Roman" w:hAnsi="Times New Roman" w:cs="Times New Roman"/>
            <w:szCs w:val="24"/>
            <w:lang w:val="en-US" w:eastAsia="zh-CN"/>
          </w:rPr>
          <w:t>已经</w:t>
        </w:r>
      </w:ins>
      <w:del w:id="297" w:author="alan" w:date="2018-03-17T20:20:53Z">
        <w:r>
          <w:rPr>
            <w:rFonts w:ascii="Times New Roman" w:hAnsi="Times New Roman" w:cs="Times New Roman"/>
            <w:szCs w:val="24"/>
          </w:rPr>
          <w:delText>标</w:delText>
        </w:r>
      </w:del>
      <w:del w:id="298" w:author="alan" w:date="2018-03-17T20:20:52Z">
        <w:r>
          <w:rPr>
            <w:rFonts w:ascii="Times New Roman" w:hAnsi="Times New Roman" w:cs="Times New Roman"/>
            <w:szCs w:val="24"/>
          </w:rPr>
          <w:delText>记</w:delText>
        </w:r>
      </w:del>
      <w:ins w:id="299" w:author="alan" w:date="2018-03-17T20:21:04Z">
        <w:r>
          <w:rPr>
            <w:rFonts w:hint="eastAsia" w:ascii="Times New Roman" w:hAnsi="Times New Roman" w:cs="Times New Roman"/>
            <w:szCs w:val="24"/>
            <w:lang w:val="en-US" w:eastAsia="zh-CN"/>
          </w:rPr>
          <w:t>标定的</w:t>
        </w:r>
      </w:ins>
      <w:del w:id="300" w:author="alan" w:date="2018-03-17T20:21:02Z">
        <w:r>
          <w:rPr>
            <w:rFonts w:ascii="Times New Roman" w:hAnsi="Times New Roman" w:cs="Times New Roman"/>
            <w:szCs w:val="24"/>
          </w:rPr>
          <w:delText>了</w:delText>
        </w:r>
      </w:del>
      <w:del w:id="301" w:author="alan" w:date="2018-03-17T21:14:13Z">
        <w:r>
          <w:rPr>
            <w:rFonts w:ascii="Times New Roman" w:hAnsi="Times New Roman" w:cs="Times New Roman"/>
            <w:szCs w:val="24"/>
          </w:rPr>
          <w:delText>渔船</w:delText>
        </w:r>
      </w:del>
      <w:ins w:id="30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行为的数据对模型进行训练，不仅标记数据难以获得，而且算法时间开销较大。</w:t>
      </w:r>
    </w:p>
    <w:p>
      <w:pPr>
        <w:spacing w:line="360" w:lineRule="auto"/>
        <w:ind w:firstLine="420"/>
        <w:rPr>
          <w:rFonts w:ascii="Times New Roman" w:hAnsi="Times New Roman" w:cs="Times New Roman"/>
          <w:szCs w:val="24"/>
        </w:rPr>
      </w:pPr>
      <w:r>
        <w:rPr>
          <w:rFonts w:ascii="Times New Roman" w:hAnsi="Times New Roman" w:cs="Times New Roman"/>
          <w:szCs w:val="24"/>
        </w:rPr>
        <w:t>在轨迹数据挖掘方面，根据Zheng等</w:t>
      </w:r>
      <w:r>
        <w:rPr>
          <w:rFonts w:ascii="Times New Roman" w:hAnsi="Times New Roman" w:cs="Times New Roman"/>
          <w:szCs w:val="24"/>
          <w:vertAlign w:val="superscript"/>
        </w:rPr>
        <w:t>[</w:t>
      </w:r>
      <w:r>
        <w:rPr>
          <w:rStyle w:val="19"/>
          <w:rFonts w:ascii="Times New Roman" w:hAnsi="Times New Roman" w:cs="Times New Roman"/>
          <w:szCs w:val="24"/>
        </w:rPr>
        <w:endnoteReference w:id="26"/>
      </w:r>
      <w:r>
        <w:rPr>
          <w:rFonts w:ascii="Times New Roman" w:hAnsi="Times New Roman" w:cs="Times New Roman"/>
          <w:szCs w:val="24"/>
          <w:vertAlign w:val="superscript"/>
        </w:rPr>
        <w:t>]</w:t>
      </w:r>
      <w:r>
        <w:rPr>
          <w:rFonts w:ascii="Times New Roman" w:hAnsi="Times New Roman" w:cs="Times New Roman"/>
          <w:szCs w:val="24"/>
        </w:rPr>
        <w:t>总结的人体、车辆轨迹研究，轨迹处理包括噪声处理、停止点检测、轨迹压缩、轨迹分段等内容。以轨迹压缩为例，按照轨迹的离线和在线可以把处理方法分为两种类型。Douglas等</w:t>
      </w:r>
      <w:r>
        <w:rPr>
          <w:rFonts w:ascii="Times New Roman" w:hAnsi="Times New Roman" w:cs="Times New Roman"/>
          <w:szCs w:val="24"/>
          <w:vertAlign w:val="superscript"/>
        </w:rPr>
        <w:t>[</w:t>
      </w:r>
      <w:r>
        <w:rPr>
          <w:rStyle w:val="19"/>
          <w:rFonts w:ascii="Times New Roman" w:hAnsi="Times New Roman" w:cs="Times New Roman"/>
          <w:szCs w:val="24"/>
        </w:rPr>
        <w:endnoteReference w:id="27"/>
      </w:r>
      <w:r>
        <w:rPr>
          <w:rFonts w:ascii="Times New Roman" w:hAnsi="Times New Roman" w:cs="Times New Roman"/>
          <w:szCs w:val="24"/>
          <w:vertAlign w:val="superscript"/>
        </w:rPr>
        <w:t>]</w:t>
      </w:r>
      <w:r>
        <w:rPr>
          <w:rFonts w:ascii="Times New Roman" w:hAnsi="Times New Roman" w:cs="Times New Roman"/>
          <w:szCs w:val="24"/>
        </w:rPr>
        <w:t>基于垂直欧氏距离（perpendicular Euclidean distance）提出了Douglas-Peucker算法对离线轨迹数据进行压缩。为了解决在线轨迹的压缩问题，Vitter等</w:t>
      </w:r>
      <w:r>
        <w:rPr>
          <w:rFonts w:ascii="Times New Roman" w:hAnsi="Times New Roman" w:cs="Times New Roman"/>
          <w:szCs w:val="24"/>
          <w:vertAlign w:val="superscript"/>
        </w:rPr>
        <w:t>[</w:t>
      </w:r>
      <w:r>
        <w:rPr>
          <w:rStyle w:val="19"/>
          <w:rFonts w:ascii="Times New Roman" w:hAnsi="Times New Roman" w:cs="Times New Roman"/>
          <w:szCs w:val="24"/>
        </w:rPr>
        <w:endnoteReference w:id="28"/>
      </w:r>
      <w:r>
        <w:rPr>
          <w:rFonts w:ascii="Times New Roman" w:hAnsi="Times New Roman" w:cs="Times New Roman"/>
          <w:szCs w:val="24"/>
          <w:vertAlign w:val="superscript"/>
        </w:rPr>
        <w:t>]</w:t>
      </w:r>
      <w:r>
        <w:rPr>
          <w:rFonts w:ascii="Times New Roman" w:hAnsi="Times New Roman" w:cs="Times New Roman"/>
          <w:szCs w:val="24"/>
        </w:rPr>
        <w:t>人提出了reservoir sampling算法。之后，Maratnia等</w:t>
      </w:r>
      <w:r>
        <w:rPr>
          <w:rFonts w:ascii="Times New Roman" w:hAnsi="Times New Roman" w:cs="Times New Roman"/>
          <w:szCs w:val="24"/>
          <w:vertAlign w:val="superscript"/>
        </w:rPr>
        <w:t>[</w:t>
      </w:r>
      <w:r>
        <w:rPr>
          <w:rStyle w:val="19"/>
          <w:rFonts w:ascii="Times New Roman" w:hAnsi="Times New Roman" w:cs="Times New Roman"/>
          <w:szCs w:val="24"/>
        </w:rPr>
        <w:endnoteReference w:id="29"/>
      </w:r>
      <w:r>
        <w:rPr>
          <w:rFonts w:ascii="Times New Roman" w:hAnsi="Times New Roman" w:cs="Times New Roman"/>
          <w:szCs w:val="24"/>
          <w:vertAlign w:val="superscript"/>
        </w:rPr>
        <w:t>]</w:t>
      </w:r>
      <w:r>
        <w:rPr>
          <w:rFonts w:ascii="Times New Roman" w:hAnsi="Times New Roman" w:cs="Times New Roman"/>
          <w:szCs w:val="24"/>
        </w:rPr>
        <w:t>提出了改进的sliding window和Before Open Window算法。Potamias等</w:t>
      </w:r>
      <w:r>
        <w:rPr>
          <w:rFonts w:ascii="Times New Roman" w:hAnsi="Times New Roman" w:cs="Times New Roman"/>
          <w:szCs w:val="24"/>
          <w:vertAlign w:val="superscript"/>
        </w:rPr>
        <w:t>[</w:t>
      </w:r>
      <w:r>
        <w:rPr>
          <w:rStyle w:val="19"/>
          <w:rFonts w:ascii="Times New Roman" w:hAnsi="Times New Roman" w:cs="Times New Roman"/>
          <w:szCs w:val="24"/>
        </w:rPr>
        <w:endnoteReference w:id="30"/>
      </w:r>
      <w:r>
        <w:rPr>
          <w:rFonts w:ascii="Times New Roman" w:hAnsi="Times New Roman" w:cs="Times New Roman"/>
          <w:szCs w:val="24"/>
          <w:vertAlign w:val="superscript"/>
        </w:rPr>
        <w:t>]</w:t>
      </w:r>
      <w:r>
        <w:rPr>
          <w:rFonts w:ascii="Times New Roman" w:hAnsi="Times New Roman" w:cs="Times New Roman"/>
          <w:szCs w:val="24"/>
        </w:rPr>
        <w:t>提出了基于物体运动速度和方向的在线轨迹压缩方法。</w:t>
      </w:r>
    </w:p>
    <w:p>
      <w:pPr>
        <w:pStyle w:val="3"/>
        <w:keepNext w:val="0"/>
        <w:keepLines w:val="0"/>
        <w:numPr>
          <w:ilvl w:val="1"/>
          <w:numId w:val="1"/>
        </w:numPr>
        <w:spacing w:line="360" w:lineRule="auto"/>
        <w:rPr>
          <w:rFonts w:ascii="Times New Roman" w:hAnsi="Times New Roman" w:cs="Times New Roman"/>
          <w:rPrChange w:id="303" w:author="alan" w:date="2018-03-17T21:46:09Z">
            <w:rPr/>
          </w:rPrChange>
        </w:rPr>
      </w:pPr>
      <w:bookmarkStart w:id="6" w:name="_Toc508613068"/>
      <w:bookmarkStart w:id="7" w:name="_Toc508612995"/>
      <w:r>
        <w:rPr>
          <w:rFonts w:hint="default" w:ascii="Times New Roman" w:hAnsi="Times New Roman" w:cs="Times New Roman"/>
          <w:rPrChange w:id="304" w:author="alan" w:date="2018-03-17T21:46:09Z">
            <w:rPr>
              <w:rFonts w:hint="eastAsia"/>
            </w:rPr>
          </w:rPrChange>
        </w:rPr>
        <w:t>研究内容和贡献</w:t>
      </w:r>
      <w:bookmarkEnd w:id="6"/>
      <w:bookmarkEnd w:id="7"/>
    </w:p>
    <w:p>
      <w:pPr>
        <w:spacing w:line="360" w:lineRule="auto"/>
        <w:ind w:firstLine="420"/>
        <w:rPr>
          <w:rFonts w:ascii="Times New Roman" w:hAnsi="Times New Roman" w:cs="Times New Roman"/>
          <w:szCs w:val="24"/>
        </w:rPr>
      </w:pPr>
      <w:r>
        <w:rPr>
          <w:rFonts w:ascii="Times New Roman" w:hAnsi="Times New Roman" w:cs="Times New Roman"/>
          <w:szCs w:val="24"/>
        </w:rPr>
        <w:t>渔业船舶的捕捞行为与渔业压力、环境保护、经济产量等一系列因素相关，但是VMS数据本身不能区分</w:t>
      </w:r>
      <w:del w:id="305" w:author="alan" w:date="2018-03-17T21:14:13Z">
        <w:r>
          <w:rPr>
            <w:rFonts w:ascii="Times New Roman" w:hAnsi="Times New Roman" w:cs="Times New Roman"/>
            <w:szCs w:val="24"/>
          </w:rPr>
          <w:delText>渔船</w:delText>
        </w:r>
      </w:del>
      <w:ins w:id="30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的停靠、航行和捕捞行为。因此，识别</w:t>
      </w:r>
      <w:del w:id="307" w:author="alan" w:date="2018-03-17T21:14:13Z">
        <w:r>
          <w:rPr>
            <w:rFonts w:ascii="Times New Roman" w:hAnsi="Times New Roman" w:cs="Times New Roman"/>
            <w:szCs w:val="24"/>
          </w:rPr>
          <w:delText>渔船</w:delText>
        </w:r>
      </w:del>
      <w:ins w:id="30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的行为是进行VMS数据研究的首要问题。本文提出了</w:t>
      </w:r>
      <w:del w:id="309" w:author="alan" w:date="2018-03-17T21:14:13Z">
        <w:r>
          <w:rPr>
            <w:rFonts w:ascii="Times New Roman" w:hAnsi="Times New Roman" w:cs="Times New Roman"/>
            <w:szCs w:val="24"/>
          </w:rPr>
          <w:delText>渔船</w:delText>
        </w:r>
      </w:del>
      <w:ins w:id="31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捕捞行为识别算法，通过港口定位、航次划分，并利用轨迹压缩和数学形态学识别了</w:t>
      </w:r>
      <w:del w:id="311" w:author="alan" w:date="2018-03-17T21:14:13Z">
        <w:r>
          <w:rPr>
            <w:rFonts w:ascii="Times New Roman" w:hAnsi="Times New Roman" w:cs="Times New Roman"/>
            <w:szCs w:val="24"/>
          </w:rPr>
          <w:delText>渔船</w:delText>
        </w:r>
      </w:del>
      <w:ins w:id="31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的捕捞行为。之后，计算了捕捞时间和捕捞距离与渔业产量进行比较，验证算法的准确率。并对捕捞热度图进行统计，分析了渔业资源的整体变化。</w:t>
      </w:r>
    </w:p>
    <w:p>
      <w:pPr>
        <w:spacing w:line="360" w:lineRule="auto"/>
        <w:ind w:firstLine="420"/>
        <w:rPr>
          <w:rFonts w:ascii="Times New Roman" w:hAnsi="Times New Roman" w:cs="Times New Roman"/>
          <w:szCs w:val="24"/>
        </w:rPr>
      </w:pPr>
      <w:ins w:id="313" w:author="alan" w:date="2018-03-17T20:21:49Z">
        <w:r>
          <w:rPr>
            <w:rFonts w:hint="eastAsia" w:ascii="Times New Roman" w:hAnsi="Times New Roman" w:cs="Times New Roman"/>
            <w:szCs w:val="24"/>
            <w:lang w:val="en-US" w:eastAsia="zh-CN"/>
          </w:rPr>
          <w:t>此外，</w:t>
        </w:r>
      </w:ins>
      <w:ins w:id="314" w:author="alan" w:date="2018-03-17T20:21:53Z">
        <w:r>
          <w:rPr>
            <w:rFonts w:hint="eastAsia" w:ascii="Times New Roman" w:hAnsi="Times New Roman" w:cs="Times New Roman"/>
            <w:szCs w:val="24"/>
            <w:lang w:val="en-US" w:eastAsia="zh-CN"/>
          </w:rPr>
          <w:t>已有的</w:t>
        </w:r>
      </w:ins>
      <w:r>
        <w:rPr>
          <w:rFonts w:ascii="Times New Roman" w:hAnsi="Times New Roman" w:cs="Times New Roman"/>
          <w:szCs w:val="24"/>
        </w:rPr>
        <w:t>渔业管理</w:t>
      </w:r>
      <w:ins w:id="315" w:author="alan" w:date="2018-03-17T20:22:05Z">
        <w:r>
          <w:rPr>
            <w:rFonts w:hint="eastAsia" w:ascii="Times New Roman" w:hAnsi="Times New Roman" w:cs="Times New Roman"/>
            <w:szCs w:val="24"/>
            <w:lang w:val="en-US" w:eastAsia="zh-CN"/>
          </w:rPr>
          <w:t>研究</w:t>
        </w:r>
      </w:ins>
      <w:ins w:id="316" w:author="alan" w:date="2018-03-17T20:22:24Z">
        <w:r>
          <w:rPr>
            <w:rFonts w:hint="eastAsia" w:ascii="Times New Roman" w:hAnsi="Times New Roman" w:cs="Times New Roman"/>
            <w:szCs w:val="24"/>
            <w:lang w:val="en-US" w:eastAsia="zh-CN"/>
          </w:rPr>
          <w:t>在</w:t>
        </w:r>
      </w:ins>
      <w:ins w:id="317" w:author="alan" w:date="2018-03-17T20:22:26Z">
        <w:r>
          <w:rPr>
            <w:rFonts w:hint="eastAsia" w:ascii="Times New Roman" w:hAnsi="Times New Roman" w:cs="Times New Roman"/>
            <w:szCs w:val="24"/>
            <w:lang w:val="en-US" w:eastAsia="zh-CN"/>
          </w:rPr>
          <w:t>识别</w:t>
        </w:r>
      </w:ins>
      <w:ins w:id="318" w:author="alan" w:date="2018-03-17T20:22:28Z">
        <w:r>
          <w:rPr>
            <w:rFonts w:hint="eastAsia" w:ascii="Times New Roman" w:hAnsi="Times New Roman" w:cs="Times New Roman"/>
            <w:szCs w:val="24"/>
            <w:lang w:val="en-US" w:eastAsia="zh-CN"/>
          </w:rPr>
          <w:t>捕捞行为</w:t>
        </w:r>
      </w:ins>
      <w:ins w:id="319" w:author="alan" w:date="2018-03-17T20:22:29Z">
        <w:r>
          <w:rPr>
            <w:rFonts w:hint="eastAsia" w:ascii="Times New Roman" w:hAnsi="Times New Roman" w:cs="Times New Roman"/>
            <w:szCs w:val="24"/>
            <w:lang w:val="en-US" w:eastAsia="zh-CN"/>
          </w:rPr>
          <w:t>后</w:t>
        </w:r>
      </w:ins>
      <w:ins w:id="320" w:author="alan" w:date="2018-03-17T20:22:10Z">
        <w:r>
          <w:rPr>
            <w:rFonts w:hint="eastAsia" w:ascii="Times New Roman" w:hAnsi="Times New Roman" w:cs="Times New Roman"/>
            <w:szCs w:val="24"/>
            <w:lang w:val="en-US" w:eastAsia="zh-CN"/>
          </w:rPr>
          <w:t>通常</w:t>
        </w:r>
      </w:ins>
      <w:ins w:id="321" w:author="alan" w:date="2018-03-17T20:22:15Z">
        <w:r>
          <w:rPr>
            <w:rFonts w:hint="eastAsia" w:ascii="Times New Roman" w:hAnsi="Times New Roman" w:cs="Times New Roman"/>
            <w:szCs w:val="24"/>
            <w:lang w:val="en-US" w:eastAsia="zh-CN"/>
          </w:rPr>
          <w:t>仅</w:t>
        </w:r>
      </w:ins>
      <w:ins w:id="322" w:author="alan" w:date="2018-03-17T20:22:17Z">
        <w:r>
          <w:rPr>
            <w:rFonts w:hint="eastAsia" w:ascii="Times New Roman" w:hAnsi="Times New Roman" w:cs="Times New Roman"/>
            <w:szCs w:val="24"/>
            <w:lang w:val="en-US" w:eastAsia="zh-CN"/>
          </w:rPr>
          <w:t>关心</w:t>
        </w:r>
      </w:ins>
      <w:ins w:id="323" w:author="alan" w:date="2018-03-17T20:22:18Z">
        <w:r>
          <w:rPr>
            <w:rFonts w:hint="eastAsia" w:ascii="Times New Roman" w:hAnsi="Times New Roman" w:cs="Times New Roman"/>
            <w:szCs w:val="24"/>
            <w:lang w:val="en-US" w:eastAsia="zh-CN"/>
          </w:rPr>
          <w:t>渔业</w:t>
        </w:r>
      </w:ins>
      <w:ins w:id="324" w:author="alan" w:date="2018-03-17T20:22:20Z">
        <w:r>
          <w:rPr>
            <w:rFonts w:hint="eastAsia" w:ascii="Times New Roman" w:hAnsi="Times New Roman" w:cs="Times New Roman"/>
            <w:szCs w:val="24"/>
            <w:lang w:val="en-US" w:eastAsia="zh-CN"/>
          </w:rPr>
          <w:t>产量</w:t>
        </w:r>
      </w:ins>
      <w:ins w:id="325" w:author="alan" w:date="2018-03-17T20:22:21Z">
        <w:r>
          <w:rPr>
            <w:rFonts w:hint="eastAsia" w:ascii="Times New Roman" w:hAnsi="Times New Roman" w:cs="Times New Roman"/>
            <w:szCs w:val="24"/>
            <w:lang w:val="en-US" w:eastAsia="zh-CN"/>
          </w:rPr>
          <w:t>相关</w:t>
        </w:r>
      </w:ins>
      <w:ins w:id="326" w:author="alan" w:date="2018-03-17T20:22:31Z">
        <w:r>
          <w:rPr>
            <w:rFonts w:hint="eastAsia" w:ascii="Times New Roman" w:hAnsi="Times New Roman" w:cs="Times New Roman"/>
            <w:szCs w:val="24"/>
            <w:lang w:val="en-US" w:eastAsia="zh-CN"/>
          </w:rPr>
          <w:t>的</w:t>
        </w:r>
      </w:ins>
      <w:ins w:id="327" w:author="alan" w:date="2018-03-17T20:22:33Z">
        <w:r>
          <w:rPr>
            <w:rFonts w:hint="eastAsia" w:ascii="Times New Roman" w:hAnsi="Times New Roman" w:cs="Times New Roman"/>
            <w:szCs w:val="24"/>
            <w:lang w:val="en-US" w:eastAsia="zh-CN"/>
          </w:rPr>
          <w:t>指标</w:t>
        </w:r>
      </w:ins>
      <w:ins w:id="328" w:author="alan" w:date="2018-03-17T20:22:34Z">
        <w:r>
          <w:rPr>
            <w:rFonts w:hint="eastAsia" w:ascii="Times New Roman" w:hAnsi="Times New Roman" w:cs="Times New Roman"/>
            <w:szCs w:val="24"/>
            <w:lang w:val="en-US" w:eastAsia="zh-CN"/>
          </w:rPr>
          <w:t>如</w:t>
        </w:r>
      </w:ins>
      <w:ins w:id="329" w:author="alan" w:date="2018-03-17T20:22:48Z">
        <w:r>
          <w:rPr>
            <w:rFonts w:hint="eastAsia" w:ascii="Times New Roman" w:hAnsi="Times New Roman" w:cs="Times New Roman"/>
            <w:szCs w:val="24"/>
            <w:lang w:val="en-US" w:eastAsia="zh-CN"/>
          </w:rPr>
          <w:t>捕捞时间</w:t>
        </w:r>
      </w:ins>
      <w:ins w:id="330" w:author="alan" w:date="2018-03-17T20:22:49Z">
        <w:r>
          <w:rPr>
            <w:rFonts w:hint="eastAsia" w:ascii="Times New Roman" w:hAnsi="Times New Roman" w:cs="Times New Roman"/>
            <w:szCs w:val="24"/>
            <w:lang w:val="en-US" w:eastAsia="zh-CN"/>
          </w:rPr>
          <w:t>、</w:t>
        </w:r>
      </w:ins>
      <w:ins w:id="331" w:author="alan" w:date="2018-03-17T20:22:39Z">
        <w:r>
          <w:rPr>
            <w:rFonts w:hint="eastAsia" w:ascii="Times New Roman" w:hAnsi="Times New Roman" w:cs="Times New Roman"/>
            <w:szCs w:val="24"/>
            <w:lang w:val="en-US" w:eastAsia="zh-CN"/>
          </w:rPr>
          <w:t>捕捞区域</w:t>
        </w:r>
      </w:ins>
      <w:ins w:id="332" w:author="alan" w:date="2018-03-17T20:22:41Z">
        <w:r>
          <w:rPr>
            <w:rFonts w:hint="eastAsia" w:ascii="Times New Roman" w:hAnsi="Times New Roman" w:cs="Times New Roman"/>
            <w:szCs w:val="24"/>
            <w:lang w:val="en-US" w:eastAsia="zh-CN"/>
          </w:rPr>
          <w:t>热度图</w:t>
        </w:r>
      </w:ins>
      <w:ins w:id="333" w:author="alan" w:date="2018-03-17T20:22:53Z">
        <w:r>
          <w:rPr>
            <w:rFonts w:hint="eastAsia" w:ascii="Times New Roman" w:hAnsi="Times New Roman" w:cs="Times New Roman"/>
            <w:szCs w:val="24"/>
            <w:lang w:val="en-US" w:eastAsia="zh-CN"/>
          </w:rPr>
          <w:t>等</w:t>
        </w:r>
      </w:ins>
      <w:del w:id="334" w:author="alan" w:date="2018-03-17T20:22:04Z">
        <w:r>
          <w:rPr>
            <w:rFonts w:ascii="Times New Roman" w:hAnsi="Times New Roman" w:cs="Times New Roman"/>
            <w:szCs w:val="24"/>
          </w:rPr>
          <w:delText>研</w:delText>
        </w:r>
      </w:del>
      <w:del w:id="335" w:author="alan" w:date="2018-03-17T20:22:01Z">
        <w:r>
          <w:rPr>
            <w:rFonts w:ascii="Times New Roman" w:hAnsi="Times New Roman" w:cs="Times New Roman"/>
            <w:szCs w:val="24"/>
          </w:rPr>
          <w:delText>究</w:delText>
        </w:r>
      </w:del>
      <w:del w:id="336" w:author="alan" w:date="2018-03-17T20:22:01Z">
        <w:r>
          <w:rPr>
            <w:rFonts w:ascii="Times New Roman" w:hAnsi="Times New Roman" w:cs="Times New Roman"/>
            <w:szCs w:val="24"/>
            <w:lang w:val="en-US"/>
          </w:rPr>
          <w:delText>者侧重于捕捞行为分析</w:delText>
        </w:r>
      </w:del>
      <w:r>
        <w:rPr>
          <w:rFonts w:ascii="Times New Roman" w:hAnsi="Times New Roman" w:cs="Times New Roman"/>
          <w:szCs w:val="24"/>
        </w:rPr>
        <w:t>，</w:t>
      </w:r>
      <w:ins w:id="337" w:author="alan" w:date="2018-03-17T20:22:58Z">
        <w:r>
          <w:rPr>
            <w:rFonts w:hint="eastAsia" w:ascii="Times New Roman" w:hAnsi="Times New Roman" w:cs="Times New Roman"/>
            <w:szCs w:val="24"/>
            <w:lang w:val="en-US" w:eastAsia="zh-CN"/>
          </w:rPr>
          <w:t>但</w:t>
        </w:r>
      </w:ins>
      <w:del w:id="338" w:author="alan" w:date="2018-03-17T20:22:57Z">
        <w:r>
          <w:rPr>
            <w:rFonts w:ascii="Times New Roman" w:hAnsi="Times New Roman" w:cs="Times New Roman"/>
            <w:szCs w:val="24"/>
          </w:rPr>
          <w:delText>往</w:delText>
        </w:r>
      </w:del>
      <w:del w:id="339" w:author="alan" w:date="2018-03-17T20:22:56Z">
        <w:r>
          <w:rPr>
            <w:rFonts w:ascii="Times New Roman" w:hAnsi="Times New Roman" w:cs="Times New Roman"/>
            <w:szCs w:val="24"/>
          </w:rPr>
          <w:delText>往</w:delText>
        </w:r>
      </w:del>
      <w:r>
        <w:rPr>
          <w:rFonts w:ascii="Times New Roman" w:hAnsi="Times New Roman" w:cs="Times New Roman"/>
          <w:szCs w:val="24"/>
        </w:rPr>
        <w:t>忽略了</w:t>
      </w:r>
      <w:ins w:id="340" w:author="alan" w:date="2018-03-17T20:23:04Z">
        <w:r>
          <w:rPr>
            <w:rFonts w:hint="eastAsia" w:ascii="Times New Roman" w:hAnsi="Times New Roman" w:cs="Times New Roman"/>
            <w:szCs w:val="24"/>
            <w:lang w:val="en-US" w:eastAsia="zh-CN"/>
          </w:rPr>
          <w:t>在</w:t>
        </w:r>
      </w:ins>
      <w:ins w:id="341" w:author="alan" w:date="2018-03-17T20:23:08Z">
        <w:r>
          <w:rPr>
            <w:rFonts w:hint="eastAsia" w:ascii="Times New Roman" w:hAnsi="Times New Roman" w:cs="Times New Roman"/>
            <w:szCs w:val="24"/>
            <w:lang w:val="en-US" w:eastAsia="zh-CN"/>
          </w:rPr>
          <w:t>两次</w:t>
        </w:r>
      </w:ins>
      <w:r>
        <w:rPr>
          <w:rFonts w:ascii="Times New Roman" w:hAnsi="Times New Roman" w:cs="Times New Roman"/>
          <w:szCs w:val="24"/>
        </w:rPr>
        <w:t>捕捞</w:t>
      </w:r>
      <w:ins w:id="342" w:author="alan" w:date="2018-03-17T20:23:15Z">
        <w:r>
          <w:rPr>
            <w:rFonts w:hint="eastAsia" w:ascii="Times New Roman" w:hAnsi="Times New Roman" w:cs="Times New Roman"/>
            <w:szCs w:val="24"/>
            <w:lang w:val="en-US" w:eastAsia="zh-CN"/>
          </w:rPr>
          <w:t>轨迹</w:t>
        </w:r>
      </w:ins>
      <w:ins w:id="343" w:author="alan" w:date="2018-03-17T20:23:23Z">
        <w:r>
          <w:rPr>
            <w:rFonts w:hint="eastAsia" w:ascii="Times New Roman" w:hAnsi="Times New Roman" w:cs="Times New Roman"/>
            <w:szCs w:val="24"/>
            <w:lang w:val="en-US" w:eastAsia="zh-CN"/>
          </w:rPr>
          <w:t>之间</w:t>
        </w:r>
      </w:ins>
      <w:del w:id="344" w:author="alan" w:date="2018-03-17T20:23:14Z">
        <w:r>
          <w:rPr>
            <w:rFonts w:ascii="Times New Roman" w:hAnsi="Times New Roman" w:cs="Times New Roman"/>
            <w:szCs w:val="24"/>
          </w:rPr>
          <w:delText>行</w:delText>
        </w:r>
      </w:del>
      <w:del w:id="345" w:author="alan" w:date="2018-03-17T20:23:13Z">
        <w:r>
          <w:rPr>
            <w:rFonts w:ascii="Times New Roman" w:hAnsi="Times New Roman" w:cs="Times New Roman"/>
            <w:szCs w:val="24"/>
          </w:rPr>
          <w:delText>为之间</w:delText>
        </w:r>
      </w:del>
      <w:r>
        <w:rPr>
          <w:rFonts w:ascii="Times New Roman" w:hAnsi="Times New Roman" w:cs="Times New Roman"/>
          <w:szCs w:val="24"/>
        </w:rPr>
        <w:t>的航行轨迹。</w:t>
      </w:r>
      <w:ins w:id="346" w:author="alan" w:date="2018-03-17T20:23:29Z">
        <w:r>
          <w:rPr>
            <w:rFonts w:hint="eastAsia" w:ascii="Times New Roman" w:hAnsi="Times New Roman" w:cs="Times New Roman"/>
            <w:szCs w:val="24"/>
            <w:lang w:val="en-US" w:eastAsia="zh-CN"/>
          </w:rPr>
          <w:t>这些</w:t>
        </w:r>
      </w:ins>
      <w:ins w:id="347" w:author="alan" w:date="2018-03-17T20:23:31Z">
        <w:r>
          <w:rPr>
            <w:rFonts w:hint="eastAsia" w:ascii="Times New Roman" w:hAnsi="Times New Roman" w:cs="Times New Roman"/>
            <w:szCs w:val="24"/>
            <w:lang w:val="en-US" w:eastAsia="zh-CN"/>
          </w:rPr>
          <w:t>航行</w:t>
        </w:r>
      </w:ins>
      <w:ins w:id="348" w:author="alan" w:date="2018-03-17T20:23:32Z">
        <w:r>
          <w:rPr>
            <w:rFonts w:hint="eastAsia" w:ascii="Times New Roman" w:hAnsi="Times New Roman" w:cs="Times New Roman"/>
            <w:szCs w:val="24"/>
            <w:lang w:val="en-US" w:eastAsia="zh-CN"/>
          </w:rPr>
          <w:t>轨迹</w:t>
        </w:r>
      </w:ins>
      <w:ins w:id="349" w:author="alan" w:date="2018-03-17T20:23:34Z">
        <w:r>
          <w:rPr>
            <w:rFonts w:hint="eastAsia" w:ascii="Times New Roman" w:hAnsi="Times New Roman" w:cs="Times New Roman"/>
            <w:szCs w:val="24"/>
            <w:lang w:val="en-US" w:eastAsia="zh-CN"/>
          </w:rPr>
          <w:t>可以</w:t>
        </w:r>
      </w:ins>
      <w:del w:id="350" w:author="alan" w:date="2018-03-17T20:23:28Z">
        <w:r>
          <w:rPr>
            <w:rFonts w:ascii="Times New Roman" w:hAnsi="Times New Roman" w:cs="Times New Roman"/>
            <w:szCs w:val="24"/>
          </w:rPr>
          <w:delText>它</w:delText>
        </w:r>
      </w:del>
      <w:r>
        <w:rPr>
          <w:rFonts w:ascii="Times New Roman" w:hAnsi="Times New Roman" w:cs="Times New Roman"/>
          <w:szCs w:val="24"/>
        </w:rPr>
        <w:t>象征</w:t>
      </w:r>
      <w:del w:id="351" w:author="alan" w:date="2018-03-17T20:23:36Z">
        <w:r>
          <w:rPr>
            <w:rFonts w:ascii="Times New Roman" w:hAnsi="Times New Roman" w:cs="Times New Roman"/>
            <w:szCs w:val="24"/>
          </w:rPr>
          <w:delText>着</w:delText>
        </w:r>
      </w:del>
      <w:r>
        <w:rPr>
          <w:rFonts w:ascii="Times New Roman" w:hAnsi="Times New Roman" w:cs="Times New Roman"/>
          <w:szCs w:val="24"/>
        </w:rPr>
        <w:t>捕捞轨迹区域之间的航道，有助于挖掘捕捞区域间的时空变化规律。</w:t>
      </w:r>
      <w:ins w:id="352" w:author="alan" w:date="2018-03-17T20:23:41Z">
        <w:r>
          <w:rPr>
            <w:rFonts w:hint="eastAsia" w:ascii="Times New Roman" w:hAnsi="Times New Roman" w:cs="Times New Roman"/>
            <w:szCs w:val="24"/>
            <w:lang w:val="en-US" w:eastAsia="zh-CN"/>
          </w:rPr>
          <w:t>因此</w:t>
        </w:r>
      </w:ins>
      <w:del w:id="353" w:author="alan" w:date="2018-03-17T20:23:40Z">
        <w:r>
          <w:rPr>
            <w:rFonts w:ascii="Times New Roman" w:hAnsi="Times New Roman" w:cs="Times New Roman"/>
            <w:szCs w:val="24"/>
          </w:rPr>
          <w:delText>所</w:delText>
        </w:r>
      </w:del>
      <w:del w:id="354" w:author="alan" w:date="2018-03-17T20:23:39Z">
        <w:r>
          <w:rPr>
            <w:rFonts w:ascii="Times New Roman" w:hAnsi="Times New Roman" w:cs="Times New Roman"/>
            <w:szCs w:val="24"/>
          </w:rPr>
          <w:delText>以</w:delText>
        </w:r>
      </w:del>
      <w:r>
        <w:rPr>
          <w:rFonts w:ascii="Times New Roman" w:hAnsi="Times New Roman" w:cs="Times New Roman"/>
          <w:szCs w:val="24"/>
        </w:rPr>
        <w:t>，本文提出了</w:t>
      </w:r>
      <w:del w:id="355" w:author="alan" w:date="2018-03-17T21:14:13Z">
        <w:r>
          <w:rPr>
            <w:rFonts w:ascii="Times New Roman" w:hAnsi="Times New Roman" w:cs="Times New Roman"/>
            <w:szCs w:val="24"/>
          </w:rPr>
          <w:delText>渔船</w:delText>
        </w:r>
      </w:del>
      <w:ins w:id="35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航道识别算法，利用</w:t>
      </w:r>
      <w:del w:id="357" w:author="alan" w:date="2018-03-17T21:14:13Z">
        <w:r>
          <w:rPr>
            <w:rFonts w:ascii="Times New Roman" w:hAnsi="Times New Roman" w:cs="Times New Roman"/>
            <w:szCs w:val="24"/>
          </w:rPr>
          <w:delText>渔船</w:delText>
        </w:r>
      </w:del>
      <w:ins w:id="35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在捕捞区域间的航行轨迹以及捕捞热度图，通过迭代</w:t>
      </w:r>
      <w:del w:id="359" w:author="alan" w:date="2018-03-17T20:23:51Z">
        <w:r>
          <w:rPr>
            <w:rFonts w:ascii="Times New Roman" w:hAnsi="Times New Roman" w:cs="Times New Roman"/>
            <w:szCs w:val="24"/>
          </w:rPr>
          <w:delText>和</w:delText>
        </w:r>
      </w:del>
      <w:r>
        <w:rPr>
          <w:rFonts w:ascii="Times New Roman" w:hAnsi="Times New Roman" w:cs="Times New Roman"/>
          <w:szCs w:val="24"/>
        </w:rPr>
        <w:t>投票方法</w:t>
      </w:r>
      <w:ins w:id="360" w:author="alan" w:date="2018-03-17T20:24:03Z">
        <w:r>
          <w:rPr>
            <w:rFonts w:hint="eastAsia" w:ascii="Times New Roman" w:hAnsi="Times New Roman" w:cs="Times New Roman"/>
            <w:szCs w:val="24"/>
            <w:lang w:val="en-US" w:eastAsia="zh-CN"/>
          </w:rPr>
          <w:t>完成</w:t>
        </w:r>
      </w:ins>
      <w:ins w:id="361" w:author="alan" w:date="2018-03-17T20:24:05Z">
        <w:r>
          <w:rPr>
            <w:rFonts w:hint="eastAsia" w:ascii="Times New Roman" w:hAnsi="Times New Roman" w:cs="Times New Roman"/>
            <w:szCs w:val="24"/>
            <w:lang w:val="en-US" w:eastAsia="zh-CN"/>
          </w:rPr>
          <w:t>同时</w:t>
        </w:r>
      </w:ins>
      <w:ins w:id="362" w:author="alan" w:date="2018-03-17T20:24:06Z">
        <w:r>
          <w:rPr>
            <w:rFonts w:hint="eastAsia" w:ascii="Times New Roman" w:hAnsi="Times New Roman" w:cs="Times New Roman"/>
            <w:szCs w:val="24"/>
            <w:lang w:val="en-US" w:eastAsia="zh-CN"/>
          </w:rPr>
          <w:t>分割</w:t>
        </w:r>
      </w:ins>
      <w:ins w:id="363" w:author="alan" w:date="2018-03-17T20:24:08Z">
        <w:r>
          <w:rPr>
            <w:rFonts w:hint="eastAsia" w:ascii="Times New Roman" w:hAnsi="Times New Roman" w:cs="Times New Roman"/>
            <w:szCs w:val="24"/>
            <w:lang w:val="en-US" w:eastAsia="zh-CN"/>
          </w:rPr>
          <w:t>捕捞区域</w:t>
        </w:r>
      </w:ins>
      <w:del w:id="364" w:author="alan" w:date="2018-03-17T20:24:09Z">
        <w:r>
          <w:rPr>
            <w:rFonts w:ascii="Times New Roman" w:hAnsi="Times New Roman" w:cs="Times New Roman"/>
            <w:szCs w:val="24"/>
          </w:rPr>
          <w:delText>对捕捞区进行分类，</w:delText>
        </w:r>
      </w:del>
      <w:ins w:id="365" w:author="alan" w:date="2018-03-17T20:24:10Z">
        <w:r>
          <w:rPr>
            <w:rFonts w:hint="eastAsia" w:ascii="Times New Roman" w:hAnsi="Times New Roman" w:cs="Times New Roman"/>
            <w:szCs w:val="24"/>
            <w:lang w:val="en-US" w:eastAsia="zh-CN"/>
          </w:rPr>
          <w:t>并</w:t>
        </w:r>
      </w:ins>
      <w:ins w:id="366" w:author="alan" w:date="2018-03-17T20:24:11Z">
        <w:r>
          <w:rPr>
            <w:rFonts w:hint="eastAsia" w:ascii="Times New Roman" w:hAnsi="Times New Roman" w:cs="Times New Roman"/>
            <w:szCs w:val="24"/>
            <w:lang w:val="en-US" w:eastAsia="zh-CN"/>
          </w:rPr>
          <w:t>获得</w:t>
        </w:r>
      </w:ins>
      <w:del w:id="367" w:author="alan" w:date="2018-03-17T20:24:12Z">
        <w:r>
          <w:rPr>
            <w:rFonts w:ascii="Times New Roman" w:hAnsi="Times New Roman" w:cs="Times New Roman"/>
            <w:szCs w:val="24"/>
          </w:rPr>
          <w:delText>并</w:delText>
        </w:r>
      </w:del>
      <w:del w:id="368" w:author="alan" w:date="2018-03-17T20:24:13Z">
        <w:r>
          <w:rPr>
            <w:rFonts w:ascii="Times New Roman" w:hAnsi="Times New Roman" w:cs="Times New Roman"/>
            <w:szCs w:val="24"/>
          </w:rPr>
          <w:delText>得到</w:delText>
        </w:r>
      </w:del>
      <w:del w:id="369" w:author="alan" w:date="2018-03-17T20:24:14Z">
        <w:r>
          <w:rPr>
            <w:rFonts w:ascii="Times New Roman" w:hAnsi="Times New Roman" w:cs="Times New Roman"/>
            <w:szCs w:val="24"/>
          </w:rPr>
          <w:delText>了渔船</w:delText>
        </w:r>
      </w:del>
      <w:ins w:id="370" w:author="alan" w:date="2018-03-17T20:24:17Z">
        <w:r>
          <w:rPr>
            <w:rFonts w:hint="eastAsia" w:ascii="Times New Roman" w:hAnsi="Times New Roman" w:cs="Times New Roman"/>
            <w:szCs w:val="24"/>
            <w:lang w:val="en-US" w:eastAsia="zh-CN"/>
          </w:rPr>
          <w:t>捕捞区域</w:t>
        </w:r>
      </w:ins>
      <w:ins w:id="371" w:author="alan" w:date="2018-03-17T20:24:20Z">
        <w:r>
          <w:rPr>
            <w:rFonts w:hint="eastAsia" w:ascii="Times New Roman" w:hAnsi="Times New Roman" w:cs="Times New Roman"/>
            <w:szCs w:val="24"/>
            <w:lang w:val="en-US" w:eastAsia="zh-CN"/>
          </w:rPr>
          <w:t>间</w:t>
        </w:r>
      </w:ins>
      <w:r>
        <w:rPr>
          <w:rFonts w:ascii="Times New Roman" w:hAnsi="Times New Roman" w:cs="Times New Roman"/>
          <w:szCs w:val="24"/>
        </w:rPr>
        <w:t>的</w:t>
      </w:r>
      <w:ins w:id="372" w:author="alan" w:date="2018-03-17T21:14:13Z">
        <w:r>
          <w:rPr>
            <w:rFonts w:hint="eastAsia" w:ascii="Times New Roman" w:hAnsi="Times New Roman" w:cs="Times New Roman"/>
            <w:szCs w:val="24"/>
            <w:lang w:val="en-US" w:eastAsia="zh-CN"/>
          </w:rPr>
          <w:t>渔业船舶</w:t>
        </w:r>
      </w:ins>
      <w:r>
        <w:rPr>
          <w:rFonts w:ascii="Times New Roman" w:hAnsi="Times New Roman" w:cs="Times New Roman"/>
          <w:szCs w:val="24"/>
        </w:rPr>
        <w:t>航道</w:t>
      </w:r>
      <w:del w:id="373" w:author="alan" w:date="2018-03-17T20:24:22Z">
        <w:r>
          <w:rPr>
            <w:rFonts w:ascii="Times New Roman" w:hAnsi="Times New Roman" w:cs="Times New Roman"/>
            <w:szCs w:val="24"/>
          </w:rPr>
          <w:delText>信息</w:delText>
        </w:r>
      </w:del>
      <w:r>
        <w:rPr>
          <w:rFonts w:ascii="Times New Roman" w:hAnsi="Times New Roman" w:cs="Times New Roman"/>
          <w:szCs w:val="24"/>
        </w:rPr>
        <w:t>。</w:t>
      </w:r>
      <w:ins w:id="374" w:author="alan" w:date="2018-03-17T20:24:41Z">
        <w:r>
          <w:rPr>
            <w:rFonts w:hint="eastAsia" w:ascii="Times New Roman" w:hAnsi="Times New Roman" w:cs="Times New Roman"/>
            <w:szCs w:val="24"/>
            <w:lang w:val="en-US" w:eastAsia="zh-CN"/>
          </w:rPr>
          <w:t>进而，</w:t>
        </w:r>
      </w:ins>
      <w:r>
        <w:rPr>
          <w:rFonts w:ascii="Times New Roman" w:hAnsi="Times New Roman" w:cs="Times New Roman"/>
          <w:szCs w:val="24"/>
        </w:rPr>
        <w:t>通过比较不同年份相同季度的航道变化，分析</w:t>
      </w:r>
      <w:del w:id="375" w:author="alan" w:date="2018-03-17T20:24:44Z">
        <w:r>
          <w:rPr>
            <w:rFonts w:ascii="Times New Roman" w:hAnsi="Times New Roman" w:cs="Times New Roman"/>
            <w:szCs w:val="24"/>
          </w:rPr>
          <w:delText>了</w:delText>
        </w:r>
      </w:del>
      <w:r>
        <w:rPr>
          <w:rFonts w:ascii="Times New Roman" w:hAnsi="Times New Roman" w:cs="Times New Roman"/>
          <w:szCs w:val="24"/>
        </w:rPr>
        <w:t>渔业资源的时空变化</w:t>
      </w:r>
      <w:del w:id="376" w:author="alan" w:date="2018-03-17T20:24:46Z">
        <w:r>
          <w:rPr>
            <w:rFonts w:ascii="Times New Roman" w:hAnsi="Times New Roman" w:cs="Times New Roman"/>
            <w:szCs w:val="24"/>
          </w:rPr>
          <w:delText>，</w:delText>
        </w:r>
      </w:del>
      <w:r>
        <w:rPr>
          <w:rFonts w:ascii="Times New Roman" w:hAnsi="Times New Roman" w:cs="Times New Roman"/>
          <w:szCs w:val="24"/>
        </w:rPr>
        <w:t>以及渔民的捕捞行为</w:t>
      </w:r>
      <w:ins w:id="377" w:author="alan" w:date="2018-03-17T20:24:51Z">
        <w:r>
          <w:rPr>
            <w:rFonts w:hint="eastAsia" w:ascii="Times New Roman" w:hAnsi="Times New Roman" w:cs="Times New Roman"/>
            <w:szCs w:val="24"/>
            <w:lang w:val="en-US" w:eastAsia="zh-CN"/>
          </w:rPr>
          <w:t>变迁</w:t>
        </w:r>
      </w:ins>
      <w:r>
        <w:rPr>
          <w:rFonts w:ascii="Times New Roman" w:hAnsi="Times New Roman" w:cs="Times New Roman"/>
          <w:szCs w:val="24"/>
        </w:rPr>
        <w:t>。</w:t>
      </w:r>
    </w:p>
    <w:p>
      <w:pPr>
        <w:spacing w:line="360" w:lineRule="auto"/>
        <w:ind w:firstLine="420"/>
        <w:rPr>
          <w:rFonts w:ascii="Times New Roman" w:hAnsi="Times New Roman" w:cs="Times New Roman"/>
          <w:szCs w:val="24"/>
        </w:rPr>
      </w:pPr>
      <w:r>
        <w:rPr>
          <w:rFonts w:ascii="Times New Roman" w:hAnsi="Times New Roman" w:cs="Times New Roman"/>
          <w:szCs w:val="24"/>
        </w:rPr>
        <w:t>为了</w:t>
      </w:r>
      <w:ins w:id="378" w:author="alan" w:date="2018-03-17T20:25:28Z">
        <w:r>
          <w:rPr>
            <w:rFonts w:hint="eastAsia" w:ascii="Times New Roman" w:hAnsi="Times New Roman" w:cs="Times New Roman"/>
            <w:szCs w:val="24"/>
            <w:lang w:val="en-US" w:eastAsia="zh-CN"/>
          </w:rPr>
          <w:t>方便</w:t>
        </w:r>
      </w:ins>
      <w:del w:id="379" w:author="alan" w:date="2018-03-17T20:25:26Z">
        <w:r>
          <w:rPr>
            <w:rFonts w:ascii="Times New Roman" w:hAnsi="Times New Roman" w:cs="Times New Roman"/>
            <w:szCs w:val="24"/>
          </w:rPr>
          <w:delText>便于</w:delText>
        </w:r>
      </w:del>
      <w:r>
        <w:rPr>
          <w:rFonts w:ascii="Times New Roman" w:hAnsi="Times New Roman" w:cs="Times New Roman"/>
          <w:szCs w:val="24"/>
        </w:rPr>
        <w:t>渔业</w:t>
      </w:r>
      <w:ins w:id="380" w:author="alan" w:date="2018-03-17T20:25:31Z">
        <w:r>
          <w:rPr>
            <w:rFonts w:hint="eastAsia" w:ascii="Times New Roman" w:hAnsi="Times New Roman" w:cs="Times New Roman"/>
            <w:szCs w:val="24"/>
            <w:lang w:val="en-US" w:eastAsia="zh-CN"/>
          </w:rPr>
          <w:t>资源</w:t>
        </w:r>
      </w:ins>
      <w:ins w:id="381" w:author="alan" w:date="2018-03-17T20:24:59Z">
        <w:r>
          <w:rPr>
            <w:rFonts w:hint="eastAsia" w:ascii="Times New Roman" w:hAnsi="Times New Roman" w:cs="Times New Roman"/>
            <w:szCs w:val="24"/>
            <w:lang w:val="en-US" w:eastAsia="zh-CN"/>
          </w:rPr>
          <w:t>管理</w:t>
        </w:r>
      </w:ins>
      <w:ins w:id="382" w:author="alan" w:date="2018-03-17T20:25:00Z">
        <w:r>
          <w:rPr>
            <w:rFonts w:hint="eastAsia" w:ascii="Times New Roman" w:hAnsi="Times New Roman" w:cs="Times New Roman"/>
            <w:szCs w:val="24"/>
            <w:lang w:val="en-US" w:eastAsia="zh-CN"/>
          </w:rPr>
          <w:t>人员</w:t>
        </w:r>
      </w:ins>
      <w:ins w:id="383" w:author="alan" w:date="2018-03-17T20:25:42Z">
        <w:r>
          <w:rPr>
            <w:rFonts w:hint="eastAsia" w:ascii="Times New Roman" w:hAnsi="Times New Roman" w:cs="Times New Roman"/>
            <w:szCs w:val="24"/>
            <w:lang w:val="en-US" w:eastAsia="zh-CN"/>
          </w:rPr>
          <w:t>使用</w:t>
        </w:r>
      </w:ins>
      <w:ins w:id="384" w:author="alan" w:date="2018-03-17T20:25:49Z">
        <w:r>
          <w:rPr>
            <w:rFonts w:hint="eastAsia" w:ascii="Times New Roman" w:hAnsi="Times New Roman" w:cs="Times New Roman"/>
            <w:szCs w:val="24"/>
            <w:lang w:val="en-US" w:eastAsia="zh-CN"/>
          </w:rPr>
          <w:t>上述</w:t>
        </w:r>
      </w:ins>
      <w:ins w:id="385" w:author="alan" w:date="2018-03-17T20:25:50Z">
        <w:r>
          <w:rPr>
            <w:rFonts w:hint="eastAsia" w:ascii="Times New Roman" w:hAnsi="Times New Roman" w:cs="Times New Roman"/>
            <w:szCs w:val="24"/>
            <w:lang w:val="en-US" w:eastAsia="zh-CN"/>
          </w:rPr>
          <w:t>两项</w:t>
        </w:r>
      </w:ins>
      <w:ins w:id="386" w:author="alan" w:date="2018-03-17T20:25:52Z">
        <w:r>
          <w:rPr>
            <w:rFonts w:hint="eastAsia" w:ascii="Times New Roman" w:hAnsi="Times New Roman" w:cs="Times New Roman"/>
            <w:szCs w:val="24"/>
            <w:lang w:val="en-US" w:eastAsia="zh-CN"/>
          </w:rPr>
          <w:t>研究结果</w:t>
        </w:r>
      </w:ins>
      <w:del w:id="387" w:author="alan" w:date="2018-03-17T20:25:01Z">
        <w:r>
          <w:rPr>
            <w:rFonts w:ascii="Times New Roman" w:hAnsi="Times New Roman" w:cs="Times New Roman"/>
            <w:szCs w:val="24"/>
          </w:rPr>
          <w:delText>工作人员对</w:delText>
        </w:r>
      </w:del>
      <w:del w:id="388" w:author="alan" w:date="2018-03-17T20:25:02Z">
        <w:r>
          <w:rPr>
            <w:rFonts w:ascii="Times New Roman" w:hAnsi="Times New Roman" w:cs="Times New Roman"/>
            <w:szCs w:val="24"/>
          </w:rPr>
          <w:delText>渔业轨迹进行</w:delText>
        </w:r>
      </w:del>
      <w:del w:id="389" w:author="alan" w:date="2018-03-17T20:25:03Z">
        <w:r>
          <w:rPr>
            <w:rFonts w:ascii="Times New Roman" w:hAnsi="Times New Roman" w:cs="Times New Roman"/>
            <w:szCs w:val="24"/>
          </w:rPr>
          <w:delText>分析</w:delText>
        </w:r>
      </w:del>
      <w:r>
        <w:rPr>
          <w:rFonts w:ascii="Times New Roman" w:hAnsi="Times New Roman" w:cs="Times New Roman"/>
          <w:szCs w:val="24"/>
        </w:rPr>
        <w:t>，本文设计并实现了</w:t>
      </w:r>
      <w:ins w:id="390" w:author="alan" w:date="2018-03-17T20:25:58Z">
        <w:r>
          <w:rPr>
            <w:rFonts w:hint="eastAsia" w:ascii="Times New Roman" w:hAnsi="Times New Roman" w:cs="Times New Roman"/>
            <w:szCs w:val="24"/>
            <w:lang w:val="en-US" w:eastAsia="zh-CN"/>
          </w:rPr>
          <w:t>渔业</w:t>
        </w:r>
      </w:ins>
      <w:r>
        <w:rPr>
          <w:rFonts w:ascii="Times New Roman" w:hAnsi="Times New Roman" w:cs="Times New Roman"/>
          <w:szCs w:val="24"/>
        </w:rPr>
        <w:t>船舶</w:t>
      </w:r>
      <w:ins w:id="391" w:author="alan" w:date="2018-03-17T21:07:46Z">
        <w:r>
          <w:rPr>
            <w:rFonts w:hint="eastAsia" w:ascii="Times New Roman" w:hAnsi="Times New Roman" w:cs="Times New Roman"/>
            <w:szCs w:val="24"/>
            <w:lang w:val="en-US" w:eastAsia="zh-CN"/>
          </w:rPr>
          <w:t>VMS</w:t>
        </w:r>
      </w:ins>
      <w:r>
        <w:rPr>
          <w:rFonts w:ascii="Times New Roman" w:hAnsi="Times New Roman" w:cs="Times New Roman"/>
          <w:szCs w:val="24"/>
        </w:rPr>
        <w:t>轨迹数据分析系统</w:t>
      </w:r>
      <w:ins w:id="392" w:author="alan" w:date="2018-03-17T21:08:01Z">
        <w:r>
          <w:rPr>
            <w:rFonts w:hint="eastAsia" w:ascii="Times New Roman" w:hAnsi="Times New Roman" w:cs="Times New Roman"/>
            <w:szCs w:val="24"/>
            <w:lang w:eastAsia="zh-CN"/>
          </w:rPr>
          <w:t>。</w:t>
        </w:r>
      </w:ins>
      <w:ins w:id="393" w:author="alan" w:date="2018-03-17T21:08:02Z">
        <w:r>
          <w:rPr>
            <w:rFonts w:hint="eastAsia" w:ascii="Times New Roman" w:hAnsi="Times New Roman" w:cs="Times New Roman"/>
            <w:szCs w:val="24"/>
            <w:lang w:val="en-US" w:eastAsia="zh-CN"/>
          </w:rPr>
          <w:t>在</w:t>
        </w:r>
      </w:ins>
      <w:del w:id="394" w:author="alan" w:date="2018-03-17T21:08:00Z">
        <w:r>
          <w:rPr>
            <w:rFonts w:ascii="Times New Roman" w:hAnsi="Times New Roman" w:cs="Times New Roman"/>
            <w:szCs w:val="24"/>
          </w:rPr>
          <w:delText>。</w:delText>
        </w:r>
      </w:del>
      <w:del w:id="395" w:author="alan" w:date="2018-03-17T21:07:59Z">
        <w:r>
          <w:rPr>
            <w:rFonts w:ascii="Times New Roman" w:hAnsi="Times New Roman" w:cs="Times New Roman"/>
            <w:szCs w:val="24"/>
          </w:rPr>
          <w:delText>通过</w:delText>
        </w:r>
      </w:del>
      <w:del w:id="396" w:author="alan" w:date="2018-03-17T21:07:50Z">
        <w:r>
          <w:rPr>
            <w:rFonts w:ascii="Times New Roman" w:hAnsi="Times New Roman" w:cs="Times New Roman"/>
            <w:szCs w:val="24"/>
          </w:rPr>
          <w:delText>将</w:delText>
        </w:r>
      </w:del>
      <w:r>
        <w:rPr>
          <w:rFonts w:ascii="Times New Roman" w:hAnsi="Times New Roman" w:cs="Times New Roman"/>
          <w:szCs w:val="24"/>
        </w:rPr>
        <w:t>导入VMS数据</w:t>
      </w:r>
      <w:ins w:id="397" w:author="alan" w:date="2018-03-17T21:08:17Z">
        <w:r>
          <w:rPr>
            <w:rFonts w:hint="eastAsia" w:ascii="Times New Roman" w:hAnsi="Times New Roman" w:cs="Times New Roman"/>
            <w:szCs w:val="24"/>
            <w:lang w:val="en-US" w:eastAsia="zh-CN"/>
          </w:rPr>
          <w:t>后</w:t>
        </w:r>
      </w:ins>
      <w:r>
        <w:rPr>
          <w:rFonts w:ascii="Times New Roman" w:hAnsi="Times New Roman" w:cs="Times New Roman"/>
          <w:szCs w:val="24"/>
        </w:rPr>
        <w:t>，</w:t>
      </w:r>
      <w:ins w:id="398" w:author="alan" w:date="2018-03-17T21:08:07Z">
        <w:r>
          <w:rPr>
            <w:rFonts w:hint="eastAsia" w:ascii="Times New Roman" w:hAnsi="Times New Roman" w:cs="Times New Roman"/>
            <w:szCs w:val="24"/>
            <w:lang w:val="en-US" w:eastAsia="zh-CN"/>
          </w:rPr>
          <w:t>用户</w:t>
        </w:r>
      </w:ins>
      <w:ins w:id="399" w:author="alan" w:date="2018-03-17T21:08:09Z">
        <w:r>
          <w:rPr>
            <w:rFonts w:hint="eastAsia" w:ascii="Times New Roman" w:hAnsi="Times New Roman" w:cs="Times New Roman"/>
            <w:szCs w:val="24"/>
            <w:lang w:val="en-US" w:eastAsia="zh-CN"/>
          </w:rPr>
          <w:t>可以</w:t>
        </w:r>
      </w:ins>
      <w:ins w:id="400" w:author="alan" w:date="2018-03-17T21:08:10Z">
        <w:r>
          <w:rPr>
            <w:rFonts w:hint="eastAsia" w:ascii="Times New Roman" w:hAnsi="Times New Roman" w:cs="Times New Roman"/>
            <w:szCs w:val="24"/>
            <w:lang w:val="en-US" w:eastAsia="zh-CN"/>
          </w:rPr>
          <w:t>通过</w:t>
        </w:r>
      </w:ins>
      <w:del w:id="401" w:author="alan" w:date="2018-03-17T21:07:56Z">
        <w:r>
          <w:rPr>
            <w:rFonts w:ascii="Times New Roman" w:hAnsi="Times New Roman" w:cs="Times New Roman"/>
            <w:szCs w:val="24"/>
          </w:rPr>
          <w:delText>可以通过</w:delText>
        </w:r>
      </w:del>
      <w:r>
        <w:rPr>
          <w:rFonts w:ascii="Times New Roman" w:hAnsi="Times New Roman" w:cs="Times New Roman"/>
          <w:szCs w:val="24"/>
        </w:rPr>
        <w:t>可视化窗口观察港口分布、</w:t>
      </w:r>
      <w:del w:id="402" w:author="alan" w:date="2018-03-17T21:14:13Z">
        <w:r>
          <w:rPr>
            <w:rFonts w:ascii="Times New Roman" w:hAnsi="Times New Roman" w:cs="Times New Roman"/>
            <w:szCs w:val="24"/>
          </w:rPr>
          <w:delText>渔船</w:delText>
        </w:r>
      </w:del>
      <w:ins w:id="40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轨迹、航次</w:t>
      </w:r>
      <w:del w:id="404" w:author="alan" w:date="2018-03-17T21:08:39Z">
        <w:r>
          <w:rPr>
            <w:rFonts w:ascii="Times New Roman" w:hAnsi="Times New Roman" w:cs="Times New Roman"/>
            <w:szCs w:val="24"/>
          </w:rPr>
          <w:delText>和对应捕捞区、</w:delText>
        </w:r>
      </w:del>
      <w:ins w:id="405" w:author="alan" w:date="2018-03-17T21:08:40Z">
        <w:r>
          <w:rPr>
            <w:rFonts w:hint="eastAsia" w:ascii="Times New Roman" w:hAnsi="Times New Roman" w:cs="Times New Roman"/>
            <w:szCs w:val="24"/>
            <w:lang w:eastAsia="zh-CN"/>
          </w:rPr>
          <w:t>、</w:t>
        </w:r>
      </w:ins>
      <w:r>
        <w:rPr>
          <w:rFonts w:ascii="Times New Roman" w:hAnsi="Times New Roman" w:cs="Times New Roman"/>
          <w:szCs w:val="24"/>
        </w:rPr>
        <w:t>捕捞区</w:t>
      </w:r>
      <w:del w:id="406" w:author="alan" w:date="2018-03-17T21:08:54Z">
        <w:r>
          <w:rPr>
            <w:rFonts w:ascii="Times New Roman" w:hAnsi="Times New Roman" w:cs="Times New Roman"/>
            <w:szCs w:val="24"/>
          </w:rPr>
          <w:delText>统计</w:delText>
        </w:r>
      </w:del>
      <w:r>
        <w:rPr>
          <w:rFonts w:ascii="Times New Roman" w:hAnsi="Times New Roman" w:cs="Times New Roman"/>
          <w:szCs w:val="24"/>
        </w:rPr>
        <w:t>热度图</w:t>
      </w:r>
      <w:ins w:id="407" w:author="alan" w:date="2018-03-17T21:08:43Z">
        <w:r>
          <w:rPr>
            <w:rFonts w:hint="eastAsia" w:ascii="Times New Roman" w:hAnsi="Times New Roman" w:cs="Times New Roman"/>
            <w:szCs w:val="24"/>
            <w:lang w:val="en-US" w:eastAsia="zh-CN"/>
          </w:rPr>
          <w:t>和</w:t>
        </w:r>
      </w:ins>
      <w:ins w:id="408" w:author="alan" w:date="2018-03-17T21:08:49Z">
        <w:r>
          <w:rPr>
            <w:rFonts w:hint="eastAsia" w:ascii="Times New Roman" w:hAnsi="Times New Roman" w:cs="Times New Roman"/>
            <w:szCs w:val="24"/>
            <w:lang w:val="en-US" w:eastAsia="zh-CN"/>
          </w:rPr>
          <w:t>捕捞</w:t>
        </w:r>
      </w:ins>
      <w:ins w:id="409" w:author="alan" w:date="2018-03-17T21:08:50Z">
        <w:r>
          <w:rPr>
            <w:rFonts w:hint="eastAsia" w:ascii="Times New Roman" w:hAnsi="Times New Roman" w:cs="Times New Roman"/>
            <w:szCs w:val="24"/>
            <w:lang w:val="en-US" w:eastAsia="zh-CN"/>
          </w:rPr>
          <w:t>区</w:t>
        </w:r>
      </w:ins>
      <w:ins w:id="410" w:author="alan" w:date="2018-03-17T21:08:57Z">
        <w:r>
          <w:rPr>
            <w:rFonts w:hint="eastAsia" w:ascii="Times New Roman" w:hAnsi="Times New Roman" w:cs="Times New Roman"/>
            <w:szCs w:val="24"/>
            <w:lang w:val="en-US" w:eastAsia="zh-CN"/>
          </w:rPr>
          <w:t>间</w:t>
        </w:r>
      </w:ins>
      <w:ins w:id="411" w:author="alan" w:date="2018-03-17T21:09:00Z">
        <w:r>
          <w:rPr>
            <w:rFonts w:hint="eastAsia" w:ascii="Times New Roman" w:hAnsi="Times New Roman" w:cs="Times New Roman"/>
            <w:szCs w:val="24"/>
            <w:lang w:val="en-US" w:eastAsia="zh-CN"/>
          </w:rPr>
          <w:t>航道图</w:t>
        </w:r>
      </w:ins>
      <w:del w:id="412" w:author="alan" w:date="2018-03-17T21:09:04Z">
        <w:r>
          <w:rPr>
            <w:rFonts w:ascii="Times New Roman" w:hAnsi="Times New Roman" w:cs="Times New Roman"/>
            <w:szCs w:val="24"/>
          </w:rPr>
          <w:delText>。方便渔业从业人员操作使用。</w:delText>
        </w:r>
      </w:del>
      <w:ins w:id="413" w:author="alan" w:date="2018-03-17T21:09:06Z">
        <w:r>
          <w:rPr>
            <w:rFonts w:hint="eastAsia" w:ascii="Times New Roman" w:hAnsi="Times New Roman" w:cs="Times New Roman"/>
            <w:szCs w:val="24"/>
            <w:lang w:eastAsia="zh-CN"/>
          </w:rPr>
          <w:t>。</w:t>
        </w:r>
      </w:ins>
    </w:p>
    <w:p>
      <w:pPr>
        <w:spacing w:line="360" w:lineRule="auto"/>
        <w:ind w:firstLine="420"/>
        <w:rPr>
          <w:rFonts w:ascii="Times New Roman" w:hAnsi="Times New Roman" w:cs="Times New Roman"/>
          <w:szCs w:val="24"/>
        </w:rPr>
      </w:pPr>
      <w:r>
        <w:rPr>
          <w:rFonts w:ascii="Times New Roman" w:hAnsi="Times New Roman" w:cs="Times New Roman"/>
          <w:szCs w:val="24"/>
        </w:rPr>
        <w:t>本文的主要贡献如下：</w:t>
      </w:r>
    </w:p>
    <w:p>
      <w:pPr>
        <w:spacing w:line="360" w:lineRule="auto"/>
        <w:ind w:firstLine="420"/>
        <w:rPr>
          <w:rFonts w:ascii="Times New Roman" w:hAnsi="Times New Roman" w:cs="Times New Roman"/>
          <w:szCs w:val="24"/>
        </w:rPr>
      </w:pPr>
      <w:r>
        <w:rPr>
          <w:rFonts w:ascii="Times New Roman" w:hAnsi="Times New Roman" w:cs="Times New Roman"/>
          <w:szCs w:val="24"/>
        </w:rPr>
        <w:t>（1）</w:t>
      </w:r>
      <w:ins w:id="414" w:author="alan" w:date="2018-03-17T21:09:36Z">
        <w:r>
          <w:rPr>
            <w:rFonts w:hint="eastAsia" w:ascii="Times New Roman" w:hAnsi="Times New Roman" w:cs="Times New Roman"/>
            <w:szCs w:val="24"/>
            <w:lang w:val="en-US" w:eastAsia="zh-CN"/>
          </w:rPr>
          <w:t>提出</w:t>
        </w:r>
      </w:ins>
      <w:r>
        <w:rPr>
          <w:rFonts w:ascii="Times New Roman" w:hAnsi="Times New Roman" w:cs="Times New Roman"/>
          <w:szCs w:val="24"/>
        </w:rPr>
        <w:t>在</w:t>
      </w:r>
      <w:ins w:id="415" w:author="alan" w:date="2018-03-17T21:09:13Z">
        <w:r>
          <w:rPr>
            <w:rFonts w:hint="eastAsia" w:ascii="Times New Roman" w:hAnsi="Times New Roman" w:cs="Times New Roman"/>
            <w:szCs w:val="24"/>
            <w:lang w:val="en-US" w:eastAsia="zh-CN"/>
          </w:rPr>
          <w:t>不</w:t>
        </w:r>
      </w:ins>
      <w:ins w:id="416" w:author="alan" w:date="2018-03-17T21:09:27Z">
        <w:r>
          <w:rPr>
            <w:rFonts w:hint="eastAsia" w:ascii="Times New Roman" w:hAnsi="Times New Roman" w:cs="Times New Roman"/>
            <w:szCs w:val="24"/>
            <w:lang w:val="en-US" w:eastAsia="zh-CN"/>
          </w:rPr>
          <w:t>使用</w:t>
        </w:r>
      </w:ins>
      <w:del w:id="417" w:author="alan" w:date="2018-03-17T21:09:11Z">
        <w:r>
          <w:rPr>
            <w:rFonts w:ascii="Times New Roman" w:hAnsi="Times New Roman" w:cs="Times New Roman"/>
            <w:szCs w:val="24"/>
          </w:rPr>
          <w:delText>缺</w:delText>
        </w:r>
      </w:del>
      <w:del w:id="418" w:author="alan" w:date="2018-03-17T21:09:10Z">
        <w:r>
          <w:rPr>
            <w:rFonts w:ascii="Times New Roman" w:hAnsi="Times New Roman" w:cs="Times New Roman"/>
            <w:szCs w:val="24"/>
          </w:rPr>
          <w:delText>少</w:delText>
        </w:r>
      </w:del>
      <w:r>
        <w:rPr>
          <w:rFonts w:ascii="Times New Roman" w:hAnsi="Times New Roman" w:cs="Times New Roman"/>
          <w:szCs w:val="24"/>
        </w:rPr>
        <w:t>航海日志的</w:t>
      </w:r>
      <w:ins w:id="419" w:author="alan" w:date="2018-03-17T21:13:30Z">
        <w:r>
          <w:rPr>
            <w:rFonts w:hint="eastAsia" w:ascii="Times New Roman" w:hAnsi="Times New Roman" w:cs="Times New Roman"/>
            <w:szCs w:val="24"/>
            <w:lang w:val="en-US" w:eastAsia="zh-CN"/>
          </w:rPr>
          <w:t>限制</w:t>
        </w:r>
      </w:ins>
      <w:del w:id="420" w:author="alan" w:date="2018-03-17T21:13:27Z">
        <w:r>
          <w:rPr>
            <w:rFonts w:ascii="Times New Roman" w:hAnsi="Times New Roman" w:cs="Times New Roman"/>
            <w:szCs w:val="24"/>
          </w:rPr>
          <w:delText>条件</w:delText>
        </w:r>
      </w:del>
      <w:r>
        <w:rPr>
          <w:rFonts w:ascii="Times New Roman" w:hAnsi="Times New Roman" w:cs="Times New Roman"/>
          <w:szCs w:val="24"/>
        </w:rPr>
        <w:t>下</w:t>
      </w:r>
      <w:ins w:id="421" w:author="alan" w:date="2018-03-17T21:09:39Z">
        <w:r>
          <w:rPr>
            <w:rFonts w:hint="eastAsia" w:ascii="Times New Roman" w:hAnsi="Times New Roman" w:cs="Times New Roman"/>
            <w:szCs w:val="24"/>
            <w:lang w:eastAsia="zh-CN"/>
          </w:rPr>
          <w:t>，</w:t>
        </w:r>
      </w:ins>
      <w:ins w:id="422" w:author="alan" w:date="2018-03-17T21:09:47Z">
        <w:r>
          <w:rPr>
            <w:rFonts w:ascii="Times New Roman" w:hAnsi="Times New Roman" w:cs="Times New Roman"/>
            <w:szCs w:val="24"/>
          </w:rPr>
          <w:t>利用数学形态学</w:t>
        </w:r>
      </w:ins>
      <w:r>
        <w:rPr>
          <w:rFonts w:ascii="Times New Roman" w:hAnsi="Times New Roman" w:cs="Times New Roman"/>
          <w:szCs w:val="24"/>
        </w:rPr>
        <w:t>从VMS</w:t>
      </w:r>
      <w:ins w:id="423" w:author="alan" w:date="2018-03-17T21:10:01Z">
        <w:r>
          <w:rPr>
            <w:rFonts w:hint="eastAsia" w:ascii="Times New Roman" w:hAnsi="Times New Roman" w:cs="Times New Roman"/>
            <w:szCs w:val="24"/>
            <w:lang w:val="en-US" w:eastAsia="zh-CN"/>
          </w:rPr>
          <w:t>轨迹</w:t>
        </w:r>
      </w:ins>
      <w:r>
        <w:rPr>
          <w:rFonts w:ascii="Times New Roman" w:hAnsi="Times New Roman" w:cs="Times New Roman"/>
          <w:szCs w:val="24"/>
        </w:rPr>
        <w:t>数据中识别</w:t>
      </w:r>
      <w:del w:id="424" w:author="alan" w:date="2018-03-17T21:10:05Z">
        <w:r>
          <w:rPr>
            <w:rFonts w:ascii="Times New Roman" w:hAnsi="Times New Roman" w:cs="Times New Roman"/>
            <w:szCs w:val="24"/>
          </w:rPr>
          <w:delText>了</w:delText>
        </w:r>
      </w:del>
      <w:del w:id="425" w:author="alan" w:date="2018-03-17T21:10:11Z">
        <w:r>
          <w:rPr>
            <w:rFonts w:ascii="Times New Roman" w:hAnsi="Times New Roman" w:cs="Times New Roman"/>
            <w:szCs w:val="24"/>
          </w:rPr>
          <w:delText>渔船</w:delText>
        </w:r>
      </w:del>
      <w:ins w:id="426" w:author="alan" w:date="2018-03-17T21:10:13Z">
        <w:r>
          <w:rPr>
            <w:rFonts w:hint="eastAsia" w:ascii="Times New Roman" w:hAnsi="Times New Roman" w:cs="Times New Roman"/>
            <w:szCs w:val="24"/>
            <w:lang w:val="en-US" w:eastAsia="zh-CN"/>
          </w:rPr>
          <w:t>渔业</w:t>
        </w:r>
      </w:ins>
      <w:ins w:id="427" w:author="alan" w:date="2018-03-17T21:10:14Z">
        <w:r>
          <w:rPr>
            <w:rFonts w:hint="eastAsia" w:ascii="Times New Roman" w:hAnsi="Times New Roman" w:cs="Times New Roman"/>
            <w:szCs w:val="24"/>
            <w:lang w:val="en-US" w:eastAsia="zh-CN"/>
          </w:rPr>
          <w:t>船舶</w:t>
        </w:r>
      </w:ins>
      <w:r>
        <w:rPr>
          <w:rFonts w:ascii="Times New Roman" w:hAnsi="Times New Roman" w:cs="Times New Roman"/>
          <w:szCs w:val="24"/>
        </w:rPr>
        <w:t>的捕捞行为</w:t>
      </w:r>
      <w:ins w:id="428" w:author="alan" w:date="2018-03-17T21:13:40Z">
        <w:r>
          <w:rPr>
            <w:rFonts w:hint="eastAsia" w:ascii="Times New Roman" w:hAnsi="Times New Roman" w:cs="Times New Roman"/>
            <w:szCs w:val="24"/>
            <w:lang w:val="en-US" w:eastAsia="zh-CN"/>
          </w:rPr>
          <w:t>的</w:t>
        </w:r>
      </w:ins>
      <w:ins w:id="429" w:author="alan" w:date="2018-03-17T21:10:18Z">
        <w:r>
          <w:rPr>
            <w:rFonts w:hint="eastAsia" w:ascii="Times New Roman" w:hAnsi="Times New Roman" w:cs="Times New Roman"/>
            <w:szCs w:val="24"/>
            <w:lang w:val="en-US" w:eastAsia="zh-CN"/>
          </w:rPr>
          <w:t>算法</w:t>
        </w:r>
      </w:ins>
      <w:ins w:id="430" w:author="alan" w:date="2018-03-17T21:10:52Z">
        <w:r>
          <w:rPr>
            <w:rFonts w:hint="eastAsia" w:ascii="Times New Roman" w:hAnsi="Times New Roman" w:cs="Times New Roman"/>
            <w:szCs w:val="24"/>
            <w:lang w:val="en-US" w:eastAsia="zh-CN"/>
          </w:rPr>
          <w:t>，</w:t>
        </w:r>
      </w:ins>
      <w:ins w:id="431" w:author="alan" w:date="2018-03-17T21:11:11Z">
        <w:r>
          <w:rPr>
            <w:rFonts w:hint="eastAsia" w:ascii="Times New Roman" w:hAnsi="Times New Roman" w:cs="Times New Roman"/>
            <w:szCs w:val="24"/>
            <w:lang w:val="en-US" w:eastAsia="zh-CN"/>
          </w:rPr>
          <w:t>在此</w:t>
        </w:r>
      </w:ins>
      <w:ins w:id="432" w:author="alan" w:date="2018-03-17T21:11:13Z">
        <w:r>
          <w:rPr>
            <w:rFonts w:hint="eastAsia" w:ascii="Times New Roman" w:hAnsi="Times New Roman" w:cs="Times New Roman"/>
            <w:szCs w:val="24"/>
            <w:lang w:val="en-US" w:eastAsia="zh-CN"/>
          </w:rPr>
          <w:t>基础上</w:t>
        </w:r>
      </w:ins>
      <w:ins w:id="433" w:author="alan" w:date="2018-03-17T21:11:25Z">
        <w:r>
          <w:rPr>
            <w:rFonts w:hint="eastAsia" w:ascii="Times New Roman" w:hAnsi="Times New Roman" w:cs="Times New Roman"/>
            <w:szCs w:val="24"/>
            <w:lang w:val="en-US" w:eastAsia="zh-CN"/>
          </w:rPr>
          <w:t>统计</w:t>
        </w:r>
      </w:ins>
      <w:ins w:id="434" w:author="alan" w:date="2018-03-17T21:11:14Z">
        <w:r>
          <w:rPr>
            <w:rFonts w:hint="eastAsia" w:ascii="Times New Roman" w:hAnsi="Times New Roman" w:cs="Times New Roman"/>
            <w:szCs w:val="24"/>
            <w:lang w:val="en-US" w:eastAsia="zh-CN"/>
          </w:rPr>
          <w:t>了</w:t>
        </w:r>
      </w:ins>
      <w:ins w:id="435" w:author="alan" w:date="2018-03-17T21:11:17Z">
        <w:r>
          <w:rPr>
            <w:rFonts w:hint="eastAsia" w:ascii="Times New Roman" w:hAnsi="Times New Roman" w:cs="Times New Roman"/>
            <w:szCs w:val="24"/>
            <w:lang w:val="en-US" w:eastAsia="zh-CN"/>
          </w:rPr>
          <w:t>捕捞热点</w:t>
        </w:r>
      </w:ins>
      <w:ins w:id="436" w:author="alan" w:date="2018-03-17T21:11:18Z">
        <w:r>
          <w:rPr>
            <w:rFonts w:hint="eastAsia" w:ascii="Times New Roman" w:hAnsi="Times New Roman" w:cs="Times New Roman"/>
            <w:szCs w:val="24"/>
            <w:lang w:val="en-US" w:eastAsia="zh-CN"/>
          </w:rPr>
          <w:t>区域</w:t>
        </w:r>
      </w:ins>
      <w:del w:id="437" w:author="alan" w:date="2018-03-17T21:09:54Z">
        <w:r>
          <w:rPr>
            <w:rFonts w:ascii="Times New Roman" w:hAnsi="Times New Roman" w:cs="Times New Roman"/>
            <w:szCs w:val="24"/>
          </w:rPr>
          <w:delText>，并提出利用数学形态学这种图像学方法对捕捞轨迹进行识别</w:delText>
        </w:r>
      </w:del>
      <w:r>
        <w:rPr>
          <w:rFonts w:ascii="Times New Roman" w:hAnsi="Times New Roman" w:cs="Times New Roman"/>
          <w:szCs w:val="24"/>
        </w:rPr>
        <w:t>。</w:t>
      </w:r>
    </w:p>
    <w:p>
      <w:pPr>
        <w:spacing w:line="360" w:lineRule="auto"/>
        <w:ind w:firstLine="420"/>
        <w:rPr>
          <w:rFonts w:ascii="Times New Roman" w:hAnsi="Times New Roman" w:cs="Times New Roman"/>
          <w:rPrChange w:id="438" w:author="alan" w:date="2018-03-17T21:46:09Z">
            <w:rPr/>
          </w:rPrChange>
        </w:rPr>
      </w:pPr>
      <w:r>
        <w:rPr>
          <w:rFonts w:ascii="Times New Roman" w:hAnsi="Times New Roman" w:cs="Times New Roman"/>
          <w:szCs w:val="24"/>
        </w:rPr>
        <w:t>（2）提出</w:t>
      </w:r>
      <w:del w:id="439" w:author="alan" w:date="2018-03-17T21:12:54Z">
        <w:r>
          <w:rPr>
            <w:rFonts w:ascii="Times New Roman" w:hAnsi="Times New Roman" w:cs="Times New Roman"/>
            <w:szCs w:val="24"/>
          </w:rPr>
          <w:delText>了</w:delText>
        </w:r>
      </w:del>
      <w:ins w:id="440" w:author="alan" w:date="2018-03-17T21:13:01Z">
        <w:r>
          <w:rPr>
            <w:rFonts w:hint="eastAsia" w:ascii="Times New Roman" w:hAnsi="Times New Roman" w:cs="Times New Roman"/>
            <w:szCs w:val="24"/>
            <w:lang w:val="en-US" w:eastAsia="zh-CN"/>
          </w:rPr>
          <w:t>渔业</w:t>
        </w:r>
      </w:ins>
      <w:ins w:id="441" w:author="alan" w:date="2018-03-17T21:13:03Z">
        <w:r>
          <w:rPr>
            <w:rFonts w:hint="eastAsia" w:ascii="Times New Roman" w:hAnsi="Times New Roman" w:cs="Times New Roman"/>
            <w:szCs w:val="24"/>
            <w:lang w:val="en-US" w:eastAsia="zh-CN"/>
          </w:rPr>
          <w:t>船舶</w:t>
        </w:r>
      </w:ins>
      <w:ins w:id="442" w:author="alan" w:date="2018-03-17T21:13:10Z">
        <w:r>
          <w:rPr>
            <w:rFonts w:hint="eastAsia" w:ascii="Times New Roman" w:hAnsi="Times New Roman" w:cs="Times New Roman"/>
            <w:szCs w:val="24"/>
            <w:lang w:val="en-US" w:eastAsia="zh-CN"/>
          </w:rPr>
          <w:t>热点</w:t>
        </w:r>
      </w:ins>
      <w:ins w:id="443" w:author="alan" w:date="2018-03-17T21:13:11Z">
        <w:r>
          <w:rPr>
            <w:rFonts w:hint="eastAsia" w:ascii="Times New Roman" w:hAnsi="Times New Roman" w:cs="Times New Roman"/>
            <w:szCs w:val="24"/>
            <w:lang w:val="en-US" w:eastAsia="zh-CN"/>
          </w:rPr>
          <w:t>区域</w:t>
        </w:r>
      </w:ins>
      <w:ins w:id="444" w:author="alan" w:date="2018-03-17T21:13:13Z">
        <w:r>
          <w:rPr>
            <w:rFonts w:hint="eastAsia" w:ascii="Times New Roman" w:hAnsi="Times New Roman" w:cs="Times New Roman"/>
            <w:szCs w:val="24"/>
            <w:lang w:val="en-US" w:eastAsia="zh-CN"/>
          </w:rPr>
          <w:t>间的</w:t>
        </w:r>
      </w:ins>
      <w:del w:id="445" w:author="alan" w:date="2018-03-17T21:12:59Z">
        <w:r>
          <w:rPr>
            <w:rFonts w:ascii="Times New Roman" w:hAnsi="Times New Roman" w:cs="Times New Roman"/>
            <w:szCs w:val="24"/>
          </w:rPr>
          <w:delText>渔</w:delText>
        </w:r>
      </w:del>
      <w:del w:id="446" w:author="alan" w:date="2018-03-17T21:12:58Z">
        <w:r>
          <w:rPr>
            <w:rFonts w:ascii="Times New Roman" w:hAnsi="Times New Roman" w:cs="Times New Roman"/>
            <w:szCs w:val="24"/>
          </w:rPr>
          <w:delText>船</w:delText>
        </w:r>
      </w:del>
      <w:r>
        <w:rPr>
          <w:rFonts w:ascii="Times New Roman" w:hAnsi="Times New Roman" w:cs="Times New Roman"/>
          <w:szCs w:val="24"/>
        </w:rPr>
        <w:t>航道识别算法</w:t>
      </w:r>
      <w:ins w:id="447" w:author="alan" w:date="2018-03-17T21:13:21Z">
        <w:r>
          <w:rPr>
            <w:rFonts w:hint="eastAsia" w:ascii="Times New Roman" w:hAnsi="Times New Roman" w:cs="Times New Roman"/>
            <w:szCs w:val="24"/>
            <w:lang w:eastAsia="zh-CN"/>
          </w:rPr>
          <w:t>，</w:t>
        </w:r>
      </w:ins>
      <w:del w:id="448" w:author="alan" w:date="2018-03-17T21:10:37Z">
        <w:r>
          <w:rPr>
            <w:rFonts w:ascii="Times New Roman" w:hAnsi="Times New Roman" w:cs="Times New Roman"/>
            <w:szCs w:val="24"/>
          </w:rPr>
          <w:delText>，在没有明确航道的条件下，</w:delText>
        </w:r>
      </w:del>
      <w:r>
        <w:rPr>
          <w:rFonts w:ascii="Times New Roman" w:hAnsi="Times New Roman" w:cs="Times New Roman"/>
          <w:szCs w:val="24"/>
        </w:rPr>
        <w:t>根据</w:t>
      </w:r>
      <w:ins w:id="449" w:author="alan" w:date="2018-03-17T21:13:47Z">
        <w:r>
          <w:rPr>
            <w:rFonts w:hint="eastAsia" w:ascii="Times New Roman" w:hAnsi="Times New Roman" w:cs="Times New Roman"/>
            <w:szCs w:val="24"/>
            <w:lang w:val="en-US" w:eastAsia="zh-CN"/>
          </w:rPr>
          <w:t>渔业</w:t>
        </w:r>
      </w:ins>
      <w:ins w:id="450" w:author="alan" w:date="2018-03-17T21:14:22Z">
        <w:r>
          <w:rPr>
            <w:rFonts w:hint="eastAsia" w:ascii="Times New Roman" w:hAnsi="Times New Roman" w:cs="Times New Roman"/>
            <w:szCs w:val="24"/>
            <w:lang w:val="en-US" w:eastAsia="zh-CN"/>
          </w:rPr>
          <w:t>船舶</w:t>
        </w:r>
      </w:ins>
      <w:del w:id="451" w:author="alan" w:date="2018-03-17T21:13:46Z">
        <w:r>
          <w:rPr>
            <w:rFonts w:ascii="Times New Roman" w:hAnsi="Times New Roman" w:cs="Times New Roman"/>
            <w:szCs w:val="24"/>
          </w:rPr>
          <w:delText>渔船</w:delText>
        </w:r>
      </w:del>
      <w:r>
        <w:rPr>
          <w:rFonts w:ascii="Times New Roman" w:hAnsi="Times New Roman" w:cs="Times New Roman"/>
          <w:szCs w:val="24"/>
        </w:rPr>
        <w:t>轨迹</w:t>
      </w:r>
      <w:ins w:id="452" w:author="alan" w:date="2018-03-17T21:14:26Z">
        <w:r>
          <w:rPr>
            <w:rFonts w:hint="eastAsia" w:ascii="Times New Roman" w:hAnsi="Times New Roman" w:cs="Times New Roman"/>
            <w:szCs w:val="24"/>
            <w:lang w:val="en-US" w:eastAsia="zh-CN"/>
          </w:rPr>
          <w:t>数据</w:t>
        </w:r>
      </w:ins>
      <w:del w:id="453" w:author="alan" w:date="2018-03-17T21:14:38Z">
        <w:r>
          <w:rPr>
            <w:rFonts w:ascii="Times New Roman" w:hAnsi="Times New Roman" w:cs="Times New Roman"/>
            <w:szCs w:val="24"/>
          </w:rPr>
          <w:delText>抽象出航道信息，</w:delText>
        </w:r>
      </w:del>
      <w:ins w:id="454" w:author="alan" w:date="2018-03-17T21:14:41Z">
        <w:r>
          <w:rPr>
            <w:rFonts w:hint="eastAsia" w:ascii="Times New Roman" w:hAnsi="Times New Roman" w:cs="Times New Roman"/>
            <w:szCs w:val="24"/>
            <w:lang w:val="en-US" w:eastAsia="zh-CN"/>
          </w:rPr>
          <w:t>同时</w:t>
        </w:r>
      </w:ins>
      <w:ins w:id="455" w:author="alan" w:date="2018-03-17T21:14:43Z">
        <w:r>
          <w:rPr>
            <w:rFonts w:hint="eastAsia" w:ascii="Times New Roman" w:hAnsi="Times New Roman" w:cs="Times New Roman"/>
            <w:szCs w:val="24"/>
            <w:lang w:val="en-US" w:eastAsia="zh-CN"/>
          </w:rPr>
          <w:t>确定</w:t>
        </w:r>
      </w:ins>
      <w:ins w:id="456" w:author="alan" w:date="2018-03-17T21:14:46Z">
        <w:r>
          <w:rPr>
            <w:rFonts w:hint="eastAsia" w:ascii="Times New Roman" w:hAnsi="Times New Roman" w:cs="Times New Roman"/>
            <w:szCs w:val="24"/>
            <w:lang w:val="en-US" w:eastAsia="zh-CN"/>
          </w:rPr>
          <w:t>渔业</w:t>
        </w:r>
      </w:ins>
      <w:ins w:id="457" w:author="alan" w:date="2018-03-17T21:14:49Z">
        <w:r>
          <w:rPr>
            <w:rFonts w:hint="eastAsia" w:ascii="Times New Roman" w:hAnsi="Times New Roman" w:cs="Times New Roman"/>
            <w:szCs w:val="24"/>
            <w:lang w:val="en-US" w:eastAsia="zh-CN"/>
          </w:rPr>
          <w:t>热点区域的</w:t>
        </w:r>
      </w:ins>
      <w:ins w:id="458" w:author="alan" w:date="2018-03-17T21:14:50Z">
        <w:r>
          <w:rPr>
            <w:rFonts w:hint="eastAsia" w:ascii="Times New Roman" w:hAnsi="Times New Roman" w:cs="Times New Roman"/>
            <w:szCs w:val="24"/>
            <w:lang w:val="en-US" w:eastAsia="zh-CN"/>
          </w:rPr>
          <w:t>分割</w:t>
        </w:r>
      </w:ins>
      <w:ins w:id="459" w:author="alan" w:date="2018-03-17T21:14:52Z">
        <w:r>
          <w:rPr>
            <w:rFonts w:hint="eastAsia" w:ascii="Times New Roman" w:hAnsi="Times New Roman" w:cs="Times New Roman"/>
            <w:szCs w:val="24"/>
            <w:lang w:val="en-US" w:eastAsia="zh-CN"/>
          </w:rPr>
          <w:t>与</w:t>
        </w:r>
      </w:ins>
      <w:ins w:id="460" w:author="alan" w:date="2018-03-17T21:14:55Z">
        <w:r>
          <w:rPr>
            <w:rFonts w:hint="eastAsia" w:ascii="Times New Roman" w:hAnsi="Times New Roman" w:cs="Times New Roman"/>
            <w:szCs w:val="24"/>
            <w:lang w:val="en-US" w:eastAsia="zh-CN"/>
          </w:rPr>
          <w:t>区域间</w:t>
        </w:r>
      </w:ins>
      <w:ins w:id="461" w:author="alan" w:date="2018-03-17T21:14:56Z">
        <w:r>
          <w:rPr>
            <w:rFonts w:hint="eastAsia" w:ascii="Times New Roman" w:hAnsi="Times New Roman" w:cs="Times New Roman"/>
            <w:szCs w:val="24"/>
            <w:lang w:val="en-US" w:eastAsia="zh-CN"/>
          </w:rPr>
          <w:t>的</w:t>
        </w:r>
      </w:ins>
      <w:ins w:id="462" w:author="alan" w:date="2018-03-17T21:14:58Z">
        <w:r>
          <w:rPr>
            <w:rFonts w:hint="eastAsia" w:ascii="Times New Roman" w:hAnsi="Times New Roman" w:cs="Times New Roman"/>
            <w:szCs w:val="24"/>
            <w:lang w:val="en-US" w:eastAsia="zh-CN"/>
          </w:rPr>
          <w:t>航道，</w:t>
        </w:r>
      </w:ins>
      <w:r>
        <w:rPr>
          <w:rFonts w:ascii="Times New Roman" w:hAnsi="Times New Roman" w:cs="Times New Roman"/>
          <w:szCs w:val="24"/>
        </w:rPr>
        <w:t>为</w:t>
      </w:r>
      <w:del w:id="463" w:author="alan" w:date="2018-03-17T21:14:13Z">
        <w:r>
          <w:rPr>
            <w:rFonts w:ascii="Times New Roman" w:hAnsi="Times New Roman" w:cs="Times New Roman"/>
            <w:szCs w:val="24"/>
          </w:rPr>
          <w:delText>渔船</w:delText>
        </w:r>
      </w:del>
      <w:ins w:id="46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行为和渔业资源时空变化</w:t>
      </w:r>
      <w:del w:id="465" w:author="alan" w:date="2018-03-17T21:15:10Z">
        <w:r>
          <w:rPr>
            <w:rFonts w:ascii="Times New Roman" w:hAnsi="Times New Roman" w:cs="Times New Roman"/>
            <w:szCs w:val="24"/>
          </w:rPr>
          <w:delText>规律</w:delText>
        </w:r>
      </w:del>
      <w:r>
        <w:rPr>
          <w:rFonts w:ascii="Times New Roman" w:hAnsi="Times New Roman" w:cs="Times New Roman"/>
          <w:szCs w:val="24"/>
        </w:rPr>
        <w:t>的分析提供</w:t>
      </w:r>
      <w:del w:id="466" w:author="alan" w:date="2018-03-17T21:15:14Z">
        <w:r>
          <w:rPr>
            <w:rFonts w:ascii="Times New Roman" w:hAnsi="Times New Roman" w:cs="Times New Roman"/>
            <w:szCs w:val="24"/>
          </w:rPr>
          <w:delText>了</w:delText>
        </w:r>
      </w:del>
      <w:r>
        <w:rPr>
          <w:rFonts w:ascii="Times New Roman" w:hAnsi="Times New Roman" w:cs="Times New Roman"/>
          <w:szCs w:val="24"/>
        </w:rPr>
        <w:t>新</w:t>
      </w:r>
      <w:ins w:id="467" w:author="alan" w:date="2018-03-17T21:15:19Z">
        <w:r>
          <w:rPr>
            <w:rFonts w:hint="eastAsia" w:ascii="Times New Roman" w:hAnsi="Times New Roman" w:cs="Times New Roman"/>
            <w:szCs w:val="24"/>
            <w:lang w:val="en-US" w:eastAsia="zh-CN"/>
          </w:rPr>
          <w:t>的</w:t>
        </w:r>
      </w:ins>
      <w:ins w:id="468" w:author="alan" w:date="2018-03-17T21:15:20Z">
        <w:r>
          <w:rPr>
            <w:rFonts w:hint="eastAsia" w:ascii="Times New Roman" w:hAnsi="Times New Roman" w:cs="Times New Roman"/>
            <w:szCs w:val="24"/>
            <w:lang w:val="en-US" w:eastAsia="zh-CN"/>
          </w:rPr>
          <w:t>切入点</w:t>
        </w:r>
      </w:ins>
      <w:del w:id="469" w:author="alan" w:date="2018-03-17T21:15:17Z">
        <w:r>
          <w:rPr>
            <w:rFonts w:ascii="Times New Roman" w:hAnsi="Times New Roman" w:cs="Times New Roman"/>
            <w:szCs w:val="24"/>
          </w:rPr>
          <w:delText>的手</w:delText>
        </w:r>
      </w:del>
      <w:del w:id="470" w:author="alan" w:date="2018-03-17T21:15:16Z">
        <w:r>
          <w:rPr>
            <w:rFonts w:ascii="Times New Roman" w:hAnsi="Times New Roman" w:cs="Times New Roman"/>
            <w:szCs w:val="24"/>
          </w:rPr>
          <w:delText>段</w:delText>
        </w:r>
      </w:del>
      <w:r>
        <w:rPr>
          <w:rFonts w:ascii="Times New Roman" w:hAnsi="Times New Roman" w:cs="Times New Roman"/>
          <w:szCs w:val="24"/>
        </w:rPr>
        <w:t>。</w:t>
      </w:r>
    </w:p>
    <w:p>
      <w:pPr>
        <w:pStyle w:val="3"/>
        <w:keepNext w:val="0"/>
        <w:keepLines w:val="0"/>
        <w:numPr>
          <w:ilvl w:val="1"/>
          <w:numId w:val="1"/>
        </w:numPr>
        <w:spacing w:line="360" w:lineRule="auto"/>
        <w:rPr>
          <w:rFonts w:ascii="Times New Roman" w:hAnsi="Times New Roman" w:cs="Times New Roman"/>
          <w:rPrChange w:id="471" w:author="alan" w:date="2018-03-17T21:46:09Z">
            <w:rPr/>
          </w:rPrChange>
        </w:rPr>
      </w:pPr>
      <w:bookmarkStart w:id="8" w:name="_Toc508612996"/>
      <w:bookmarkStart w:id="9" w:name="_Toc508613069"/>
      <w:r>
        <w:rPr>
          <w:rFonts w:hint="default" w:ascii="Times New Roman" w:hAnsi="Times New Roman" w:cs="Times New Roman"/>
          <w:rPrChange w:id="472" w:author="alan" w:date="2018-03-17T21:46:09Z">
            <w:rPr>
              <w:rFonts w:hint="eastAsia"/>
            </w:rPr>
          </w:rPrChange>
        </w:rPr>
        <w:t>论文组织结构</w:t>
      </w:r>
      <w:bookmarkEnd w:id="8"/>
      <w:bookmarkEnd w:id="9"/>
    </w:p>
    <w:p>
      <w:pPr>
        <w:spacing w:line="360" w:lineRule="auto"/>
        <w:ind w:firstLine="420"/>
        <w:rPr>
          <w:rFonts w:ascii="Times New Roman" w:hAnsi="Times New Roman" w:cs="Times New Roman"/>
          <w:szCs w:val="24"/>
        </w:rPr>
      </w:pPr>
      <w:r>
        <w:rPr>
          <w:rFonts w:ascii="Times New Roman" w:hAnsi="Times New Roman" w:cs="Times New Roman"/>
          <w:szCs w:val="24"/>
        </w:rPr>
        <w:t>本文共分为六个章节，各章内容安排如下：</w:t>
      </w:r>
    </w:p>
    <w:p>
      <w:pPr>
        <w:spacing w:line="360" w:lineRule="auto"/>
        <w:ind w:firstLine="420"/>
        <w:rPr>
          <w:rFonts w:ascii="Times New Roman" w:hAnsi="Times New Roman" w:cs="Times New Roman"/>
          <w:szCs w:val="24"/>
        </w:rPr>
      </w:pPr>
      <w:r>
        <w:rPr>
          <w:rFonts w:ascii="Times New Roman" w:hAnsi="Times New Roman" w:cs="Times New Roman"/>
          <w:szCs w:val="24"/>
        </w:rPr>
        <w:t>第一章</w:t>
      </w:r>
      <w:r>
        <w:rPr>
          <w:rFonts w:ascii="Times New Roman" w:hAnsi="Times New Roman" w:cs="Times New Roman"/>
          <w:szCs w:val="24"/>
        </w:rPr>
        <w:tab/>
      </w:r>
      <w:r>
        <w:rPr>
          <w:rFonts w:ascii="Times New Roman" w:hAnsi="Times New Roman" w:cs="Times New Roman"/>
          <w:szCs w:val="24"/>
        </w:rPr>
        <w:t>引言。介绍</w:t>
      </w:r>
      <w:del w:id="473" w:author="alan" w:date="2018-03-17T21:12:48Z">
        <w:r>
          <w:rPr>
            <w:rFonts w:ascii="Times New Roman" w:hAnsi="Times New Roman" w:cs="Times New Roman"/>
            <w:szCs w:val="24"/>
          </w:rPr>
          <w:delText>了</w:delText>
        </w:r>
      </w:del>
      <w:r>
        <w:rPr>
          <w:rFonts w:ascii="Times New Roman" w:hAnsi="Times New Roman" w:cs="Times New Roman"/>
          <w:szCs w:val="24"/>
        </w:rPr>
        <w:t>船舶轨迹数据的研究背景；概述了基于VMS数据的国内外研究现状</w:t>
      </w:r>
      <w:del w:id="474" w:author="alan" w:date="2018-03-17T21:15:26Z">
        <w:r>
          <w:rPr>
            <w:rFonts w:ascii="Times New Roman" w:hAnsi="Times New Roman" w:cs="Times New Roman"/>
            <w:szCs w:val="24"/>
          </w:rPr>
          <w:delText>,</w:delText>
        </w:r>
      </w:del>
      <w:r>
        <w:rPr>
          <w:rFonts w:ascii="Times New Roman" w:hAnsi="Times New Roman" w:cs="Times New Roman"/>
          <w:szCs w:val="24"/>
        </w:rPr>
        <w:t>以及轨迹数据研究成果；总结了本文的研究内容</w:t>
      </w:r>
      <w:ins w:id="475" w:author="alan" w:date="2018-03-17T21:15:37Z">
        <w:r>
          <w:rPr>
            <w:rFonts w:hint="eastAsia" w:ascii="Times New Roman" w:hAnsi="Times New Roman" w:cs="Times New Roman"/>
            <w:szCs w:val="24"/>
            <w:lang w:val="en-US" w:eastAsia="zh-CN"/>
          </w:rPr>
          <w:t>和</w:t>
        </w:r>
      </w:ins>
      <w:del w:id="476" w:author="alan" w:date="2018-03-17T21:15:35Z">
        <w:r>
          <w:rPr>
            <w:rFonts w:ascii="Times New Roman" w:hAnsi="Times New Roman" w:cs="Times New Roman"/>
            <w:szCs w:val="24"/>
          </w:rPr>
          <w:delText>、</w:delText>
        </w:r>
      </w:del>
      <w:r>
        <w:rPr>
          <w:rFonts w:ascii="Times New Roman" w:hAnsi="Times New Roman" w:cs="Times New Roman"/>
          <w:szCs w:val="24"/>
        </w:rPr>
        <w:t>贡献</w:t>
      </w:r>
      <w:del w:id="477" w:author="alan" w:date="2018-03-17T21:15:33Z">
        <w:r>
          <w:rPr>
            <w:rFonts w:ascii="Times New Roman" w:hAnsi="Times New Roman" w:cs="Times New Roman"/>
            <w:szCs w:val="24"/>
          </w:rPr>
          <w:delText>和难</w:delText>
        </w:r>
      </w:del>
      <w:del w:id="478" w:author="alan" w:date="2018-03-17T21:15:32Z">
        <w:r>
          <w:rPr>
            <w:rFonts w:ascii="Times New Roman" w:hAnsi="Times New Roman" w:cs="Times New Roman"/>
            <w:szCs w:val="24"/>
          </w:rPr>
          <w:delText>点</w:delText>
        </w:r>
      </w:del>
      <w:r>
        <w:rPr>
          <w:rFonts w:ascii="Times New Roman" w:hAnsi="Times New Roman" w:cs="Times New Roman"/>
          <w:szCs w:val="24"/>
        </w:rPr>
        <w:t>。</w:t>
      </w:r>
    </w:p>
    <w:p>
      <w:pPr>
        <w:spacing w:line="360" w:lineRule="auto"/>
        <w:ind w:firstLine="420"/>
        <w:rPr>
          <w:rFonts w:ascii="Times New Roman" w:hAnsi="Times New Roman" w:cs="Times New Roman"/>
          <w:szCs w:val="24"/>
        </w:rPr>
      </w:pPr>
      <w:r>
        <w:rPr>
          <w:rFonts w:ascii="Times New Roman" w:hAnsi="Times New Roman" w:cs="Times New Roman"/>
          <w:szCs w:val="24"/>
        </w:rPr>
        <w:t>第二章</w:t>
      </w:r>
      <w:r>
        <w:rPr>
          <w:rFonts w:ascii="Times New Roman" w:hAnsi="Times New Roman" w:cs="Times New Roman"/>
          <w:szCs w:val="24"/>
        </w:rPr>
        <w:tab/>
      </w:r>
      <w:del w:id="479" w:author="alan" w:date="2018-03-17T21:14:13Z">
        <w:r>
          <w:rPr>
            <w:rFonts w:ascii="Times New Roman" w:hAnsi="Times New Roman" w:cs="Times New Roman"/>
            <w:szCs w:val="24"/>
          </w:rPr>
          <w:delText>渔船</w:delText>
        </w:r>
      </w:del>
      <w:ins w:id="48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捕捞行为识别算法。按照数据处理、港口定位、航次划分、捕捞行为识别的顺序，介绍了算法的各个模块</w:t>
      </w:r>
      <w:ins w:id="481" w:author="alan" w:date="2018-03-17T21:15:45Z">
        <w:r>
          <w:rPr>
            <w:rFonts w:hint="eastAsia" w:ascii="Times New Roman" w:hAnsi="Times New Roman" w:cs="Times New Roman"/>
            <w:szCs w:val="24"/>
            <w:lang w:eastAsia="zh-CN"/>
          </w:rPr>
          <w:t>，</w:t>
        </w:r>
      </w:ins>
      <w:ins w:id="482" w:author="alan" w:date="2018-03-17T21:15:47Z">
        <w:r>
          <w:rPr>
            <w:rFonts w:hint="eastAsia" w:ascii="Times New Roman" w:hAnsi="Times New Roman" w:cs="Times New Roman"/>
            <w:szCs w:val="24"/>
            <w:lang w:val="en-US" w:eastAsia="zh-CN"/>
          </w:rPr>
          <w:t>并</w:t>
        </w:r>
      </w:ins>
      <w:del w:id="483" w:author="alan" w:date="2018-03-17T21:15:48Z">
        <w:r>
          <w:rPr>
            <w:rFonts w:ascii="Times New Roman" w:hAnsi="Times New Roman" w:cs="Times New Roman"/>
            <w:szCs w:val="24"/>
          </w:rPr>
          <w:delText>。最</w:delText>
        </w:r>
      </w:del>
      <w:del w:id="484" w:author="alan" w:date="2018-03-17T21:15:49Z">
        <w:r>
          <w:rPr>
            <w:rFonts w:ascii="Times New Roman" w:hAnsi="Times New Roman" w:cs="Times New Roman"/>
            <w:szCs w:val="24"/>
          </w:rPr>
          <w:delText>后</w:delText>
        </w:r>
      </w:del>
      <w:del w:id="485" w:author="alan" w:date="2018-03-17T21:15:50Z">
        <w:r>
          <w:rPr>
            <w:rFonts w:ascii="Times New Roman" w:hAnsi="Times New Roman" w:cs="Times New Roman"/>
            <w:szCs w:val="24"/>
          </w:rPr>
          <w:delText>对算法</w:delText>
        </w:r>
      </w:del>
      <w:r>
        <w:rPr>
          <w:rFonts w:ascii="Times New Roman" w:hAnsi="Times New Roman" w:cs="Times New Roman"/>
          <w:szCs w:val="24"/>
        </w:rPr>
        <w:t>进行了评估和分析。</w:t>
      </w:r>
    </w:p>
    <w:p>
      <w:pPr>
        <w:spacing w:line="360" w:lineRule="auto"/>
        <w:ind w:firstLine="420"/>
        <w:rPr>
          <w:rFonts w:ascii="Times New Roman" w:hAnsi="Times New Roman" w:cs="Times New Roman"/>
          <w:szCs w:val="24"/>
        </w:rPr>
      </w:pPr>
      <w:r>
        <w:rPr>
          <w:rFonts w:ascii="Times New Roman" w:hAnsi="Times New Roman" w:cs="Times New Roman"/>
          <w:szCs w:val="24"/>
        </w:rPr>
        <w:t>第三章</w:t>
      </w:r>
      <w:r>
        <w:rPr>
          <w:rFonts w:ascii="Times New Roman" w:hAnsi="Times New Roman" w:cs="Times New Roman"/>
          <w:szCs w:val="24"/>
        </w:rPr>
        <w:tab/>
      </w:r>
      <w:del w:id="486" w:author="alan" w:date="2018-03-17T21:14:13Z">
        <w:r>
          <w:rPr>
            <w:rFonts w:ascii="Times New Roman" w:hAnsi="Times New Roman" w:cs="Times New Roman"/>
            <w:szCs w:val="24"/>
          </w:rPr>
          <w:delText>渔船</w:delText>
        </w:r>
      </w:del>
      <w:ins w:id="48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w:t>
      </w:r>
      <w:ins w:id="488" w:author="alan" w:date="2018-03-17T21:16:16Z">
        <w:r>
          <w:rPr>
            <w:rFonts w:hint="eastAsia" w:ascii="Times New Roman" w:hAnsi="Times New Roman" w:cs="Times New Roman"/>
            <w:szCs w:val="24"/>
            <w:lang w:eastAsia="zh-CN"/>
          </w:rPr>
          <w:t>。</w:t>
        </w:r>
      </w:ins>
      <w:del w:id="489" w:author="alan" w:date="2018-03-17T21:16:18Z">
        <w:r>
          <w:rPr>
            <w:rFonts w:ascii="Times New Roman" w:hAnsi="Times New Roman" w:cs="Times New Roman"/>
            <w:szCs w:val="24"/>
          </w:rPr>
          <w:delText>。详细介绍</w:delText>
        </w:r>
      </w:del>
      <w:del w:id="490" w:author="alan" w:date="2018-03-17T21:16:18Z">
        <w:r>
          <w:rPr>
            <w:rFonts w:ascii="Times New Roman" w:hAnsi="Times New Roman" w:cs="Times New Roman"/>
            <w:szCs w:val="24"/>
            <w:lang w:val="en-US"/>
          </w:rPr>
          <w:delText>了投票和迭代过程</w:delText>
        </w:r>
      </w:del>
      <w:ins w:id="491" w:author="alan" w:date="2018-03-17T21:16:22Z">
        <w:r>
          <w:rPr>
            <w:rFonts w:hint="eastAsia" w:ascii="Times New Roman" w:hAnsi="Times New Roman" w:cs="Times New Roman"/>
            <w:szCs w:val="24"/>
            <w:lang w:val="en-US" w:eastAsia="zh-CN"/>
          </w:rPr>
          <w:t>介绍了</w:t>
        </w:r>
      </w:ins>
      <w:ins w:id="492" w:author="alan" w:date="2018-03-17T21:16:24Z">
        <w:r>
          <w:rPr>
            <w:rFonts w:hint="eastAsia" w:ascii="Times New Roman" w:hAnsi="Times New Roman" w:cs="Times New Roman"/>
            <w:szCs w:val="24"/>
            <w:lang w:val="en-US" w:eastAsia="zh-CN"/>
          </w:rPr>
          <w:t>算法</w:t>
        </w:r>
      </w:ins>
      <w:ins w:id="493" w:author="alan" w:date="2018-03-17T21:16:25Z">
        <w:r>
          <w:rPr>
            <w:rFonts w:hint="eastAsia" w:ascii="Times New Roman" w:hAnsi="Times New Roman" w:cs="Times New Roman"/>
            <w:szCs w:val="24"/>
            <w:lang w:val="en-US" w:eastAsia="zh-CN"/>
          </w:rPr>
          <w:t>内容</w:t>
        </w:r>
      </w:ins>
      <w:ins w:id="494" w:author="alan" w:date="2018-03-17T21:15:58Z">
        <w:r>
          <w:rPr>
            <w:rFonts w:hint="eastAsia" w:ascii="Times New Roman" w:hAnsi="Times New Roman" w:cs="Times New Roman"/>
            <w:szCs w:val="24"/>
            <w:lang w:eastAsia="zh-CN"/>
          </w:rPr>
          <w:t>，</w:t>
        </w:r>
      </w:ins>
      <w:del w:id="495" w:author="alan" w:date="2018-03-17T21:15:58Z">
        <w:r>
          <w:rPr>
            <w:rFonts w:ascii="Times New Roman" w:hAnsi="Times New Roman" w:cs="Times New Roman"/>
            <w:szCs w:val="24"/>
          </w:rPr>
          <w:delText>。</w:delText>
        </w:r>
      </w:del>
      <w:r>
        <w:rPr>
          <w:rFonts w:ascii="Times New Roman" w:hAnsi="Times New Roman" w:cs="Times New Roman"/>
          <w:szCs w:val="24"/>
        </w:rPr>
        <w:t>并根据航道变化对渔民的捕捞行为和渔业资源的时空变化进行了分析。</w:t>
      </w:r>
    </w:p>
    <w:p>
      <w:pPr>
        <w:spacing w:line="360" w:lineRule="auto"/>
        <w:ind w:firstLine="420"/>
        <w:rPr>
          <w:rFonts w:ascii="Times New Roman" w:hAnsi="Times New Roman" w:cs="Times New Roman"/>
          <w:szCs w:val="24"/>
        </w:rPr>
      </w:pPr>
      <w:r>
        <w:rPr>
          <w:rFonts w:ascii="Times New Roman" w:hAnsi="Times New Roman" w:cs="Times New Roman"/>
          <w:szCs w:val="24"/>
        </w:rPr>
        <w:t>第四章</w:t>
      </w:r>
      <w:r>
        <w:rPr>
          <w:rFonts w:ascii="Times New Roman" w:hAnsi="Times New Roman" w:cs="Times New Roman"/>
          <w:szCs w:val="24"/>
        </w:rPr>
        <w:tab/>
      </w:r>
      <w:r>
        <w:rPr>
          <w:rFonts w:ascii="Times New Roman" w:hAnsi="Times New Roman" w:cs="Times New Roman"/>
          <w:szCs w:val="24"/>
        </w:rPr>
        <w:t>船舶轨迹数据分析系统。按照系统设计的三个层次——数据管理层、业务层、展示层的顺序，介绍了船舶轨迹数据分析系统</w:t>
      </w:r>
      <w:del w:id="496" w:author="alan" w:date="2018-03-17T21:16:43Z">
        <w:r>
          <w:rPr>
            <w:rFonts w:ascii="Times New Roman" w:hAnsi="Times New Roman" w:cs="Times New Roman"/>
            <w:szCs w:val="24"/>
          </w:rPr>
          <w:delText>。</w:delText>
        </w:r>
      </w:del>
      <w:ins w:id="497" w:author="alan" w:date="2018-03-17T21:16:43Z">
        <w:r>
          <w:rPr>
            <w:rFonts w:hint="eastAsia" w:ascii="Times New Roman" w:hAnsi="Times New Roman" w:cs="Times New Roman"/>
            <w:szCs w:val="24"/>
            <w:lang w:eastAsia="zh-CN"/>
          </w:rPr>
          <w:t>，</w:t>
        </w:r>
      </w:ins>
      <w:r>
        <w:rPr>
          <w:rFonts w:ascii="Times New Roman" w:hAnsi="Times New Roman" w:cs="Times New Roman"/>
          <w:szCs w:val="24"/>
        </w:rPr>
        <w:t>着重介绍了</w:t>
      </w:r>
      <w:del w:id="498" w:author="alan" w:date="2018-03-17T21:16:47Z">
        <w:r>
          <w:rPr>
            <w:rFonts w:ascii="Times New Roman" w:hAnsi="Times New Roman" w:cs="Times New Roman"/>
            <w:szCs w:val="24"/>
          </w:rPr>
          <w:delText>其中</w:delText>
        </w:r>
      </w:del>
      <w:r>
        <w:rPr>
          <w:rFonts w:ascii="Times New Roman" w:hAnsi="Times New Roman" w:cs="Times New Roman"/>
          <w:szCs w:val="24"/>
        </w:rPr>
        <w:t>对</w:t>
      </w:r>
      <w:del w:id="499" w:author="alan" w:date="2018-03-17T21:14:13Z">
        <w:r>
          <w:rPr>
            <w:rFonts w:ascii="Times New Roman" w:hAnsi="Times New Roman" w:cs="Times New Roman"/>
            <w:szCs w:val="24"/>
          </w:rPr>
          <w:delText>渔船</w:delText>
        </w:r>
      </w:del>
      <w:ins w:id="50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行为识别系统的</w:t>
      </w:r>
      <w:ins w:id="501" w:author="alan" w:date="2018-03-17T21:16:58Z">
        <w:r>
          <w:rPr>
            <w:rFonts w:hint="eastAsia" w:ascii="Times New Roman" w:hAnsi="Times New Roman" w:cs="Times New Roman"/>
            <w:szCs w:val="24"/>
            <w:lang w:val="en-US" w:eastAsia="zh-CN"/>
          </w:rPr>
          <w:t>实现</w:t>
        </w:r>
      </w:ins>
      <w:ins w:id="502" w:author="alan" w:date="2018-03-17T21:17:06Z">
        <w:r>
          <w:rPr>
            <w:rFonts w:hint="eastAsia" w:ascii="Times New Roman" w:hAnsi="Times New Roman" w:cs="Times New Roman"/>
            <w:szCs w:val="24"/>
            <w:lang w:val="en-US" w:eastAsia="zh-CN"/>
          </w:rPr>
          <w:t>细节</w:t>
        </w:r>
      </w:ins>
      <w:ins w:id="503" w:author="alan" w:date="2018-03-17T21:17:07Z">
        <w:r>
          <w:rPr>
            <w:rFonts w:hint="eastAsia" w:ascii="Times New Roman" w:hAnsi="Times New Roman" w:cs="Times New Roman"/>
            <w:szCs w:val="24"/>
            <w:lang w:val="en-US" w:eastAsia="zh-CN"/>
          </w:rPr>
          <w:t>问题。</w:t>
        </w:r>
      </w:ins>
      <w:del w:id="504" w:author="alan" w:date="2018-03-17T21:17:09Z">
        <w:r>
          <w:rPr>
            <w:rFonts w:ascii="Times New Roman" w:hAnsi="Times New Roman" w:cs="Times New Roman"/>
            <w:szCs w:val="24"/>
          </w:rPr>
          <w:delText>改进。</w:delText>
        </w:r>
      </w:del>
    </w:p>
    <w:p>
      <w:pPr>
        <w:spacing w:line="360" w:lineRule="auto"/>
        <w:ind w:firstLine="420"/>
        <w:rPr>
          <w:rFonts w:ascii="Times New Roman" w:hAnsi="Times New Roman" w:cs="Times New Roman"/>
          <w:szCs w:val="24"/>
          <w:rPrChange w:id="505" w:author="alan" w:date="2018-03-17T21:46:09Z">
            <w:rPr>
              <w:rFonts w:asciiTheme="minorEastAsia" w:hAnsiTheme="minorEastAsia"/>
              <w:szCs w:val="24"/>
            </w:rPr>
          </w:rPrChange>
        </w:rPr>
      </w:pPr>
      <w:r>
        <w:rPr>
          <w:rFonts w:ascii="Times New Roman" w:hAnsi="Times New Roman" w:cs="Times New Roman"/>
          <w:szCs w:val="24"/>
        </w:rPr>
        <w:t>第五章</w:t>
      </w:r>
      <w:r>
        <w:rPr>
          <w:rFonts w:ascii="Times New Roman" w:hAnsi="Times New Roman" w:cs="Times New Roman"/>
          <w:szCs w:val="24"/>
        </w:rPr>
        <w:tab/>
      </w:r>
      <w:r>
        <w:rPr>
          <w:rFonts w:ascii="Times New Roman" w:hAnsi="Times New Roman" w:cs="Times New Roman"/>
          <w:szCs w:val="24"/>
        </w:rPr>
        <w:t>总结与展望。对全文内容进行了总结，分析了未来的研究方向。</w:t>
      </w:r>
      <w:r>
        <w:rPr>
          <w:rFonts w:ascii="Times New Roman" w:hAnsi="Times New Roman" w:cs="Times New Roman"/>
          <w:szCs w:val="24"/>
          <w:rPrChange w:id="506" w:author="alan" w:date="2018-03-17T21:46:09Z">
            <w:rPr>
              <w:rFonts w:asciiTheme="minorEastAsia" w:hAnsiTheme="minorEastAsia"/>
              <w:szCs w:val="24"/>
            </w:rPr>
          </w:rPrChange>
        </w:rPr>
        <w:br w:type="page"/>
      </w:r>
    </w:p>
    <w:p>
      <w:pPr>
        <w:pStyle w:val="2"/>
        <w:keepNext w:val="0"/>
        <w:keepLines w:val="0"/>
        <w:numPr>
          <w:ilvl w:val="0"/>
          <w:numId w:val="1"/>
        </w:numPr>
        <w:spacing w:line="360" w:lineRule="auto"/>
        <w:rPr>
          <w:rFonts w:ascii="Times New Roman" w:hAnsi="Times New Roman" w:cs="Times New Roman"/>
          <w:rPrChange w:id="507" w:author="alan" w:date="2018-03-17T21:46:09Z">
            <w:rPr/>
          </w:rPrChange>
        </w:rPr>
      </w:pPr>
      <w:del w:id="508" w:author="alan" w:date="2018-03-17T21:14:13Z">
        <w:bookmarkStart w:id="10" w:name="_Toc508613070"/>
        <w:bookmarkStart w:id="11" w:name="_Toc508612997"/>
        <w:r>
          <w:rPr>
            <w:rFonts w:hint="default" w:ascii="Times New Roman" w:hAnsi="Times New Roman" w:cs="Times New Roman"/>
            <w:rPrChange w:id="509" w:author="alan" w:date="2018-03-17T21:46:09Z">
              <w:rPr>
                <w:rFonts w:hint="eastAsia"/>
              </w:rPr>
            </w:rPrChange>
          </w:rPr>
          <w:delText>渔船</w:delText>
        </w:r>
      </w:del>
      <w:ins w:id="510" w:author="alan" w:date="2018-03-17T21:14:13Z">
        <w:r>
          <w:rPr>
            <w:rFonts w:hint="default" w:ascii="Times New Roman" w:hAnsi="Times New Roman" w:cs="Times New Roman"/>
            <w:lang w:eastAsia="zh-CN"/>
            <w:rPrChange w:id="511" w:author="alan" w:date="2018-03-17T21:46:09Z">
              <w:rPr>
                <w:rFonts w:hint="eastAsia"/>
                <w:lang w:eastAsia="zh-CN"/>
              </w:rPr>
            </w:rPrChange>
          </w:rPr>
          <w:t>渔业船舶</w:t>
        </w:r>
      </w:ins>
      <w:r>
        <w:rPr>
          <w:rFonts w:hint="default" w:ascii="Times New Roman" w:hAnsi="Times New Roman" w:cs="Times New Roman"/>
          <w:rPrChange w:id="512" w:author="alan" w:date="2018-03-17T21:46:09Z">
            <w:rPr>
              <w:rFonts w:hint="eastAsia"/>
            </w:rPr>
          </w:rPrChange>
        </w:rPr>
        <w:t>捕捞行为识别算法</w:t>
      </w:r>
      <w:bookmarkEnd w:id="10"/>
      <w:bookmarkEnd w:id="11"/>
    </w:p>
    <w:p>
      <w:pPr>
        <w:spacing w:line="360" w:lineRule="auto"/>
        <w:ind w:firstLine="420"/>
        <w:rPr>
          <w:rFonts w:ascii="Times New Roman" w:hAnsi="Times New Roman" w:cs="Times New Roman"/>
          <w:szCs w:val="24"/>
          <w:highlight w:val="yellow"/>
        </w:rPr>
      </w:pPr>
      <w:r>
        <w:rPr>
          <w:rFonts w:ascii="Times New Roman" w:hAnsi="Times New Roman" w:cs="Times New Roman"/>
          <w:szCs w:val="24"/>
        </w:rPr>
        <w:t>船舶监控系统（Vessel Monitoring System，VMS）最早是船舶通过无线广播来发送自己的位置数据给附近海域的其他船舶，起到避免船舶碰撞的目的。VMS数据主要包括当前时间、船舶的当前位置、速度、航向等信息。在渔业船舶配备了卫星终端后，渔业管理部门可以接收相关海域的VMS数据。于是，通过VMS数据，渔业管理部门可以获得渔业船舶活动的完整轨迹。但是，VMS数据本身不能区分渔业船舶的行为是停靠、航行还是捕捞，而渔业资源管理研究通常更注重渔业船舶轨迹中的捕捞行为发生的部分。因此，根据渔业船舶的VMS轨迹数据，区分其中的捕捞、航行和停靠部分是基于渔业船舶VMS数据的渔业资源管理研究首先要解决的问题。</w:t>
      </w:r>
    </w:p>
    <w:p>
      <w:pPr>
        <w:spacing w:line="360" w:lineRule="auto"/>
        <w:ind w:firstLine="420"/>
        <w:rPr>
          <w:rFonts w:ascii="Times New Roman" w:hAnsi="Times New Roman" w:cs="Times New Roman"/>
          <w:szCs w:val="24"/>
        </w:rPr>
      </w:pPr>
      <w:r>
        <w:rPr>
          <w:rFonts w:ascii="Times New Roman" w:hAnsi="Times New Roman" w:cs="Times New Roman"/>
          <w:szCs w:val="24"/>
        </w:rPr>
        <w:t>虽然渔业船舶的航海日志部分记录了船舶航行、捕捞和停泊的主要情况，但是目前仍没有航海日志规范记录标准和数字化管理手段，因此不借助或不完全借助航海日志，基于VMS数据的渔业船舶行为分类是目前VMS数据分析的关键问题。</w:t>
      </w:r>
    </w:p>
    <w:p>
      <w:pPr>
        <w:spacing w:line="360" w:lineRule="auto"/>
        <w:ind w:firstLine="420"/>
        <w:rPr>
          <w:rFonts w:ascii="Times New Roman" w:hAnsi="Times New Roman" w:cs="Times New Roman"/>
          <w:szCs w:val="24"/>
        </w:rPr>
      </w:pPr>
      <w:r>
        <w:rPr>
          <w:rFonts w:ascii="Times New Roman" w:hAnsi="Times New Roman" w:cs="Times New Roman"/>
          <w:szCs w:val="24"/>
        </w:rPr>
        <w:t>针对基于VMS数据的</w:t>
      </w:r>
      <w:del w:id="513" w:author="alan" w:date="2018-03-17T21:14:13Z">
        <w:r>
          <w:rPr>
            <w:rFonts w:ascii="Times New Roman" w:hAnsi="Times New Roman" w:cs="Times New Roman"/>
            <w:szCs w:val="24"/>
          </w:rPr>
          <w:delText>渔船</w:delText>
        </w:r>
      </w:del>
      <w:ins w:id="51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行为分类问题，研究者们已经开展了研究工作。相关研究可归纳为两类：基于统计的方法和基于模型的方法。前者是利用</w:t>
      </w:r>
      <w:del w:id="515" w:author="alan" w:date="2018-03-17T21:14:13Z">
        <w:r>
          <w:rPr>
            <w:rFonts w:ascii="Times New Roman" w:hAnsi="Times New Roman" w:cs="Times New Roman"/>
            <w:szCs w:val="24"/>
          </w:rPr>
          <w:delText>渔船</w:delText>
        </w:r>
      </w:del>
      <w:ins w:id="51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航行过程中总结的统计经验来区分不同行为，比如</w:t>
      </w:r>
      <w:del w:id="517" w:author="alan" w:date="2018-03-17T21:14:13Z">
        <w:r>
          <w:rPr>
            <w:rFonts w:ascii="Times New Roman" w:hAnsi="Times New Roman" w:cs="Times New Roman"/>
            <w:szCs w:val="24"/>
          </w:rPr>
          <w:delText>渔船</w:delText>
        </w:r>
      </w:del>
      <w:ins w:id="51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在进行捕捞时速度会下降，并且通过折返运动拖曳渔网进行捕捞作业。Witt等</w:t>
      </w:r>
      <w:r>
        <w:rPr>
          <w:rFonts w:ascii="Times New Roman" w:hAnsi="Times New Roman" w:cs="Times New Roman"/>
          <w:szCs w:val="24"/>
          <w:vertAlign w:val="superscript"/>
        </w:rPr>
        <w:t>[3]</w:t>
      </w:r>
      <w:r>
        <w:rPr>
          <w:rFonts w:ascii="Times New Roman" w:hAnsi="Times New Roman" w:cs="Times New Roman"/>
        </w:rPr>
        <w:t>以</w:t>
      </w:r>
      <w:r>
        <w:rPr>
          <w:rFonts w:ascii="Times New Roman" w:hAnsi="Times New Roman" w:cs="Times New Roman"/>
          <w:szCs w:val="24"/>
        </w:rPr>
        <w:t>英国附近海域约400艘不同类型的</w:t>
      </w:r>
      <w:del w:id="519" w:author="alan" w:date="2018-03-17T21:14:13Z">
        <w:r>
          <w:rPr>
            <w:rFonts w:ascii="Times New Roman" w:hAnsi="Times New Roman" w:cs="Times New Roman"/>
            <w:szCs w:val="24"/>
          </w:rPr>
          <w:delText>渔船</w:delText>
        </w:r>
      </w:del>
      <w:ins w:id="52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为统计对象，所使用的VMS数据包含自2000年1月1日至2004年12月31日共5,788,188条记录，确定了速度区间[3,10]km/h为捕捞行为行为区间。Fork等</w:t>
      </w:r>
      <w:r>
        <w:rPr>
          <w:rFonts w:ascii="Times New Roman" w:hAnsi="Times New Roman" w:cs="Times New Roman"/>
          <w:szCs w:val="24"/>
          <w:vertAlign w:val="superscript"/>
        </w:rPr>
        <w:t>[</w:t>
      </w:r>
      <w:r>
        <w:rPr>
          <w:rStyle w:val="19"/>
          <w:rFonts w:ascii="Times New Roman" w:hAnsi="Times New Roman" w:cs="Times New Roman"/>
          <w:szCs w:val="24"/>
        </w:rPr>
        <w:endnoteReference w:id="31"/>
      </w:r>
      <w:r>
        <w:rPr>
          <w:rFonts w:ascii="Times New Roman" w:hAnsi="Times New Roman" w:cs="Times New Roman"/>
          <w:szCs w:val="24"/>
          <w:vertAlign w:val="superscript"/>
        </w:rPr>
        <w:t>]</w:t>
      </w:r>
      <w:r>
        <w:rPr>
          <w:rFonts w:ascii="Times New Roman" w:hAnsi="Times New Roman" w:cs="Times New Roman"/>
          <w:szCs w:val="24"/>
        </w:rPr>
        <w:t>为不同类型的</w:t>
      </w:r>
      <w:del w:id="521" w:author="alan" w:date="2018-03-17T21:14:13Z">
        <w:r>
          <w:rPr>
            <w:rFonts w:ascii="Times New Roman" w:hAnsi="Times New Roman" w:cs="Times New Roman"/>
            <w:szCs w:val="24"/>
          </w:rPr>
          <w:delText>渔船</w:delText>
        </w:r>
      </w:del>
      <w:ins w:id="52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确定不同的速度阈值来确定捕捞行为：拖网</w:t>
      </w:r>
      <w:del w:id="523" w:author="alan" w:date="2018-03-17T21:14:13Z">
        <w:r>
          <w:rPr>
            <w:rFonts w:ascii="Times New Roman" w:hAnsi="Times New Roman" w:cs="Times New Roman"/>
            <w:szCs w:val="24"/>
          </w:rPr>
          <w:delText>渔船</w:delText>
        </w:r>
      </w:del>
      <w:ins w:id="52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&lt; 8kn，刺网</w:t>
      </w:r>
      <w:del w:id="525" w:author="alan" w:date="2018-03-17T21:14:13Z">
        <w:r>
          <w:rPr>
            <w:rFonts w:ascii="Times New Roman" w:hAnsi="Times New Roman" w:cs="Times New Roman"/>
            <w:szCs w:val="24"/>
          </w:rPr>
          <w:delText>渔船</w:delText>
        </w:r>
      </w:del>
      <w:ins w:id="52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&lt; 5kn。这类方法的处理速度快，但分类准确率不高，且不具备海域及</w:t>
      </w:r>
      <w:del w:id="527" w:author="alan" w:date="2018-03-17T21:14:13Z">
        <w:r>
          <w:rPr>
            <w:rFonts w:ascii="Times New Roman" w:hAnsi="Times New Roman" w:cs="Times New Roman"/>
            <w:szCs w:val="24"/>
          </w:rPr>
          <w:delText>渔船</w:delText>
        </w:r>
      </w:del>
      <w:ins w:id="52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类别的通用性。</w:t>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基于模型的方法使用分类模型完成基于VMS轨迹的训练及分类，从而确定</w:t>
      </w:r>
      <w:del w:id="529" w:author="alan" w:date="2018-03-17T21:14:13Z">
        <w:r>
          <w:rPr>
            <w:rFonts w:ascii="Times New Roman" w:hAnsi="Times New Roman" w:cs="Times New Roman"/>
            <w:szCs w:val="24"/>
          </w:rPr>
          <w:delText>渔船</w:delText>
        </w:r>
      </w:del>
      <w:ins w:id="53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的捕捞行为。Walker等</w:t>
      </w:r>
      <w:r>
        <w:rPr>
          <w:rFonts w:ascii="Times New Roman" w:hAnsi="Times New Roman" w:cs="Times New Roman"/>
          <w:szCs w:val="24"/>
          <w:vertAlign w:val="superscript"/>
        </w:rPr>
        <w:t>[</w:t>
      </w:r>
      <w:r>
        <w:rPr>
          <w:rStyle w:val="19"/>
          <w:rFonts w:ascii="Times New Roman" w:hAnsi="Times New Roman" w:cs="Times New Roman"/>
          <w:szCs w:val="24"/>
        </w:rPr>
        <w:endnoteReference w:id="32"/>
      </w:r>
      <w:r>
        <w:rPr>
          <w:rFonts w:ascii="Times New Roman" w:hAnsi="Times New Roman" w:cs="Times New Roman"/>
          <w:szCs w:val="24"/>
          <w:vertAlign w:val="superscript"/>
        </w:rPr>
        <w:t>]</w:t>
      </w:r>
      <w:r>
        <w:rPr>
          <w:rFonts w:ascii="Times New Roman" w:hAnsi="Times New Roman" w:cs="Times New Roman"/>
          <w:szCs w:val="24"/>
        </w:rPr>
        <w:t>在研究金枪鱼围网</w:t>
      </w:r>
      <w:del w:id="531" w:author="alan" w:date="2018-03-17T21:14:13Z">
        <w:r>
          <w:rPr>
            <w:rFonts w:ascii="Times New Roman" w:hAnsi="Times New Roman" w:cs="Times New Roman"/>
            <w:szCs w:val="24"/>
          </w:rPr>
          <w:delText>渔船</w:delText>
        </w:r>
      </w:del>
      <w:ins w:id="53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的VMS数据时，将</w:t>
      </w:r>
      <w:del w:id="533" w:author="alan" w:date="2018-03-17T21:14:13Z">
        <w:r>
          <w:rPr>
            <w:rFonts w:ascii="Times New Roman" w:hAnsi="Times New Roman" w:cs="Times New Roman"/>
            <w:szCs w:val="24"/>
          </w:rPr>
          <w:delText>渔船</w:delText>
        </w:r>
      </w:del>
      <w:ins w:id="53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行为分为寻找、捕捞、停泊和航行等四种状态，并通过船艏向和航速两个字段数据训练隐马尔可夫模型（Hidden Markov Model, HMM）进行船舶行为分类。在训练过程中，使用了96,325条渔业船舶的航海日志记录作为标定数据训练模型，并用3,510条数据进行验证。Joo等</w:t>
      </w:r>
      <w:r>
        <w:rPr>
          <w:rFonts w:ascii="Times New Roman" w:hAnsi="Times New Roman" w:cs="Times New Roman"/>
          <w:szCs w:val="24"/>
          <w:vertAlign w:val="superscript"/>
        </w:rPr>
        <w:t>[</w:t>
      </w:r>
      <w:r>
        <w:rPr>
          <w:rStyle w:val="19"/>
          <w:rFonts w:ascii="Times New Roman" w:hAnsi="Times New Roman" w:cs="Times New Roman"/>
          <w:szCs w:val="24"/>
        </w:rPr>
        <w:endnoteReference w:id="33"/>
      </w:r>
      <w:r>
        <w:rPr>
          <w:rFonts w:ascii="Times New Roman" w:hAnsi="Times New Roman" w:cs="Times New Roman"/>
          <w:szCs w:val="24"/>
          <w:vertAlign w:val="superscript"/>
        </w:rPr>
        <w:t>]</w:t>
      </w:r>
      <w:r>
        <w:rPr>
          <w:rFonts w:ascii="Times New Roman" w:hAnsi="Times New Roman" w:cs="Times New Roman"/>
          <w:szCs w:val="24"/>
        </w:rPr>
        <w:t>在研究秘鲁鳀鱼围网作业时，收集了2000-2007年共347,901条VMS数据及对应航海日志，使用神经网络对其中97,877条数据进行训练，其余航海日志记录进行验证，真阳性达到76%。使用基于模型的渔业船舶行为分类方法优点在于有较高的分类准确率，但是需要大量标定好的数据进行模型训练；而且时间开销较大。</w:t>
      </w:r>
    </w:p>
    <w:p>
      <w:pPr>
        <w:spacing w:line="360" w:lineRule="auto"/>
        <w:ind w:firstLine="420"/>
        <w:rPr>
          <w:rFonts w:ascii="Times New Roman" w:hAnsi="Times New Roman" w:cs="Times New Roman"/>
          <w:szCs w:val="24"/>
        </w:rPr>
      </w:pPr>
      <w:bookmarkStart w:id="12" w:name="_Toc508612998"/>
      <w:bookmarkStart w:id="13" w:name="_Toc508613071"/>
      <w:r>
        <w:rPr>
          <w:rFonts w:ascii="Times New Roman" w:hAnsi="Times New Roman" w:cs="Times New Roman"/>
          <w:szCs w:val="24"/>
        </w:rPr>
        <w:t>由于本文研究对象仅为我国浙江海域的渔业管理部门记录的拖网</w:t>
      </w:r>
      <w:del w:id="535" w:author="alan" w:date="2018-03-17T21:14:13Z">
        <w:r>
          <w:rPr>
            <w:rFonts w:ascii="Times New Roman" w:hAnsi="Times New Roman" w:cs="Times New Roman"/>
            <w:szCs w:val="24"/>
          </w:rPr>
          <w:delText>渔船</w:delText>
        </w:r>
      </w:del>
      <w:ins w:id="53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VMS数据，没有与之相配的航海日志，因此基于模型的分类方法无法适用。此外，基于统计的方法虽然运行速度快，但识别精度不高。于是，本文以拖网</w:t>
      </w:r>
      <w:del w:id="537" w:author="alan" w:date="2018-03-17T21:14:13Z">
        <w:r>
          <w:rPr>
            <w:rFonts w:ascii="Times New Roman" w:hAnsi="Times New Roman" w:cs="Times New Roman"/>
            <w:szCs w:val="24"/>
          </w:rPr>
          <w:delText>渔船</w:delText>
        </w:r>
      </w:del>
      <w:ins w:id="53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的捕捞行为特点为切入点，探索使用图像处理方法识别渔业船舶轨迹中的捕捞行为。</w:t>
      </w:r>
    </w:p>
    <w:p>
      <w:pPr>
        <w:pStyle w:val="3"/>
        <w:keepNext w:val="0"/>
        <w:keepLines w:val="0"/>
        <w:numPr>
          <w:ilvl w:val="1"/>
          <w:numId w:val="1"/>
        </w:numPr>
        <w:spacing w:line="360" w:lineRule="auto"/>
        <w:rPr>
          <w:rFonts w:ascii="Times New Roman" w:hAnsi="Times New Roman" w:cs="Times New Roman"/>
          <w:rPrChange w:id="539" w:author="alan" w:date="2018-03-17T21:46:09Z">
            <w:rPr/>
          </w:rPrChange>
        </w:rPr>
      </w:pPr>
      <w:r>
        <w:rPr>
          <w:rFonts w:hint="default" w:ascii="Times New Roman" w:hAnsi="Times New Roman" w:cs="Times New Roman"/>
          <w:rPrChange w:id="540" w:author="alan" w:date="2018-03-17T21:46:09Z">
            <w:rPr>
              <w:rFonts w:hint="eastAsia"/>
            </w:rPr>
          </w:rPrChange>
        </w:rPr>
        <w:t>VMS数据</w:t>
      </w:r>
    </w:p>
    <w:p>
      <w:pPr>
        <w:spacing w:line="360" w:lineRule="auto"/>
        <w:ind w:firstLine="420"/>
        <w:rPr>
          <w:rFonts w:ascii="Times New Roman" w:hAnsi="Times New Roman" w:cs="Times New Roman"/>
          <w:szCs w:val="24"/>
        </w:rPr>
      </w:pPr>
      <w:r>
        <w:rPr>
          <w:rFonts w:ascii="Times New Roman" w:hAnsi="Times New Roman" w:cs="Times New Roman"/>
          <w:szCs w:val="24"/>
        </w:rPr>
        <w:t>本文处理的数据来自于浙江省温州市海洋渔业安全救助信息中心。在浙江海域内，单船拖网是最常见的生产方式之一，数据量大</w:t>
      </w:r>
      <w:del w:id="541" w:author="alan" w:date="2018-03-17T21:17:38Z">
        <w:r>
          <w:rPr>
            <w:rFonts w:ascii="Times New Roman" w:hAnsi="Times New Roman" w:cs="Times New Roman"/>
            <w:szCs w:val="24"/>
          </w:rPr>
          <w:delText>，</w:delText>
        </w:r>
      </w:del>
      <w:del w:id="542" w:author="alan" w:date="2018-03-17T21:17:37Z">
        <w:r>
          <w:rPr>
            <w:rFonts w:ascii="Times New Roman" w:hAnsi="Times New Roman" w:cs="Times New Roman"/>
            <w:szCs w:val="24"/>
          </w:rPr>
          <w:delText>便于研究</w:delText>
        </w:r>
      </w:del>
      <w:r>
        <w:rPr>
          <w:rFonts w:ascii="Times New Roman" w:hAnsi="Times New Roman" w:cs="Times New Roman"/>
          <w:szCs w:val="24"/>
        </w:rPr>
        <w:t>。</w:t>
      </w:r>
      <w:del w:id="543" w:author="alan" w:date="2018-03-17T21:17:44Z">
        <w:r>
          <w:rPr>
            <w:rFonts w:ascii="Times New Roman" w:hAnsi="Times New Roman" w:cs="Times New Roman"/>
            <w:szCs w:val="24"/>
          </w:rPr>
          <w:delText>因</w:delText>
        </w:r>
      </w:del>
      <w:del w:id="544" w:author="alan" w:date="2018-03-17T21:17:43Z">
        <w:r>
          <w:rPr>
            <w:rFonts w:ascii="Times New Roman" w:hAnsi="Times New Roman" w:cs="Times New Roman"/>
            <w:szCs w:val="24"/>
          </w:rPr>
          <w:delText>此，</w:delText>
        </w:r>
      </w:del>
      <w:r>
        <w:rPr>
          <w:rFonts w:ascii="Times New Roman" w:hAnsi="Times New Roman" w:cs="Times New Roman"/>
          <w:szCs w:val="24"/>
        </w:rPr>
        <w:t>本文对该船型的VMS数据进行分析，</w:t>
      </w:r>
      <w:ins w:id="545" w:author="alan" w:date="2018-03-17T21:17:49Z">
        <w:r>
          <w:rPr>
            <w:rFonts w:hint="eastAsia" w:ascii="Times New Roman" w:hAnsi="Times New Roman" w:cs="Times New Roman"/>
            <w:szCs w:val="24"/>
            <w:lang w:val="en-US" w:eastAsia="zh-CN"/>
          </w:rPr>
          <w:t>使用</w:t>
        </w:r>
      </w:ins>
      <w:del w:id="546" w:author="alan" w:date="2018-03-17T21:17:47Z">
        <w:r>
          <w:rPr>
            <w:rFonts w:ascii="Times New Roman" w:hAnsi="Times New Roman" w:cs="Times New Roman"/>
            <w:szCs w:val="24"/>
          </w:rPr>
          <w:delText>收</w:delText>
        </w:r>
      </w:del>
      <w:del w:id="547" w:author="alan" w:date="2018-03-17T21:17:46Z">
        <w:r>
          <w:rPr>
            <w:rFonts w:ascii="Times New Roman" w:hAnsi="Times New Roman" w:cs="Times New Roman"/>
            <w:szCs w:val="24"/>
          </w:rPr>
          <w:delText>集</w:delText>
        </w:r>
      </w:del>
      <w:r>
        <w:rPr>
          <w:rFonts w:ascii="Times New Roman" w:hAnsi="Times New Roman" w:cs="Times New Roman"/>
          <w:szCs w:val="24"/>
        </w:rPr>
        <w:t>了自2014年4月1日起至2016年6月30日止共31条</w:t>
      </w:r>
      <w:del w:id="548" w:author="alan" w:date="2018-03-17T21:14:13Z">
        <w:r>
          <w:rPr>
            <w:rFonts w:ascii="Times New Roman" w:hAnsi="Times New Roman" w:cs="Times New Roman"/>
            <w:szCs w:val="24"/>
          </w:rPr>
          <w:delText>渔船</w:delText>
        </w:r>
      </w:del>
      <w:ins w:id="549" w:author="alan" w:date="2018-03-17T21:14:13Z">
        <w:r>
          <w:rPr>
            <w:rFonts w:hint="eastAsia" w:ascii="Times New Roman" w:hAnsi="Times New Roman" w:cs="Times New Roman"/>
            <w:szCs w:val="24"/>
            <w:lang w:eastAsia="zh-CN"/>
          </w:rPr>
          <w:t>渔业船舶</w:t>
        </w:r>
      </w:ins>
      <w:ins w:id="550" w:author="alan" w:date="2018-03-17T21:17:57Z">
        <w:r>
          <w:rPr>
            <w:rFonts w:hint="eastAsia" w:ascii="Times New Roman" w:hAnsi="Times New Roman" w:cs="Times New Roman"/>
            <w:szCs w:val="24"/>
            <w:lang w:val="en-US" w:eastAsia="zh-CN"/>
          </w:rPr>
          <w:t>的</w:t>
        </w:r>
      </w:ins>
      <w:ins w:id="551" w:author="alan" w:date="2018-03-17T21:17:58Z">
        <w:r>
          <w:rPr>
            <w:rFonts w:hint="eastAsia" w:ascii="Times New Roman" w:hAnsi="Times New Roman" w:cs="Times New Roman"/>
            <w:szCs w:val="24"/>
            <w:lang w:val="en-US" w:eastAsia="zh-CN"/>
          </w:rPr>
          <w:t>VMS</w:t>
        </w:r>
      </w:ins>
      <w:ins w:id="552" w:author="alan" w:date="2018-03-17T21:17:59Z">
        <w:r>
          <w:rPr>
            <w:rFonts w:hint="eastAsia" w:ascii="Times New Roman" w:hAnsi="Times New Roman" w:cs="Times New Roman"/>
            <w:szCs w:val="24"/>
            <w:lang w:val="en-US" w:eastAsia="zh-CN"/>
          </w:rPr>
          <w:t>轨迹</w:t>
        </w:r>
      </w:ins>
      <w:ins w:id="553" w:author="alan" w:date="2018-03-17T21:18:00Z">
        <w:r>
          <w:rPr>
            <w:rFonts w:hint="eastAsia" w:ascii="Times New Roman" w:hAnsi="Times New Roman" w:cs="Times New Roman"/>
            <w:szCs w:val="24"/>
            <w:lang w:val="en-US" w:eastAsia="zh-CN"/>
          </w:rPr>
          <w:t>数据</w:t>
        </w:r>
      </w:ins>
      <w:ins w:id="554" w:author="alan" w:date="2018-03-17T21:18:02Z">
        <w:r>
          <w:rPr>
            <w:rFonts w:hint="eastAsia" w:ascii="Times New Roman" w:hAnsi="Times New Roman" w:cs="Times New Roman"/>
            <w:szCs w:val="24"/>
            <w:lang w:val="en-US" w:eastAsia="zh-CN"/>
          </w:rPr>
          <w:t>。</w:t>
        </w:r>
      </w:ins>
      <w:ins w:id="555" w:author="alan" w:date="2018-03-17T21:18:04Z">
        <w:r>
          <w:rPr>
            <w:rFonts w:hint="eastAsia" w:ascii="Times New Roman" w:hAnsi="Times New Roman" w:cs="Times New Roman"/>
            <w:szCs w:val="24"/>
            <w:lang w:val="en-US" w:eastAsia="zh-CN"/>
          </w:rPr>
          <w:t>该数据</w:t>
        </w:r>
      </w:ins>
      <w:ins w:id="556" w:author="alan" w:date="2018-03-17T21:18:05Z">
        <w:r>
          <w:rPr>
            <w:rFonts w:hint="eastAsia" w:ascii="Times New Roman" w:hAnsi="Times New Roman" w:cs="Times New Roman"/>
            <w:szCs w:val="24"/>
            <w:lang w:val="en-US" w:eastAsia="zh-CN"/>
          </w:rPr>
          <w:t>共</w:t>
        </w:r>
      </w:ins>
      <w:ins w:id="557" w:author="alan" w:date="2018-03-17T21:18:07Z">
        <w:r>
          <w:rPr>
            <w:rFonts w:hint="eastAsia" w:ascii="Times New Roman" w:hAnsi="Times New Roman" w:cs="Times New Roman"/>
            <w:szCs w:val="24"/>
            <w:lang w:val="en-US" w:eastAsia="zh-CN"/>
          </w:rPr>
          <w:t>包括</w:t>
        </w:r>
      </w:ins>
      <w:r>
        <w:rPr>
          <w:rFonts w:ascii="Times New Roman" w:hAnsi="Times New Roman" w:cs="Times New Roman"/>
          <w:szCs w:val="24"/>
        </w:rPr>
        <w:t>2,595,004条记录</w:t>
      </w:r>
      <w:ins w:id="558" w:author="alan" w:date="2018-03-17T21:18:13Z">
        <w:r>
          <w:rPr>
            <w:rFonts w:hint="eastAsia" w:ascii="Times New Roman" w:hAnsi="Times New Roman" w:cs="Times New Roman"/>
            <w:szCs w:val="24"/>
            <w:lang w:eastAsia="zh-CN"/>
          </w:rPr>
          <w:t>；</w:t>
        </w:r>
      </w:ins>
      <w:del w:id="559" w:author="alan" w:date="2018-03-17T21:18:09Z">
        <w:r>
          <w:rPr>
            <w:rFonts w:ascii="Times New Roman" w:hAnsi="Times New Roman" w:cs="Times New Roman"/>
            <w:szCs w:val="24"/>
          </w:rPr>
          <w:delText>。</w:delText>
        </w:r>
      </w:del>
      <w:r>
        <w:rPr>
          <w:rFonts w:ascii="Times New Roman" w:hAnsi="Times New Roman" w:cs="Times New Roman"/>
          <w:szCs w:val="24"/>
        </w:rPr>
        <w:t>单船最多153,690条记录，最少31,950条记录。</w:t>
      </w:r>
    </w:p>
    <w:p>
      <w:pPr>
        <w:spacing w:line="360" w:lineRule="auto"/>
        <w:jc w:val="center"/>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82816" behindDoc="0" locked="0" layoutInCell="1" allowOverlap="1">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enyong\Documents\GitHub\Dissertation\图片\3-2单穿拖网作业示意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6955" cy="1735455"/>
                    </a:xfrm>
                    <a:prstGeom prst="rect">
                      <a:avLst/>
                    </a:prstGeom>
                    <a:noFill/>
                    <a:ln>
                      <a:noFill/>
                    </a:ln>
                  </pic:spPr>
                </pic:pic>
              </a:graphicData>
            </a:graphic>
          </wp:anchor>
        </w:drawing>
      </w:r>
      <w:r>
        <w:rPr>
          <w:rFonts w:ascii="Times New Roman" w:hAnsi="Times New Roman" w:cs="Times New Roman"/>
          <w:szCs w:val="24"/>
        </w:rPr>
        <w:drawing>
          <wp:inline distT="0" distB="0" distL="0" distR="0">
            <wp:extent cx="2895600" cy="2168525"/>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enyong\Documents\GitHub\Dissertation\图片\全部轨迹.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03649" cy="2174800"/>
                    </a:xfrm>
                    <a:prstGeom prst="rect">
                      <a:avLst/>
                    </a:prstGeom>
                    <a:noFill/>
                    <a:ln>
                      <a:noFill/>
                    </a:ln>
                  </pic:spPr>
                </pic:pic>
              </a:graphicData>
            </a:graphic>
          </wp:inline>
        </w:drawing>
      </w:r>
    </w:p>
    <w:p>
      <w:pPr>
        <w:spacing w:line="360" w:lineRule="auto"/>
        <w:ind w:firstLine="720" w:firstLineChars="300"/>
        <w:jc w:val="left"/>
        <w:rPr>
          <w:rFonts w:ascii="Times New Roman" w:hAnsi="Times New Roman" w:cs="Times New Roman"/>
          <w:szCs w:val="24"/>
        </w:rPr>
      </w:pPr>
      <w:commentRangeStart w:id="4"/>
      <w:r>
        <w:rPr>
          <w:rFonts w:ascii="Times New Roman" w:hAnsi="Times New Roman" w:cs="Times New Roman"/>
          <w:szCs w:val="24"/>
        </w:rPr>
        <w:t xml:space="preserve">图2-1 单船拖网作业         图2-2 </w:t>
      </w:r>
      <w:del w:id="560" w:author="alan" w:date="2018-03-17T21:14:13Z">
        <w:r>
          <w:rPr>
            <w:rFonts w:ascii="Times New Roman" w:hAnsi="Times New Roman" w:cs="Times New Roman"/>
            <w:szCs w:val="24"/>
          </w:rPr>
          <w:delText>渔船</w:delText>
        </w:r>
      </w:del>
      <w:ins w:id="56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轨迹图（终端ID：255368）</w:t>
      </w:r>
      <w:commentRangeEnd w:id="4"/>
      <w:r>
        <w:rPr>
          <w:rFonts w:ascii="Times New Roman" w:hAnsi="Times New Roman" w:cs="Times New Roman"/>
          <w:rPrChange w:id="562" w:author="alan" w:date="2018-03-17T21:46:09Z">
            <w:rPr/>
          </w:rPrChange>
        </w:rPr>
        <w:commentReference w:id="4"/>
      </w:r>
    </w:p>
    <w:p>
      <w:pPr>
        <w:spacing w:line="360" w:lineRule="auto"/>
        <w:rPr>
          <w:ins w:id="563" w:author="alan" w:date="2018-03-17T21:32:00Z"/>
          <w:rFonts w:hint="eastAsia" w:ascii="Times New Roman" w:hAnsi="Times New Roman" w:cs="Times New Roman"/>
          <w:szCs w:val="24"/>
          <w:lang w:val="en-US" w:eastAsia="zh-CN"/>
        </w:rPr>
      </w:pPr>
      <w:r>
        <w:rPr>
          <w:rFonts w:ascii="Times New Roman" w:hAnsi="Times New Roman" w:cs="Times New Roman"/>
          <w:szCs w:val="24"/>
        </w:rPr>
        <w:tab/>
      </w:r>
      <w:r>
        <w:rPr>
          <w:rFonts w:ascii="Times New Roman" w:hAnsi="Times New Roman" w:cs="Times New Roman"/>
          <w:szCs w:val="24"/>
        </w:rPr>
        <w:t>单拖</w:t>
      </w:r>
      <w:del w:id="564" w:author="alan" w:date="2018-03-17T21:14:13Z">
        <w:r>
          <w:rPr>
            <w:rFonts w:ascii="Times New Roman" w:hAnsi="Times New Roman" w:cs="Times New Roman"/>
            <w:szCs w:val="24"/>
          </w:rPr>
          <w:delText>渔船</w:delText>
        </w:r>
      </w:del>
      <w:ins w:id="56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在进行捕捞作业时通过拖曳渔网在鱼群密集处往返低速航行</w:t>
      </w:r>
      <w:ins w:id="566" w:author="alan" w:date="2018-03-17T21:20:39Z">
        <w:r>
          <w:rPr>
            <w:rFonts w:hint="eastAsia" w:ascii="Times New Roman" w:hAnsi="Times New Roman" w:cs="Times New Roman"/>
            <w:szCs w:val="24"/>
            <w:lang w:eastAsia="zh-CN"/>
          </w:rPr>
          <w:t>，</w:t>
        </w:r>
      </w:ins>
      <w:ins w:id="567" w:author="alan" w:date="2018-03-17T21:20:48Z">
        <w:r>
          <w:rPr>
            <w:rFonts w:hint="eastAsia" w:ascii="Times New Roman" w:hAnsi="Times New Roman" w:cs="Times New Roman"/>
            <w:szCs w:val="24"/>
            <w:lang w:val="en-US" w:eastAsia="zh-CN"/>
          </w:rPr>
          <w:t>其</w:t>
        </w:r>
      </w:ins>
      <w:ins w:id="568" w:author="alan" w:date="2018-03-17T21:20:50Z">
        <w:r>
          <w:rPr>
            <w:rFonts w:hint="eastAsia" w:ascii="Times New Roman" w:hAnsi="Times New Roman" w:cs="Times New Roman"/>
            <w:szCs w:val="24"/>
            <w:lang w:val="en-US" w:eastAsia="zh-CN"/>
          </w:rPr>
          <w:t>作业</w:t>
        </w:r>
      </w:ins>
      <w:ins w:id="569" w:author="alan" w:date="2018-03-17T21:20:51Z">
        <w:r>
          <w:rPr>
            <w:rFonts w:hint="eastAsia" w:ascii="Times New Roman" w:hAnsi="Times New Roman" w:cs="Times New Roman"/>
            <w:szCs w:val="24"/>
            <w:lang w:val="en-US" w:eastAsia="zh-CN"/>
          </w:rPr>
          <w:t>时</w:t>
        </w:r>
      </w:ins>
      <w:ins w:id="570" w:author="alan" w:date="2018-03-17T21:20:52Z">
        <w:r>
          <w:rPr>
            <w:rFonts w:hint="eastAsia" w:ascii="Times New Roman" w:hAnsi="Times New Roman" w:cs="Times New Roman"/>
            <w:szCs w:val="24"/>
            <w:lang w:val="en-US" w:eastAsia="zh-CN"/>
          </w:rPr>
          <w:t>的</w:t>
        </w:r>
      </w:ins>
      <w:ins w:id="571" w:author="alan" w:date="2018-03-17T21:20:53Z">
        <w:r>
          <w:rPr>
            <w:rFonts w:hint="eastAsia" w:ascii="Times New Roman" w:hAnsi="Times New Roman" w:cs="Times New Roman"/>
            <w:szCs w:val="24"/>
            <w:lang w:val="en-US" w:eastAsia="zh-CN"/>
          </w:rPr>
          <w:t>说明</w:t>
        </w:r>
      </w:ins>
      <w:ins w:id="572" w:author="alan" w:date="2018-03-17T21:20:54Z">
        <w:r>
          <w:rPr>
            <w:rFonts w:hint="eastAsia" w:ascii="Times New Roman" w:hAnsi="Times New Roman" w:cs="Times New Roman"/>
            <w:szCs w:val="24"/>
            <w:lang w:val="en-US" w:eastAsia="zh-CN"/>
          </w:rPr>
          <w:t>图</w:t>
        </w:r>
      </w:ins>
      <w:ins w:id="573" w:author="alan" w:date="2018-03-17T21:20:59Z">
        <w:r>
          <w:rPr>
            <w:rFonts w:hint="eastAsia" w:ascii="Times New Roman" w:hAnsi="Times New Roman" w:cs="Times New Roman"/>
            <w:szCs w:val="24"/>
            <w:lang w:val="en-US" w:eastAsia="zh-CN"/>
          </w:rPr>
          <w:t>参见</w:t>
        </w:r>
      </w:ins>
      <w:ins w:id="574" w:author="alan" w:date="2018-03-17T21:21:00Z">
        <w:r>
          <w:rPr>
            <w:rFonts w:hint="eastAsia" w:ascii="Times New Roman" w:hAnsi="Times New Roman" w:cs="Times New Roman"/>
            <w:szCs w:val="24"/>
            <w:lang w:val="en-US" w:eastAsia="zh-CN"/>
          </w:rPr>
          <w:t>图2</w:t>
        </w:r>
      </w:ins>
      <w:ins w:id="575" w:author="alan" w:date="2018-03-17T21:21:01Z">
        <w:r>
          <w:rPr>
            <w:rFonts w:hint="eastAsia" w:ascii="Times New Roman" w:hAnsi="Times New Roman" w:cs="Times New Roman"/>
            <w:szCs w:val="24"/>
            <w:lang w:val="en-US" w:eastAsia="zh-CN"/>
          </w:rPr>
          <w:t>-1</w:t>
        </w:r>
      </w:ins>
      <w:commentRangeStart w:id="5"/>
      <w:r>
        <w:rPr>
          <w:rFonts w:ascii="Times New Roman" w:hAnsi="Times New Roman" w:cs="Times New Roman"/>
          <w:strike/>
          <w:szCs w:val="24"/>
          <w:rPrChange w:id="576" w:author="alan" w:date="2018-03-17T21:19:31Z">
            <w:rPr>
              <w:rFonts w:ascii="Times New Roman" w:hAnsi="Times New Roman" w:cs="Times New Roman"/>
              <w:szCs w:val="24"/>
            </w:rPr>
          </w:rPrChange>
        </w:rPr>
        <w:t>（图2-1）</w:t>
      </w:r>
      <w:commentRangeEnd w:id="5"/>
      <w:r>
        <w:rPr>
          <w:rFonts w:ascii="Times New Roman" w:hAnsi="Times New Roman" w:cs="Times New Roman"/>
          <w:rPrChange w:id="577" w:author="alan" w:date="2018-03-17T21:46:09Z">
            <w:rPr/>
          </w:rPrChange>
        </w:rPr>
        <w:commentReference w:id="5"/>
      </w:r>
      <w:r>
        <w:rPr>
          <w:rFonts w:ascii="Times New Roman" w:hAnsi="Times New Roman" w:cs="Times New Roman"/>
          <w:szCs w:val="24"/>
        </w:rPr>
        <w:t>，反映</w:t>
      </w:r>
      <w:del w:id="578" w:author="alan" w:date="2018-03-17T21:21:12Z">
        <w:r>
          <w:rPr>
            <w:rFonts w:ascii="Times New Roman" w:hAnsi="Times New Roman" w:cs="Times New Roman"/>
            <w:szCs w:val="24"/>
          </w:rPr>
          <w:delText>密集在</w:delText>
        </w:r>
      </w:del>
      <w:r>
        <w:rPr>
          <w:rFonts w:ascii="Times New Roman" w:hAnsi="Times New Roman" w:cs="Times New Roman"/>
          <w:szCs w:val="24"/>
        </w:rPr>
        <w:t>VMS轨迹数据上</w:t>
      </w:r>
      <w:ins w:id="579" w:author="alan" w:date="2018-03-17T21:21:20Z">
        <w:r>
          <w:rPr>
            <w:rFonts w:hint="eastAsia" w:ascii="Times New Roman" w:hAnsi="Times New Roman" w:cs="Times New Roman"/>
            <w:szCs w:val="24"/>
            <w:lang w:val="en-US" w:eastAsia="zh-CN"/>
          </w:rPr>
          <w:t>的</w:t>
        </w:r>
      </w:ins>
      <w:ins w:id="580" w:author="alan" w:date="2018-03-17T21:21:21Z">
        <w:r>
          <w:rPr>
            <w:rFonts w:hint="eastAsia" w:ascii="Times New Roman" w:hAnsi="Times New Roman" w:cs="Times New Roman"/>
            <w:szCs w:val="24"/>
            <w:lang w:val="en-US" w:eastAsia="zh-CN"/>
          </w:rPr>
          <w:t>特点为</w:t>
        </w:r>
      </w:ins>
      <w:del w:id="581" w:author="alan" w:date="2018-03-17T21:21:19Z">
        <w:r>
          <w:rPr>
            <w:rFonts w:ascii="Times New Roman" w:hAnsi="Times New Roman" w:cs="Times New Roman"/>
            <w:szCs w:val="24"/>
          </w:rPr>
          <w:delText>是</w:delText>
        </w:r>
      </w:del>
      <w:r>
        <w:rPr>
          <w:rFonts w:ascii="Times New Roman" w:hAnsi="Times New Roman" w:cs="Times New Roman"/>
          <w:szCs w:val="24"/>
        </w:rPr>
        <w:t>轨迹</w:t>
      </w:r>
      <w:del w:id="582" w:author="alan" w:date="2018-03-17T21:34:04Z">
        <w:r>
          <w:rPr>
            <w:rFonts w:ascii="Times New Roman" w:hAnsi="Times New Roman" w:cs="Times New Roman"/>
            <w:szCs w:val="24"/>
          </w:rPr>
          <w:delText>连续且</w:delText>
        </w:r>
      </w:del>
      <w:ins w:id="583" w:author="alan" w:date="2018-03-17T21:21:29Z">
        <w:r>
          <w:rPr>
            <w:rFonts w:hint="eastAsia" w:ascii="Times New Roman" w:hAnsi="Times New Roman" w:cs="Times New Roman"/>
            <w:szCs w:val="24"/>
            <w:lang w:val="en-US" w:eastAsia="zh-CN"/>
          </w:rPr>
          <w:t>重叠</w:t>
        </w:r>
      </w:ins>
      <w:r>
        <w:rPr>
          <w:rFonts w:ascii="Times New Roman" w:hAnsi="Times New Roman" w:cs="Times New Roman"/>
          <w:rPrChange w:id="584" w:author="alan" w:date="2018-03-17T21:46:09Z">
            <w:rPr/>
          </w:rPrChange>
        </w:rPr>
        <w:commentReference w:id="6"/>
      </w:r>
      <w:r>
        <w:rPr>
          <w:rFonts w:ascii="Times New Roman" w:hAnsi="Times New Roman" w:cs="Times New Roman"/>
          <w:szCs w:val="24"/>
        </w:rPr>
        <w:t>的区域。图2-2</w:t>
      </w:r>
      <w:ins w:id="585" w:author="alan" w:date="2018-03-17T21:24:33Z">
        <w:r>
          <w:rPr>
            <w:rFonts w:hint="eastAsia" w:ascii="Times New Roman" w:hAnsi="Times New Roman" w:cs="Times New Roman"/>
            <w:szCs w:val="24"/>
            <w:lang w:val="en-US" w:eastAsia="zh-CN"/>
          </w:rPr>
          <w:t>可视化</w:t>
        </w:r>
      </w:ins>
      <w:r>
        <w:rPr>
          <w:rFonts w:ascii="Times New Roman" w:hAnsi="Times New Roman" w:cs="Times New Roman"/>
          <w:szCs w:val="24"/>
        </w:rPr>
        <w:t>展示了设备终端ID为255368的</w:t>
      </w:r>
      <w:ins w:id="586" w:author="alan" w:date="2018-03-17T21:21:37Z">
        <w:r>
          <w:rPr>
            <w:rFonts w:hint="eastAsia" w:ascii="Times New Roman" w:hAnsi="Times New Roman" w:cs="Times New Roman"/>
            <w:szCs w:val="24"/>
            <w:lang w:val="en-US" w:eastAsia="zh-CN"/>
          </w:rPr>
          <w:t>渔业</w:t>
        </w:r>
      </w:ins>
      <w:ins w:id="587" w:author="alan" w:date="2018-03-17T21:21:38Z">
        <w:r>
          <w:rPr>
            <w:rFonts w:hint="eastAsia" w:ascii="Times New Roman" w:hAnsi="Times New Roman" w:cs="Times New Roman"/>
            <w:szCs w:val="24"/>
            <w:lang w:val="en-US" w:eastAsia="zh-CN"/>
          </w:rPr>
          <w:t>船舶</w:t>
        </w:r>
      </w:ins>
      <w:ins w:id="588" w:author="alan" w:date="2018-03-17T21:24:25Z">
        <w:r>
          <w:rPr>
            <w:rFonts w:hint="eastAsia" w:ascii="Times New Roman" w:hAnsi="Times New Roman" w:cs="Times New Roman"/>
            <w:szCs w:val="24"/>
            <w:lang w:val="en-US" w:eastAsia="zh-CN"/>
          </w:rPr>
          <w:t>的</w:t>
        </w:r>
      </w:ins>
      <w:r>
        <w:rPr>
          <w:rFonts w:ascii="Times New Roman" w:hAnsi="Times New Roman" w:cs="Times New Roman"/>
          <w:szCs w:val="24"/>
        </w:rPr>
        <w:t>VMS数据轨迹，包括了自2014年4月1日至2016年9月27日共134,622条记录。虽然</w:t>
      </w:r>
      <w:ins w:id="589" w:author="alan" w:date="2018-03-17T21:24:46Z">
        <w:r>
          <w:rPr>
            <w:rFonts w:ascii="Times New Roman" w:hAnsi="Times New Roman" w:cs="Times New Roman"/>
            <w:szCs w:val="24"/>
          </w:rPr>
          <w:t>图2-2</w:t>
        </w:r>
      </w:ins>
      <w:del w:id="590" w:author="alan" w:date="2018-03-17T21:24:46Z">
        <w:r>
          <w:rPr>
            <w:rFonts w:ascii="Times New Roman" w:hAnsi="Times New Roman" w:cs="Times New Roman"/>
            <w:szCs w:val="24"/>
          </w:rPr>
          <w:delText>可以找到个别</w:delText>
        </w:r>
      </w:del>
      <w:ins w:id="591" w:author="alan" w:date="2018-03-17T21:24:48Z">
        <w:r>
          <w:rPr>
            <w:rFonts w:hint="eastAsia" w:ascii="Times New Roman" w:hAnsi="Times New Roman" w:cs="Times New Roman"/>
            <w:szCs w:val="24"/>
            <w:lang w:val="en-US" w:eastAsia="zh-CN"/>
          </w:rPr>
          <w:t>中</w:t>
        </w:r>
      </w:ins>
      <w:ins w:id="592" w:author="alan" w:date="2018-03-17T21:24:49Z">
        <w:r>
          <w:rPr>
            <w:rFonts w:hint="eastAsia" w:ascii="Times New Roman" w:hAnsi="Times New Roman" w:cs="Times New Roman"/>
            <w:szCs w:val="24"/>
            <w:lang w:val="en-US" w:eastAsia="zh-CN"/>
          </w:rPr>
          <w:t>存在</w:t>
        </w:r>
      </w:ins>
      <w:del w:id="593" w:author="alan" w:date="2018-03-17T21:24:50Z">
        <w:r>
          <w:rPr>
            <w:rFonts w:ascii="Times New Roman" w:hAnsi="Times New Roman" w:cs="Times New Roman"/>
            <w:szCs w:val="24"/>
          </w:rPr>
          <w:delText>的</w:delText>
        </w:r>
      </w:del>
      <w:r>
        <w:rPr>
          <w:rFonts w:ascii="Times New Roman" w:hAnsi="Times New Roman" w:cs="Times New Roman"/>
          <w:szCs w:val="24"/>
        </w:rPr>
        <w:t>轨迹密集区域，但是由于</w:t>
      </w:r>
      <w:ins w:id="594" w:author="alan" w:date="2018-03-17T21:24:54Z">
        <w:r>
          <w:rPr>
            <w:rFonts w:hint="eastAsia" w:ascii="Times New Roman" w:hAnsi="Times New Roman" w:cs="Times New Roman"/>
            <w:szCs w:val="24"/>
            <w:lang w:val="en-US" w:eastAsia="zh-CN"/>
          </w:rPr>
          <w:t>是</w:t>
        </w:r>
      </w:ins>
      <w:ins w:id="595" w:author="alan" w:date="2018-03-17T21:24:56Z">
        <w:r>
          <w:rPr>
            <w:rFonts w:hint="eastAsia" w:ascii="Times New Roman" w:hAnsi="Times New Roman" w:cs="Times New Roman"/>
            <w:szCs w:val="24"/>
            <w:lang w:val="en-US" w:eastAsia="zh-CN"/>
          </w:rPr>
          <w:t>长时间</w:t>
        </w:r>
      </w:ins>
      <w:ins w:id="596" w:author="alan" w:date="2018-03-17T21:24:57Z">
        <w:r>
          <w:rPr>
            <w:rFonts w:hint="eastAsia" w:ascii="Times New Roman" w:hAnsi="Times New Roman" w:cs="Times New Roman"/>
            <w:szCs w:val="24"/>
            <w:lang w:val="en-US" w:eastAsia="zh-CN"/>
          </w:rPr>
          <w:t>多</w:t>
        </w:r>
      </w:ins>
      <w:ins w:id="597" w:author="alan" w:date="2018-03-17T21:24:59Z">
        <w:r>
          <w:rPr>
            <w:rFonts w:hint="eastAsia" w:ascii="Times New Roman" w:hAnsi="Times New Roman" w:cs="Times New Roman"/>
            <w:szCs w:val="24"/>
            <w:lang w:val="en-US" w:eastAsia="zh-CN"/>
          </w:rPr>
          <w:t>个</w:t>
        </w:r>
      </w:ins>
      <w:ins w:id="598" w:author="alan" w:date="2018-03-17T21:25:03Z">
        <w:r>
          <w:rPr>
            <w:rFonts w:hint="eastAsia" w:ascii="Times New Roman" w:hAnsi="Times New Roman" w:cs="Times New Roman"/>
            <w:szCs w:val="24"/>
            <w:lang w:val="en-US" w:eastAsia="zh-CN"/>
          </w:rPr>
          <w:t>航次</w:t>
        </w:r>
      </w:ins>
      <w:ins w:id="599" w:author="alan" w:date="2018-03-17T21:25:04Z">
        <w:r>
          <w:rPr>
            <w:rFonts w:hint="eastAsia" w:ascii="Times New Roman" w:hAnsi="Times New Roman" w:cs="Times New Roman"/>
            <w:szCs w:val="24"/>
            <w:lang w:val="en-US" w:eastAsia="zh-CN"/>
          </w:rPr>
          <w:t>数据</w:t>
        </w:r>
      </w:ins>
      <w:ins w:id="600" w:author="alan" w:date="2018-03-17T21:25:05Z">
        <w:r>
          <w:rPr>
            <w:rFonts w:hint="eastAsia" w:ascii="Times New Roman" w:hAnsi="Times New Roman" w:cs="Times New Roman"/>
            <w:szCs w:val="24"/>
            <w:lang w:val="en-US" w:eastAsia="zh-CN"/>
          </w:rPr>
          <w:t>的</w:t>
        </w:r>
      </w:ins>
      <w:r>
        <w:rPr>
          <w:rFonts w:ascii="Times New Roman" w:hAnsi="Times New Roman" w:cs="Times New Roman"/>
          <w:szCs w:val="24"/>
        </w:rPr>
        <w:t>叠加</w:t>
      </w:r>
      <w:del w:id="601" w:author="alan" w:date="2018-03-17T21:25:08Z">
        <w:r>
          <w:rPr>
            <w:rFonts w:ascii="Times New Roman" w:hAnsi="Times New Roman" w:cs="Times New Roman"/>
            <w:szCs w:val="24"/>
          </w:rPr>
          <w:delText>过多</w:delText>
        </w:r>
      </w:del>
      <w:del w:id="602" w:author="alan" w:date="2018-03-17T21:25:11Z">
        <w:r>
          <w:rPr>
            <w:rFonts w:ascii="Times New Roman" w:hAnsi="Times New Roman" w:cs="Times New Roman"/>
            <w:szCs w:val="24"/>
          </w:rPr>
          <w:delText>，</w:delText>
        </w:r>
      </w:del>
      <w:del w:id="603" w:author="alan" w:date="2018-03-17T21:25:12Z">
        <w:r>
          <w:rPr>
            <w:rFonts w:ascii="Times New Roman" w:hAnsi="Times New Roman" w:cs="Times New Roman"/>
            <w:szCs w:val="24"/>
          </w:rPr>
          <w:delText>难以分</w:delText>
        </w:r>
      </w:del>
      <w:del w:id="604" w:author="alan" w:date="2018-03-17T21:25:13Z">
        <w:r>
          <w:rPr>
            <w:rFonts w:ascii="Times New Roman" w:hAnsi="Times New Roman" w:cs="Times New Roman"/>
            <w:szCs w:val="24"/>
          </w:rPr>
          <w:delText>析</w:delText>
        </w:r>
      </w:del>
      <w:r>
        <w:rPr>
          <w:rFonts w:ascii="Times New Roman" w:hAnsi="Times New Roman" w:cs="Times New Roman"/>
          <w:szCs w:val="24"/>
        </w:rPr>
        <w:t>。</w:t>
      </w:r>
      <w:ins w:id="605" w:author="alan" w:date="2018-03-17T21:26:50Z">
        <w:r>
          <w:rPr>
            <w:rFonts w:hint="eastAsia" w:ascii="Times New Roman" w:hAnsi="Times New Roman" w:cs="Times New Roman"/>
            <w:szCs w:val="24"/>
            <w:lang w:val="en-US" w:eastAsia="zh-CN"/>
          </w:rPr>
          <w:t>比如</w:t>
        </w:r>
      </w:ins>
      <w:ins w:id="606" w:author="alan" w:date="2018-03-17T21:26:51Z">
        <w:r>
          <w:rPr>
            <w:rFonts w:hint="eastAsia" w:ascii="Times New Roman" w:hAnsi="Times New Roman" w:cs="Times New Roman"/>
            <w:szCs w:val="24"/>
            <w:lang w:val="en-US" w:eastAsia="zh-CN"/>
          </w:rPr>
          <w:t>靠近</w:t>
        </w:r>
      </w:ins>
      <w:ins w:id="607" w:author="alan" w:date="2018-03-17T21:27:08Z">
        <w:r>
          <w:rPr>
            <w:rFonts w:hint="eastAsia" w:ascii="Times New Roman" w:hAnsi="Times New Roman" w:cs="Times New Roman"/>
            <w:szCs w:val="24"/>
            <w:lang w:val="en-US" w:eastAsia="zh-CN"/>
          </w:rPr>
          <w:t>(</w:t>
        </w:r>
      </w:ins>
      <w:ins w:id="608" w:author="alan" w:date="2018-03-17T21:27:09Z">
        <w:r>
          <w:rPr>
            <w:rFonts w:hint="eastAsia" w:ascii="Times New Roman" w:hAnsi="Times New Roman" w:cs="Times New Roman"/>
            <w:szCs w:val="24"/>
            <w:lang w:val="en-US" w:eastAsia="zh-CN"/>
          </w:rPr>
          <w:t>127</w:t>
        </w:r>
      </w:ins>
      <w:ins w:id="609" w:author="alan" w:date="2018-03-17T21:27:10Z">
        <w:r>
          <w:rPr>
            <w:rFonts w:hint="eastAsia" w:ascii="Times New Roman" w:hAnsi="Times New Roman" w:cs="Times New Roman"/>
            <w:szCs w:val="24"/>
            <w:lang w:val="en-US" w:eastAsia="zh-CN"/>
          </w:rPr>
          <w:t>.</w:t>
        </w:r>
      </w:ins>
      <w:ins w:id="610" w:author="alan" w:date="2018-03-17T21:27:11Z">
        <w:r>
          <w:rPr>
            <w:rFonts w:hint="eastAsia" w:ascii="Times New Roman" w:hAnsi="Times New Roman" w:cs="Times New Roman"/>
            <w:szCs w:val="24"/>
            <w:lang w:val="en-US" w:eastAsia="zh-CN"/>
          </w:rPr>
          <w:t>5</w:t>
        </w:r>
      </w:ins>
      <w:ins w:id="611" w:author="alan" w:date="2018-03-17T21:27:19Z">
        <w:r>
          <w:rPr>
            <w:rFonts w:hint="eastAsia" w:ascii="Times New Roman" w:hAnsi="Times New Roman" w:cs="Times New Roman"/>
            <w:szCs w:val="24"/>
            <w:lang w:val="en-US" w:eastAsia="zh-CN"/>
          </w:rPr>
          <w:t>E,</w:t>
        </w:r>
      </w:ins>
      <w:ins w:id="612" w:author="alan" w:date="2018-03-17T21:27:20Z">
        <w:r>
          <w:rPr>
            <w:rFonts w:hint="eastAsia" w:ascii="Times New Roman" w:hAnsi="Times New Roman" w:cs="Times New Roman"/>
            <w:szCs w:val="24"/>
            <w:lang w:val="en-US" w:eastAsia="zh-CN"/>
          </w:rPr>
          <w:t xml:space="preserve"> </w:t>
        </w:r>
      </w:ins>
      <w:ins w:id="613" w:author="alan" w:date="2018-03-17T21:27:21Z">
        <w:r>
          <w:rPr>
            <w:rFonts w:hint="eastAsia" w:ascii="Times New Roman" w:hAnsi="Times New Roman" w:cs="Times New Roman"/>
            <w:szCs w:val="24"/>
            <w:lang w:val="en-US" w:eastAsia="zh-CN"/>
          </w:rPr>
          <w:t>27.5</w:t>
        </w:r>
      </w:ins>
      <w:ins w:id="614" w:author="alan" w:date="2018-03-17T21:27:22Z">
        <w:r>
          <w:rPr>
            <w:rFonts w:hint="eastAsia" w:ascii="Times New Roman" w:hAnsi="Times New Roman" w:cs="Times New Roman"/>
            <w:szCs w:val="24"/>
            <w:lang w:val="en-US" w:eastAsia="zh-CN"/>
          </w:rPr>
          <w:t>N)</w:t>
        </w:r>
      </w:ins>
      <w:ins w:id="615" w:author="alan" w:date="2018-03-17T21:28:06Z">
        <w:r>
          <w:rPr>
            <w:rFonts w:hint="eastAsia" w:ascii="Times New Roman" w:hAnsi="Times New Roman" w:cs="Times New Roman"/>
            <w:szCs w:val="24"/>
            <w:lang w:val="en-US" w:eastAsia="zh-CN"/>
          </w:rPr>
          <w:t>位置</w:t>
        </w:r>
      </w:ins>
      <w:ins w:id="616" w:author="alan" w:date="2018-03-17T21:28:07Z">
        <w:r>
          <w:rPr>
            <w:rFonts w:hint="eastAsia" w:ascii="Times New Roman" w:hAnsi="Times New Roman" w:cs="Times New Roman"/>
            <w:szCs w:val="24"/>
            <w:lang w:val="en-US" w:eastAsia="zh-CN"/>
          </w:rPr>
          <w:t>附近</w:t>
        </w:r>
      </w:ins>
      <w:ins w:id="617" w:author="alan" w:date="2018-03-17T21:28:09Z">
        <w:r>
          <w:rPr>
            <w:rFonts w:hint="eastAsia" w:ascii="Times New Roman" w:hAnsi="Times New Roman" w:cs="Times New Roman"/>
            <w:szCs w:val="24"/>
            <w:lang w:val="en-US" w:eastAsia="zh-CN"/>
          </w:rPr>
          <w:t>的</w:t>
        </w:r>
      </w:ins>
      <w:ins w:id="618" w:author="alan" w:date="2018-03-17T21:28:12Z">
        <w:r>
          <w:rPr>
            <w:rFonts w:hint="eastAsia" w:ascii="Times New Roman" w:hAnsi="Times New Roman" w:cs="Times New Roman"/>
            <w:szCs w:val="24"/>
            <w:lang w:val="en-US" w:eastAsia="zh-CN"/>
          </w:rPr>
          <w:t>轨迹</w:t>
        </w:r>
      </w:ins>
      <w:ins w:id="619" w:author="alan" w:date="2018-03-17T21:28:17Z">
        <w:r>
          <w:rPr>
            <w:rFonts w:hint="eastAsia" w:ascii="Times New Roman" w:hAnsi="Times New Roman" w:cs="Times New Roman"/>
            <w:szCs w:val="24"/>
            <w:lang w:val="en-US" w:eastAsia="zh-CN"/>
          </w:rPr>
          <w:t>大量</w:t>
        </w:r>
      </w:ins>
      <w:ins w:id="620" w:author="alan" w:date="2018-03-17T21:28:18Z">
        <w:r>
          <w:rPr>
            <w:rFonts w:hint="eastAsia" w:ascii="Times New Roman" w:hAnsi="Times New Roman" w:cs="Times New Roman"/>
            <w:szCs w:val="24"/>
            <w:lang w:val="en-US" w:eastAsia="zh-CN"/>
          </w:rPr>
          <w:t>叠加，</w:t>
        </w:r>
      </w:ins>
      <w:ins w:id="621" w:author="alan" w:date="2018-03-17T21:28:19Z">
        <w:r>
          <w:rPr>
            <w:rFonts w:hint="eastAsia" w:ascii="Times New Roman" w:hAnsi="Times New Roman" w:cs="Times New Roman"/>
            <w:szCs w:val="24"/>
            <w:lang w:val="en-US" w:eastAsia="zh-CN"/>
          </w:rPr>
          <w:t>可能</w:t>
        </w:r>
      </w:ins>
      <w:ins w:id="622" w:author="alan" w:date="2018-03-17T21:28:21Z">
        <w:r>
          <w:rPr>
            <w:rFonts w:hint="eastAsia" w:ascii="Times New Roman" w:hAnsi="Times New Roman" w:cs="Times New Roman"/>
            <w:szCs w:val="24"/>
            <w:lang w:val="en-US" w:eastAsia="zh-CN"/>
          </w:rPr>
          <w:t>是由于</w:t>
        </w:r>
      </w:ins>
      <w:ins w:id="623" w:author="alan" w:date="2018-03-17T21:28:28Z">
        <w:r>
          <w:rPr>
            <w:rFonts w:hint="eastAsia" w:ascii="Times New Roman" w:hAnsi="Times New Roman" w:cs="Times New Roman"/>
            <w:szCs w:val="24"/>
            <w:lang w:val="en-US" w:eastAsia="zh-CN"/>
          </w:rPr>
          <w:t>该</w:t>
        </w:r>
      </w:ins>
      <w:ins w:id="624" w:author="alan" w:date="2018-03-17T21:28:29Z">
        <w:r>
          <w:rPr>
            <w:rFonts w:hint="eastAsia" w:ascii="Times New Roman" w:hAnsi="Times New Roman" w:cs="Times New Roman"/>
            <w:szCs w:val="24"/>
            <w:lang w:val="en-US" w:eastAsia="zh-CN"/>
          </w:rPr>
          <w:t>渔业</w:t>
        </w:r>
      </w:ins>
      <w:ins w:id="625" w:author="alan" w:date="2018-03-17T21:28:30Z">
        <w:r>
          <w:rPr>
            <w:rFonts w:hint="eastAsia" w:ascii="Times New Roman" w:hAnsi="Times New Roman" w:cs="Times New Roman"/>
            <w:szCs w:val="24"/>
            <w:lang w:val="en-US" w:eastAsia="zh-CN"/>
          </w:rPr>
          <w:t>船舶</w:t>
        </w:r>
      </w:ins>
      <w:ins w:id="626" w:author="alan" w:date="2018-03-17T21:31:25Z">
        <w:r>
          <w:rPr>
            <w:rFonts w:hint="eastAsia" w:ascii="Times New Roman" w:hAnsi="Times New Roman" w:cs="Times New Roman"/>
            <w:szCs w:val="24"/>
            <w:lang w:val="en-US" w:eastAsia="zh-CN"/>
          </w:rPr>
          <w:t>从</w:t>
        </w:r>
      </w:ins>
      <w:ins w:id="627" w:author="alan" w:date="2018-03-17T21:31:29Z">
        <w:r>
          <w:rPr>
            <w:rFonts w:hint="eastAsia" w:ascii="Times New Roman" w:hAnsi="Times New Roman" w:cs="Times New Roman"/>
            <w:szCs w:val="24"/>
            <w:lang w:val="en-US" w:eastAsia="zh-CN"/>
          </w:rPr>
          <w:t>停靠港口</w:t>
        </w:r>
      </w:ins>
      <w:ins w:id="628" w:author="alan" w:date="2018-03-17T21:31:31Z">
        <w:r>
          <w:rPr>
            <w:rFonts w:hint="eastAsia" w:ascii="Times New Roman" w:hAnsi="Times New Roman" w:cs="Times New Roman"/>
            <w:szCs w:val="24"/>
            <w:lang w:val="en-US" w:eastAsia="zh-CN"/>
          </w:rPr>
          <w:t>出发的</w:t>
        </w:r>
      </w:ins>
      <w:ins w:id="629" w:author="alan" w:date="2018-03-17T21:31:35Z">
        <w:r>
          <w:rPr>
            <w:rFonts w:hint="eastAsia" w:ascii="Times New Roman" w:hAnsi="Times New Roman" w:cs="Times New Roman"/>
            <w:szCs w:val="24"/>
            <w:lang w:val="en-US" w:eastAsia="zh-CN"/>
          </w:rPr>
          <w:t>航行</w:t>
        </w:r>
      </w:ins>
      <w:ins w:id="630" w:author="alan" w:date="2018-03-17T21:31:37Z">
        <w:r>
          <w:rPr>
            <w:rFonts w:hint="eastAsia" w:ascii="Times New Roman" w:hAnsi="Times New Roman" w:cs="Times New Roman"/>
            <w:szCs w:val="24"/>
            <w:lang w:val="en-US" w:eastAsia="zh-CN"/>
          </w:rPr>
          <w:t>航迹</w:t>
        </w:r>
      </w:ins>
      <w:ins w:id="631" w:author="alan" w:date="2018-03-17T21:31:38Z">
        <w:r>
          <w:rPr>
            <w:rFonts w:hint="eastAsia" w:ascii="Times New Roman" w:hAnsi="Times New Roman" w:cs="Times New Roman"/>
            <w:szCs w:val="24"/>
            <w:lang w:val="en-US" w:eastAsia="zh-CN"/>
          </w:rPr>
          <w:t>重叠</w:t>
        </w:r>
      </w:ins>
      <w:ins w:id="632" w:author="alan" w:date="2018-03-17T21:31:50Z">
        <w:r>
          <w:rPr>
            <w:rFonts w:hint="eastAsia" w:ascii="Times New Roman" w:hAnsi="Times New Roman" w:cs="Times New Roman"/>
            <w:szCs w:val="24"/>
            <w:lang w:val="en-US" w:eastAsia="zh-CN"/>
          </w:rPr>
          <w:t>，</w:t>
        </w:r>
      </w:ins>
      <w:ins w:id="633" w:author="alan" w:date="2018-03-17T21:31:52Z">
        <w:r>
          <w:rPr>
            <w:rFonts w:hint="eastAsia" w:ascii="Times New Roman" w:hAnsi="Times New Roman" w:cs="Times New Roman"/>
            <w:szCs w:val="24"/>
            <w:lang w:val="en-US" w:eastAsia="zh-CN"/>
          </w:rPr>
          <w:t>因为</w:t>
        </w:r>
      </w:ins>
      <w:ins w:id="634" w:author="alan" w:date="2018-03-17T21:31:59Z">
        <w:r>
          <w:rPr>
            <w:rFonts w:hint="eastAsia" w:ascii="Times New Roman" w:hAnsi="Times New Roman" w:cs="Times New Roman"/>
            <w:szCs w:val="24"/>
            <w:lang w:val="en-US" w:eastAsia="zh-CN"/>
          </w:rPr>
          <w:t>位置</w:t>
        </w:r>
      </w:ins>
      <w:ins w:id="635" w:author="alan" w:date="2018-03-17T21:31:53Z">
        <w:r>
          <w:rPr>
            <w:rFonts w:hint="eastAsia" w:ascii="Times New Roman" w:hAnsi="Times New Roman" w:cs="Times New Roman"/>
            <w:szCs w:val="24"/>
            <w:lang w:val="en-US" w:eastAsia="zh-CN"/>
          </w:rPr>
          <w:t>(127.5E, 27.5N)</w:t>
        </w:r>
      </w:ins>
      <w:ins w:id="636" w:author="alan" w:date="2018-03-17T21:32:03Z">
        <w:r>
          <w:rPr>
            <w:rFonts w:hint="eastAsia" w:ascii="Times New Roman" w:hAnsi="Times New Roman" w:cs="Times New Roman"/>
            <w:szCs w:val="24"/>
            <w:lang w:val="en-US" w:eastAsia="zh-CN"/>
          </w:rPr>
          <w:t>表示的</w:t>
        </w:r>
      </w:ins>
      <w:ins w:id="637" w:author="alan" w:date="2018-03-17T21:32:07Z">
        <w:r>
          <w:rPr>
            <w:rFonts w:hint="eastAsia" w:ascii="Times New Roman" w:hAnsi="Times New Roman" w:cs="Times New Roman"/>
            <w:szCs w:val="24"/>
            <w:lang w:val="en-US" w:eastAsia="zh-CN"/>
          </w:rPr>
          <w:t>渔船</w:t>
        </w:r>
      </w:ins>
      <w:ins w:id="638" w:author="alan" w:date="2018-03-17T21:32:08Z">
        <w:r>
          <w:rPr>
            <w:rFonts w:hint="eastAsia" w:ascii="Times New Roman" w:hAnsi="Times New Roman" w:cs="Times New Roman"/>
            <w:szCs w:val="24"/>
            <w:lang w:val="en-US" w:eastAsia="zh-CN"/>
          </w:rPr>
          <w:t>可能</w:t>
        </w:r>
      </w:ins>
      <w:ins w:id="639" w:author="alan" w:date="2018-03-17T21:32:10Z">
        <w:r>
          <w:rPr>
            <w:rFonts w:hint="eastAsia" w:ascii="Times New Roman" w:hAnsi="Times New Roman" w:cs="Times New Roman"/>
            <w:szCs w:val="24"/>
            <w:lang w:val="en-US" w:eastAsia="zh-CN"/>
          </w:rPr>
          <w:t>停泊</w:t>
        </w:r>
      </w:ins>
      <w:ins w:id="640" w:author="alan" w:date="2018-03-17T21:32:11Z">
        <w:r>
          <w:rPr>
            <w:rFonts w:hint="eastAsia" w:ascii="Times New Roman" w:hAnsi="Times New Roman" w:cs="Times New Roman"/>
            <w:szCs w:val="24"/>
            <w:lang w:val="en-US" w:eastAsia="zh-CN"/>
          </w:rPr>
          <w:t>的</w:t>
        </w:r>
      </w:ins>
      <w:ins w:id="641" w:author="alan" w:date="2018-03-17T21:32:12Z">
        <w:r>
          <w:rPr>
            <w:rFonts w:hint="eastAsia" w:ascii="Times New Roman" w:hAnsi="Times New Roman" w:cs="Times New Roman"/>
            <w:szCs w:val="24"/>
            <w:lang w:val="en-US" w:eastAsia="zh-CN"/>
          </w:rPr>
          <w:t>港口。</w:t>
        </w:r>
      </w:ins>
    </w:p>
    <w:p>
      <w:pPr>
        <w:spacing w:line="360" w:lineRule="auto"/>
        <w:rPr>
          <w:rFonts w:ascii="Times New Roman" w:hAnsi="Times New Roman" w:cs="Times New Roman"/>
          <w:strike/>
          <w:szCs w:val="24"/>
          <w:rPrChange w:id="642" w:author="alan" w:date="2018-03-17T21:26:45Z">
            <w:rPr>
              <w:rFonts w:ascii="Times New Roman" w:hAnsi="Times New Roman" w:cs="Times New Roman"/>
              <w:szCs w:val="24"/>
            </w:rPr>
          </w:rPrChange>
        </w:rPr>
      </w:pPr>
      <w:commentRangeStart w:id="7"/>
      <w:r>
        <w:rPr>
          <w:rFonts w:ascii="Times New Roman" w:hAnsi="Times New Roman" w:cs="Times New Roman"/>
          <w:strike/>
          <w:szCs w:val="24"/>
          <w:rPrChange w:id="643" w:author="alan" w:date="2018-03-17T21:26:45Z">
            <w:rPr>
              <w:rFonts w:ascii="Times New Roman" w:hAnsi="Times New Roman" w:cs="Times New Roman"/>
              <w:szCs w:val="24"/>
            </w:rPr>
          </w:rPrChange>
        </w:rPr>
        <w:t>因此，需要对VMS数据进行分段，得到简明的轨迹。同时，可以通过迭代的方式，利用图像处理方法识别每一段VMS数据的捕捞行为。</w:t>
      </w:r>
      <w:commentRangeEnd w:id="7"/>
      <w:r>
        <w:rPr>
          <w:rFonts w:ascii="Times New Roman" w:hAnsi="Times New Roman" w:cs="Times New Roman"/>
          <w:strike/>
          <w:rPrChange w:id="644" w:author="alan" w:date="2018-03-17T21:46:09Z">
            <w:rPr/>
          </w:rPrChange>
        </w:rPr>
        <w:commentReference w:id="7"/>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3824605" cy="2414270"/>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25591" cy="2414886"/>
                    </a:xfrm>
                    <a:prstGeom prst="rect">
                      <a:avLst/>
                    </a:prstGeom>
                    <a:noFill/>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图2-3 同一艘船的连续三个航次（终端ID：255368）</w:t>
      </w:r>
    </w:p>
    <w:p>
      <w:pPr>
        <w:spacing w:line="360" w:lineRule="auto"/>
        <w:rPr>
          <w:ins w:id="645" w:author="alan" w:date="2018-03-17T21:38:30Z"/>
          <w:rFonts w:hint="eastAsia" w:ascii="Times New Roman" w:hAnsi="Times New Roman" w:cs="Times New Roman"/>
          <w:szCs w:val="24"/>
          <w:lang w:val="en-US" w:eastAsia="zh-CN"/>
        </w:rPr>
      </w:pPr>
      <w:r>
        <w:rPr>
          <w:rFonts w:ascii="Times New Roman" w:hAnsi="Times New Roman" w:cs="Times New Roman"/>
          <w:szCs w:val="24"/>
        </w:rPr>
        <w:tab/>
      </w:r>
      <w:ins w:id="646" w:author="alan" w:date="2018-03-17T21:32:33Z">
        <w:r>
          <w:rPr>
            <w:rFonts w:hint="eastAsia" w:ascii="Times New Roman" w:hAnsi="Times New Roman" w:cs="Times New Roman"/>
            <w:szCs w:val="24"/>
            <w:lang w:val="en-US" w:eastAsia="zh-CN"/>
          </w:rPr>
          <w:t>轨迹</w:t>
        </w:r>
      </w:ins>
      <w:ins w:id="647" w:author="alan" w:date="2018-03-17T21:32:34Z">
        <w:r>
          <w:rPr>
            <w:rFonts w:hint="eastAsia" w:ascii="Times New Roman" w:hAnsi="Times New Roman" w:cs="Times New Roman"/>
            <w:szCs w:val="24"/>
            <w:lang w:val="en-US" w:eastAsia="zh-CN"/>
          </w:rPr>
          <w:t>中</w:t>
        </w:r>
      </w:ins>
      <w:ins w:id="648" w:author="alan" w:date="2018-03-17T21:32:35Z">
        <w:r>
          <w:rPr>
            <w:rFonts w:hint="eastAsia" w:ascii="Times New Roman" w:hAnsi="Times New Roman" w:cs="Times New Roman"/>
            <w:szCs w:val="24"/>
            <w:lang w:val="en-US" w:eastAsia="zh-CN"/>
          </w:rPr>
          <w:t>的一个</w:t>
        </w:r>
      </w:ins>
      <w:r>
        <w:rPr>
          <w:rFonts w:ascii="Times New Roman" w:hAnsi="Times New Roman" w:cs="Times New Roman"/>
          <w:szCs w:val="24"/>
        </w:rPr>
        <w:t>航次描述了</w:t>
      </w:r>
      <w:del w:id="649" w:author="alan" w:date="2018-03-17T21:14:13Z">
        <w:r>
          <w:rPr>
            <w:rFonts w:ascii="Times New Roman" w:hAnsi="Times New Roman" w:cs="Times New Roman"/>
            <w:szCs w:val="24"/>
          </w:rPr>
          <w:delText>渔船</w:delText>
        </w:r>
      </w:del>
      <w:ins w:id="65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从离开港口出海捕捞直至返回港口的过程，常被用于</w:t>
      </w:r>
      <w:del w:id="651" w:author="alan" w:date="2018-03-17T21:14:13Z">
        <w:r>
          <w:rPr>
            <w:rFonts w:ascii="Times New Roman" w:hAnsi="Times New Roman" w:cs="Times New Roman"/>
            <w:szCs w:val="24"/>
          </w:rPr>
          <w:delText>渔船</w:delText>
        </w:r>
      </w:del>
      <w:ins w:id="65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行为分析</w:t>
      </w:r>
      <w:r>
        <w:rPr>
          <w:rFonts w:ascii="Times New Roman" w:hAnsi="Times New Roman" w:cs="Times New Roman"/>
          <w:szCs w:val="24"/>
          <w:vertAlign w:val="superscript"/>
        </w:rPr>
        <w:t>[3,24,</w:t>
      </w:r>
      <w:r>
        <w:rPr>
          <w:rStyle w:val="19"/>
          <w:rFonts w:ascii="Times New Roman" w:hAnsi="Times New Roman" w:cs="Times New Roman"/>
          <w:szCs w:val="24"/>
        </w:rPr>
        <w:endnoteReference w:id="34"/>
      </w:r>
      <w:r>
        <w:rPr>
          <w:rFonts w:ascii="Times New Roman" w:hAnsi="Times New Roman" w:cs="Times New Roman"/>
          <w:szCs w:val="24"/>
          <w:vertAlign w:val="superscript"/>
        </w:rPr>
        <w:t>,</w:t>
      </w:r>
      <w:r>
        <w:rPr>
          <w:rStyle w:val="19"/>
          <w:rFonts w:ascii="Times New Roman" w:hAnsi="Times New Roman" w:cs="Times New Roman"/>
          <w:szCs w:val="24"/>
        </w:rPr>
        <w:endnoteReference w:id="35"/>
      </w:r>
      <w:r>
        <w:rPr>
          <w:rFonts w:ascii="Times New Roman" w:hAnsi="Times New Roman" w:cs="Times New Roman"/>
          <w:szCs w:val="24"/>
          <w:vertAlign w:val="superscript"/>
        </w:rPr>
        <w:t>]</w:t>
      </w:r>
      <w:r>
        <w:rPr>
          <w:rFonts w:ascii="Times New Roman" w:hAnsi="Times New Roman" w:cs="Times New Roman"/>
          <w:szCs w:val="24"/>
        </w:rPr>
        <w:t>。</w:t>
      </w:r>
      <w:del w:id="653" w:author="alan" w:date="2018-03-17T21:32:47Z">
        <w:r>
          <w:rPr>
            <w:rFonts w:ascii="Times New Roman" w:hAnsi="Times New Roman" w:cs="Times New Roman"/>
            <w:szCs w:val="24"/>
          </w:rPr>
          <w:delText>因此，将VMS数据按照航次进行分段。</w:delText>
        </w:r>
      </w:del>
      <w:r>
        <w:rPr>
          <w:rFonts w:ascii="Times New Roman" w:hAnsi="Times New Roman" w:cs="Times New Roman"/>
          <w:szCs w:val="24"/>
        </w:rPr>
        <w:t>图2-3展示了</w:t>
      </w:r>
      <w:ins w:id="654" w:author="alan" w:date="2018-03-17T21:33:05Z">
        <w:r>
          <w:rPr>
            <w:rFonts w:hint="eastAsia" w:ascii="Times New Roman" w:hAnsi="Times New Roman" w:cs="Times New Roman"/>
            <w:szCs w:val="24"/>
            <w:lang w:val="en-US" w:eastAsia="zh-CN"/>
          </w:rPr>
          <w:t>从</w:t>
        </w:r>
      </w:ins>
      <w:ins w:id="655" w:author="alan" w:date="2018-03-17T21:33:06Z">
        <w:r>
          <w:rPr>
            <w:rFonts w:hint="eastAsia" w:ascii="Times New Roman" w:hAnsi="Times New Roman" w:cs="Times New Roman"/>
            <w:szCs w:val="24"/>
            <w:lang w:val="en-US" w:eastAsia="zh-CN"/>
          </w:rPr>
          <w:t>图2</w:t>
        </w:r>
      </w:ins>
      <w:ins w:id="656" w:author="alan" w:date="2018-03-17T21:33:07Z">
        <w:r>
          <w:rPr>
            <w:rFonts w:hint="eastAsia" w:ascii="Times New Roman" w:hAnsi="Times New Roman" w:cs="Times New Roman"/>
            <w:szCs w:val="24"/>
            <w:lang w:val="en-US" w:eastAsia="zh-CN"/>
          </w:rPr>
          <w:t>-2</w:t>
        </w:r>
      </w:ins>
      <w:ins w:id="657" w:author="alan" w:date="2018-03-17T21:33:08Z">
        <w:r>
          <w:rPr>
            <w:rFonts w:hint="eastAsia" w:ascii="Times New Roman" w:hAnsi="Times New Roman" w:cs="Times New Roman"/>
            <w:szCs w:val="24"/>
            <w:lang w:val="en-US" w:eastAsia="zh-CN"/>
          </w:rPr>
          <w:t>中</w:t>
        </w:r>
      </w:ins>
      <w:ins w:id="658" w:author="alan" w:date="2018-03-17T21:33:13Z">
        <w:r>
          <w:rPr>
            <w:rFonts w:hint="eastAsia" w:ascii="Times New Roman" w:hAnsi="Times New Roman" w:cs="Times New Roman"/>
            <w:szCs w:val="24"/>
            <w:lang w:val="en-US" w:eastAsia="zh-CN"/>
          </w:rPr>
          <w:t>采用</w:t>
        </w:r>
      </w:ins>
      <w:ins w:id="659" w:author="alan" w:date="2018-03-17T21:33:15Z">
        <w:r>
          <w:rPr>
            <w:rFonts w:hint="eastAsia" w:ascii="Times New Roman" w:hAnsi="Times New Roman" w:cs="Times New Roman"/>
            <w:szCs w:val="24"/>
            <w:lang w:val="en-US" w:eastAsia="zh-CN"/>
          </w:rPr>
          <w:t>人工方式</w:t>
        </w:r>
      </w:ins>
      <w:ins w:id="660" w:author="alan" w:date="2018-03-17T21:33:16Z">
        <w:r>
          <w:rPr>
            <w:rFonts w:hint="eastAsia" w:ascii="Times New Roman" w:hAnsi="Times New Roman" w:cs="Times New Roman"/>
            <w:szCs w:val="24"/>
            <w:lang w:val="en-US" w:eastAsia="zh-CN"/>
          </w:rPr>
          <w:t>提取</w:t>
        </w:r>
      </w:ins>
      <w:del w:id="661" w:author="alan" w:date="2018-03-17T21:33:17Z">
        <w:r>
          <w:rPr>
            <w:rFonts w:ascii="Times New Roman" w:hAnsi="Times New Roman" w:cs="Times New Roman"/>
            <w:szCs w:val="24"/>
          </w:rPr>
          <w:delText>手动</w:delText>
        </w:r>
      </w:del>
      <w:del w:id="662" w:author="alan" w:date="2018-03-17T21:33:18Z">
        <w:r>
          <w:rPr>
            <w:rFonts w:ascii="Times New Roman" w:hAnsi="Times New Roman" w:cs="Times New Roman"/>
            <w:szCs w:val="24"/>
          </w:rPr>
          <w:delText>确认</w:delText>
        </w:r>
      </w:del>
      <w:r>
        <w:rPr>
          <w:rFonts w:ascii="Times New Roman" w:hAnsi="Times New Roman" w:cs="Times New Roman"/>
          <w:szCs w:val="24"/>
        </w:rPr>
        <w:t>的三个航次轨迹，航次之间因港口</w:t>
      </w:r>
      <w:ins w:id="663" w:author="alan" w:date="2018-03-17T21:33:32Z">
        <w:r>
          <w:rPr>
            <w:rFonts w:hint="eastAsia" w:ascii="Times New Roman" w:hAnsi="Times New Roman" w:cs="Times New Roman"/>
            <w:szCs w:val="24"/>
            <w:lang w:val="en-US" w:eastAsia="zh-CN"/>
          </w:rPr>
          <w:t>位置(127.5E, 27.5N)</w:t>
        </w:r>
      </w:ins>
      <w:r>
        <w:rPr>
          <w:rFonts w:ascii="Times New Roman" w:hAnsi="Times New Roman" w:cs="Times New Roman"/>
          <w:szCs w:val="24"/>
        </w:rPr>
        <w:t>而相互独立。</w:t>
      </w:r>
      <w:ins w:id="664" w:author="alan" w:date="2018-03-17T21:33:42Z">
        <w:r>
          <w:rPr>
            <w:rFonts w:hint="eastAsia" w:ascii="Times New Roman" w:hAnsi="Times New Roman" w:cs="Times New Roman"/>
            <w:szCs w:val="24"/>
            <w:lang w:val="en-US" w:eastAsia="zh-CN"/>
          </w:rPr>
          <w:t>在</w:t>
        </w:r>
      </w:ins>
      <w:ins w:id="665" w:author="alan" w:date="2018-03-17T21:33:43Z">
        <w:r>
          <w:rPr>
            <w:rFonts w:hint="eastAsia" w:ascii="Times New Roman" w:hAnsi="Times New Roman" w:cs="Times New Roman"/>
            <w:szCs w:val="24"/>
            <w:lang w:val="en-US" w:eastAsia="zh-CN"/>
          </w:rPr>
          <w:t>图</w:t>
        </w:r>
      </w:ins>
      <w:ins w:id="666" w:author="alan" w:date="2018-03-17T21:33:44Z">
        <w:r>
          <w:rPr>
            <w:rFonts w:hint="eastAsia" w:ascii="Times New Roman" w:hAnsi="Times New Roman" w:cs="Times New Roman"/>
            <w:szCs w:val="24"/>
            <w:lang w:val="en-US" w:eastAsia="zh-CN"/>
          </w:rPr>
          <w:t>2</w:t>
        </w:r>
      </w:ins>
      <w:ins w:id="667" w:author="alan" w:date="2018-03-17T21:33:45Z">
        <w:r>
          <w:rPr>
            <w:rFonts w:hint="eastAsia" w:ascii="Times New Roman" w:hAnsi="Times New Roman" w:cs="Times New Roman"/>
            <w:szCs w:val="24"/>
            <w:lang w:val="en-US" w:eastAsia="zh-CN"/>
          </w:rPr>
          <w:t>-3</w:t>
        </w:r>
      </w:ins>
      <w:ins w:id="668" w:author="alan" w:date="2018-03-17T21:33:46Z">
        <w:r>
          <w:rPr>
            <w:rFonts w:hint="eastAsia" w:ascii="Times New Roman" w:hAnsi="Times New Roman" w:cs="Times New Roman"/>
            <w:szCs w:val="24"/>
            <w:lang w:val="en-US" w:eastAsia="zh-CN"/>
          </w:rPr>
          <w:t>中，</w:t>
        </w:r>
      </w:ins>
      <w:ins w:id="669" w:author="alan" w:date="2018-03-17T21:33:48Z">
        <w:r>
          <w:rPr>
            <w:rFonts w:hint="eastAsia" w:ascii="Times New Roman" w:hAnsi="Times New Roman" w:cs="Times New Roman"/>
            <w:szCs w:val="24"/>
            <w:lang w:val="en-US" w:eastAsia="zh-CN"/>
          </w:rPr>
          <w:t>可以</w:t>
        </w:r>
      </w:ins>
      <w:ins w:id="670" w:author="alan" w:date="2018-03-17T21:33:49Z">
        <w:r>
          <w:rPr>
            <w:rFonts w:hint="eastAsia" w:ascii="Times New Roman" w:hAnsi="Times New Roman" w:cs="Times New Roman"/>
            <w:szCs w:val="24"/>
            <w:lang w:val="en-US" w:eastAsia="zh-CN"/>
          </w:rPr>
          <w:t>发现</w:t>
        </w:r>
      </w:ins>
      <w:ins w:id="671" w:author="alan" w:date="2018-03-17T21:33:50Z">
        <w:r>
          <w:rPr>
            <w:rFonts w:hint="eastAsia" w:ascii="Times New Roman" w:hAnsi="Times New Roman" w:cs="Times New Roman"/>
            <w:szCs w:val="24"/>
            <w:lang w:val="en-US" w:eastAsia="zh-CN"/>
          </w:rPr>
          <w:t>轨迹</w:t>
        </w:r>
      </w:ins>
      <w:ins w:id="672" w:author="alan" w:date="2018-03-17T21:34:13Z">
        <w:r>
          <w:rPr>
            <w:rFonts w:hint="eastAsia" w:ascii="Times New Roman" w:hAnsi="Times New Roman" w:cs="Times New Roman"/>
            <w:szCs w:val="24"/>
            <w:lang w:val="en-US" w:eastAsia="zh-CN"/>
          </w:rPr>
          <w:t>叠加</w:t>
        </w:r>
      </w:ins>
      <w:ins w:id="673" w:author="alan" w:date="2018-03-17T21:34:14Z">
        <w:r>
          <w:rPr>
            <w:rFonts w:hint="eastAsia" w:ascii="Times New Roman" w:hAnsi="Times New Roman" w:cs="Times New Roman"/>
            <w:szCs w:val="24"/>
            <w:lang w:val="en-US" w:eastAsia="zh-CN"/>
          </w:rPr>
          <w:t>的</w:t>
        </w:r>
      </w:ins>
      <w:ins w:id="674" w:author="alan" w:date="2018-03-17T21:34:17Z">
        <w:r>
          <w:rPr>
            <w:rFonts w:hint="eastAsia" w:ascii="Times New Roman" w:hAnsi="Times New Roman" w:cs="Times New Roman"/>
            <w:szCs w:val="24"/>
            <w:lang w:val="en-US" w:eastAsia="zh-CN"/>
          </w:rPr>
          <w:t>区域</w:t>
        </w:r>
      </w:ins>
      <w:ins w:id="675" w:author="alan" w:date="2018-03-17T21:34:20Z">
        <w:r>
          <w:rPr>
            <w:rFonts w:hint="eastAsia" w:ascii="Times New Roman" w:hAnsi="Times New Roman" w:cs="Times New Roman"/>
            <w:szCs w:val="24"/>
            <w:lang w:val="en-US" w:eastAsia="zh-CN"/>
          </w:rPr>
          <w:t>仅存在</w:t>
        </w:r>
      </w:ins>
      <w:ins w:id="676" w:author="alan" w:date="2018-03-17T21:34:21Z">
        <w:r>
          <w:rPr>
            <w:rFonts w:hint="eastAsia" w:ascii="Times New Roman" w:hAnsi="Times New Roman" w:cs="Times New Roman"/>
            <w:szCs w:val="24"/>
            <w:lang w:val="en-US" w:eastAsia="zh-CN"/>
          </w:rPr>
          <w:t>于</w:t>
        </w:r>
      </w:ins>
      <w:ins w:id="677" w:author="alan" w:date="2018-03-17T21:34:23Z">
        <w:r>
          <w:rPr>
            <w:rFonts w:hint="eastAsia" w:ascii="Times New Roman" w:hAnsi="Times New Roman" w:cs="Times New Roman"/>
            <w:szCs w:val="24"/>
            <w:lang w:val="en-US" w:eastAsia="zh-CN"/>
          </w:rPr>
          <w:t>海洋</w:t>
        </w:r>
      </w:ins>
      <w:ins w:id="678" w:author="alan" w:date="2018-03-17T21:34:26Z">
        <w:r>
          <w:rPr>
            <w:rFonts w:hint="eastAsia" w:ascii="Times New Roman" w:hAnsi="Times New Roman" w:cs="Times New Roman"/>
            <w:szCs w:val="24"/>
            <w:lang w:val="en-US" w:eastAsia="zh-CN"/>
          </w:rPr>
          <w:t>中</w:t>
        </w:r>
      </w:ins>
      <w:ins w:id="679" w:author="alan" w:date="2018-03-17T21:34:27Z">
        <w:r>
          <w:rPr>
            <w:rFonts w:hint="eastAsia" w:ascii="Times New Roman" w:hAnsi="Times New Roman" w:cs="Times New Roman"/>
            <w:szCs w:val="24"/>
            <w:lang w:val="en-US" w:eastAsia="zh-CN"/>
          </w:rPr>
          <w:t>，</w:t>
        </w:r>
      </w:ins>
      <w:ins w:id="680" w:author="alan" w:date="2018-03-17T21:34:29Z">
        <w:r>
          <w:rPr>
            <w:rFonts w:hint="eastAsia" w:ascii="Times New Roman" w:hAnsi="Times New Roman" w:cs="Times New Roman"/>
            <w:szCs w:val="24"/>
            <w:lang w:val="en-US" w:eastAsia="zh-CN"/>
          </w:rPr>
          <w:t>不再</w:t>
        </w:r>
      </w:ins>
      <w:ins w:id="681" w:author="alan" w:date="2018-03-17T21:34:30Z">
        <w:r>
          <w:rPr>
            <w:rFonts w:hint="eastAsia" w:ascii="Times New Roman" w:hAnsi="Times New Roman" w:cs="Times New Roman"/>
            <w:szCs w:val="24"/>
            <w:lang w:val="en-US" w:eastAsia="zh-CN"/>
          </w:rPr>
          <w:t>靠近</w:t>
        </w:r>
      </w:ins>
      <w:ins w:id="682" w:author="alan" w:date="2018-03-17T21:34:33Z">
        <w:r>
          <w:rPr>
            <w:rFonts w:hint="eastAsia" w:ascii="Times New Roman" w:hAnsi="Times New Roman" w:cs="Times New Roman"/>
            <w:szCs w:val="24"/>
            <w:lang w:val="en-US" w:eastAsia="zh-CN"/>
          </w:rPr>
          <w:t>港口</w:t>
        </w:r>
      </w:ins>
      <w:ins w:id="683" w:author="alan" w:date="2018-03-17T21:34:34Z">
        <w:r>
          <w:rPr>
            <w:rFonts w:hint="eastAsia" w:ascii="Times New Roman" w:hAnsi="Times New Roman" w:cs="Times New Roman"/>
            <w:szCs w:val="24"/>
            <w:lang w:val="en-US" w:eastAsia="zh-CN"/>
          </w:rPr>
          <w:t>。</w:t>
        </w:r>
      </w:ins>
      <w:ins w:id="684" w:author="alan" w:date="2018-03-17T21:34:35Z">
        <w:r>
          <w:rPr>
            <w:rFonts w:hint="eastAsia" w:ascii="Times New Roman" w:hAnsi="Times New Roman" w:cs="Times New Roman"/>
            <w:szCs w:val="24"/>
            <w:lang w:val="en-US" w:eastAsia="zh-CN"/>
          </w:rPr>
          <w:t>比如，</w:t>
        </w:r>
      </w:ins>
      <w:ins w:id="685" w:author="alan" w:date="2018-03-17T21:34:39Z">
        <w:r>
          <w:rPr>
            <w:rFonts w:hint="eastAsia" w:ascii="Times New Roman" w:hAnsi="Times New Roman" w:cs="Times New Roman"/>
            <w:szCs w:val="24"/>
            <w:lang w:val="en-US" w:eastAsia="zh-CN"/>
          </w:rPr>
          <w:t>图</w:t>
        </w:r>
      </w:ins>
      <w:ins w:id="686" w:author="alan" w:date="2018-03-17T21:34:40Z">
        <w:r>
          <w:rPr>
            <w:rFonts w:hint="eastAsia" w:ascii="Times New Roman" w:hAnsi="Times New Roman" w:cs="Times New Roman"/>
            <w:szCs w:val="24"/>
            <w:lang w:val="en-US" w:eastAsia="zh-CN"/>
          </w:rPr>
          <w:t>2</w:t>
        </w:r>
      </w:ins>
      <w:ins w:id="687" w:author="alan" w:date="2018-03-17T21:34:41Z">
        <w:r>
          <w:rPr>
            <w:rFonts w:hint="eastAsia" w:ascii="Times New Roman" w:hAnsi="Times New Roman" w:cs="Times New Roman"/>
            <w:szCs w:val="24"/>
            <w:lang w:val="en-US" w:eastAsia="zh-CN"/>
          </w:rPr>
          <w:t>-3</w:t>
        </w:r>
      </w:ins>
      <w:ins w:id="688" w:author="alan" w:date="2018-03-17T21:34:43Z">
        <w:r>
          <w:rPr>
            <w:rFonts w:hint="eastAsia" w:ascii="Times New Roman" w:hAnsi="Times New Roman" w:cs="Times New Roman"/>
            <w:szCs w:val="24"/>
            <w:lang w:val="en-US" w:eastAsia="zh-CN"/>
          </w:rPr>
          <w:t>中</w:t>
        </w:r>
      </w:ins>
      <w:ins w:id="689" w:author="alan" w:date="2018-03-17T21:34:45Z">
        <w:r>
          <w:rPr>
            <w:rFonts w:hint="eastAsia" w:ascii="Times New Roman" w:hAnsi="Times New Roman" w:cs="Times New Roman"/>
            <w:szCs w:val="24"/>
            <w:lang w:val="en-US" w:eastAsia="zh-CN"/>
          </w:rPr>
          <w:t>用</w:t>
        </w:r>
      </w:ins>
      <w:ins w:id="690" w:author="alan" w:date="2018-03-17T21:34:47Z">
        <w:r>
          <w:rPr>
            <w:rFonts w:hint="eastAsia" w:ascii="Times New Roman" w:hAnsi="Times New Roman" w:cs="Times New Roman"/>
            <w:szCs w:val="24"/>
            <w:lang w:val="en-US" w:eastAsia="zh-CN"/>
          </w:rPr>
          <w:t>圆圈</w:t>
        </w:r>
      </w:ins>
      <w:ins w:id="691" w:author="alan" w:date="2018-03-17T21:34:49Z">
        <w:r>
          <w:rPr>
            <w:rFonts w:hint="eastAsia" w:ascii="Times New Roman" w:hAnsi="Times New Roman" w:cs="Times New Roman"/>
            <w:szCs w:val="24"/>
            <w:lang w:val="en-US" w:eastAsia="zh-CN"/>
          </w:rPr>
          <w:t>标示</w:t>
        </w:r>
      </w:ins>
      <w:ins w:id="692" w:author="alan" w:date="2018-03-17T21:34:50Z">
        <w:r>
          <w:rPr>
            <w:rFonts w:hint="eastAsia" w:ascii="Times New Roman" w:hAnsi="Times New Roman" w:cs="Times New Roman"/>
            <w:szCs w:val="24"/>
            <w:lang w:val="en-US" w:eastAsia="zh-CN"/>
          </w:rPr>
          <w:t>的</w:t>
        </w:r>
      </w:ins>
      <w:ins w:id="693" w:author="alan" w:date="2018-03-17T21:34:52Z">
        <w:r>
          <w:rPr>
            <w:rFonts w:hint="eastAsia" w:ascii="Times New Roman" w:hAnsi="Times New Roman" w:cs="Times New Roman"/>
            <w:szCs w:val="24"/>
            <w:lang w:val="en-US" w:eastAsia="zh-CN"/>
          </w:rPr>
          <w:t>区域</w:t>
        </w:r>
      </w:ins>
      <w:ins w:id="694" w:author="alan" w:date="2018-03-17T21:34:53Z">
        <w:r>
          <w:rPr>
            <w:rFonts w:hint="eastAsia" w:ascii="Times New Roman" w:hAnsi="Times New Roman" w:cs="Times New Roman"/>
            <w:szCs w:val="24"/>
            <w:lang w:val="en-US" w:eastAsia="zh-CN"/>
          </w:rPr>
          <w:t>，</w:t>
        </w:r>
      </w:ins>
      <w:ins w:id="695" w:author="alan" w:date="2018-03-17T21:34:54Z">
        <w:r>
          <w:rPr>
            <w:rFonts w:hint="eastAsia" w:ascii="Times New Roman" w:hAnsi="Times New Roman" w:cs="Times New Roman"/>
            <w:szCs w:val="24"/>
            <w:lang w:val="en-US" w:eastAsia="zh-CN"/>
          </w:rPr>
          <w:t>可以</w:t>
        </w:r>
      </w:ins>
      <w:ins w:id="696" w:author="alan" w:date="2018-03-17T21:34:55Z">
        <w:r>
          <w:rPr>
            <w:rFonts w:hint="eastAsia" w:ascii="Times New Roman" w:hAnsi="Times New Roman" w:cs="Times New Roman"/>
            <w:szCs w:val="24"/>
            <w:lang w:val="en-US" w:eastAsia="zh-CN"/>
          </w:rPr>
          <w:t>发现</w:t>
        </w:r>
      </w:ins>
      <w:ins w:id="697" w:author="alan" w:date="2018-03-17T21:34:56Z">
        <w:r>
          <w:rPr>
            <w:rFonts w:hint="eastAsia" w:ascii="Times New Roman" w:hAnsi="Times New Roman" w:cs="Times New Roman"/>
            <w:szCs w:val="24"/>
            <w:lang w:val="en-US" w:eastAsia="zh-CN"/>
          </w:rPr>
          <w:t>轨迹</w:t>
        </w:r>
      </w:ins>
      <w:ins w:id="698" w:author="alan" w:date="2018-03-17T21:34:57Z">
        <w:r>
          <w:rPr>
            <w:rFonts w:hint="eastAsia" w:ascii="Times New Roman" w:hAnsi="Times New Roman" w:cs="Times New Roman"/>
            <w:szCs w:val="24"/>
            <w:lang w:val="en-US" w:eastAsia="zh-CN"/>
          </w:rPr>
          <w:t>的</w:t>
        </w:r>
      </w:ins>
      <w:ins w:id="699" w:author="alan" w:date="2018-03-17T21:34:59Z">
        <w:r>
          <w:rPr>
            <w:rFonts w:hint="eastAsia" w:ascii="Times New Roman" w:hAnsi="Times New Roman" w:cs="Times New Roman"/>
            <w:szCs w:val="24"/>
            <w:lang w:val="en-US" w:eastAsia="zh-CN"/>
          </w:rPr>
          <w:t>反复</w:t>
        </w:r>
      </w:ins>
      <w:ins w:id="700" w:author="alan" w:date="2018-03-17T21:35:01Z">
        <w:r>
          <w:rPr>
            <w:rFonts w:hint="eastAsia" w:ascii="Times New Roman" w:hAnsi="Times New Roman" w:cs="Times New Roman"/>
            <w:szCs w:val="24"/>
            <w:lang w:val="en-US" w:eastAsia="zh-CN"/>
          </w:rPr>
          <w:t>叠加，</w:t>
        </w:r>
      </w:ins>
      <w:ins w:id="701" w:author="alan" w:date="2018-03-17T21:35:05Z">
        <w:r>
          <w:rPr>
            <w:rFonts w:hint="eastAsia" w:ascii="Times New Roman" w:hAnsi="Times New Roman" w:cs="Times New Roman"/>
            <w:szCs w:val="24"/>
            <w:lang w:val="en-US" w:eastAsia="zh-CN"/>
          </w:rPr>
          <w:t>这</w:t>
        </w:r>
      </w:ins>
      <w:ins w:id="702" w:author="alan" w:date="2018-03-17T21:35:07Z">
        <w:r>
          <w:rPr>
            <w:rFonts w:hint="eastAsia" w:ascii="Times New Roman" w:hAnsi="Times New Roman" w:cs="Times New Roman"/>
            <w:szCs w:val="24"/>
            <w:lang w:val="en-US" w:eastAsia="zh-CN"/>
          </w:rPr>
          <w:t>实际</w:t>
        </w:r>
      </w:ins>
      <w:ins w:id="703" w:author="alan" w:date="2018-03-17T21:35:08Z">
        <w:r>
          <w:rPr>
            <w:rFonts w:hint="eastAsia" w:ascii="Times New Roman" w:hAnsi="Times New Roman" w:cs="Times New Roman"/>
            <w:szCs w:val="24"/>
            <w:lang w:val="en-US" w:eastAsia="zh-CN"/>
          </w:rPr>
          <w:t>上</w:t>
        </w:r>
      </w:ins>
      <w:ins w:id="704" w:author="alan" w:date="2018-03-17T21:35:10Z">
        <w:r>
          <w:rPr>
            <w:rFonts w:hint="eastAsia" w:ascii="Times New Roman" w:hAnsi="Times New Roman" w:cs="Times New Roman"/>
            <w:szCs w:val="24"/>
            <w:lang w:val="en-US" w:eastAsia="zh-CN"/>
          </w:rPr>
          <w:t>是由</w:t>
        </w:r>
      </w:ins>
      <w:ins w:id="705" w:author="alan" w:date="2018-03-17T21:35:15Z">
        <w:r>
          <w:rPr>
            <w:rFonts w:hint="eastAsia" w:ascii="Times New Roman" w:hAnsi="Times New Roman" w:cs="Times New Roman"/>
            <w:szCs w:val="24"/>
            <w:lang w:val="en-US" w:eastAsia="zh-CN"/>
          </w:rPr>
          <w:t>渔业</w:t>
        </w:r>
      </w:ins>
      <w:ins w:id="706" w:author="alan" w:date="2018-03-17T21:35:17Z">
        <w:r>
          <w:rPr>
            <w:rFonts w:hint="eastAsia" w:ascii="Times New Roman" w:hAnsi="Times New Roman" w:cs="Times New Roman"/>
            <w:szCs w:val="24"/>
            <w:lang w:val="en-US" w:eastAsia="zh-CN"/>
          </w:rPr>
          <w:t>船舶</w:t>
        </w:r>
      </w:ins>
      <w:ins w:id="707" w:author="alan" w:date="2018-03-17T21:35:18Z">
        <w:r>
          <w:rPr>
            <w:rFonts w:hint="eastAsia" w:ascii="Times New Roman" w:hAnsi="Times New Roman" w:cs="Times New Roman"/>
            <w:szCs w:val="24"/>
            <w:lang w:val="en-US" w:eastAsia="zh-CN"/>
          </w:rPr>
          <w:t>在</w:t>
        </w:r>
      </w:ins>
      <w:ins w:id="708" w:author="alan" w:date="2018-03-17T21:35:20Z">
        <w:r>
          <w:rPr>
            <w:rFonts w:hint="eastAsia" w:ascii="Times New Roman" w:hAnsi="Times New Roman" w:cs="Times New Roman"/>
            <w:szCs w:val="24"/>
            <w:lang w:val="en-US" w:eastAsia="zh-CN"/>
          </w:rPr>
          <w:t>拖网</w:t>
        </w:r>
      </w:ins>
      <w:ins w:id="709" w:author="alan" w:date="2018-03-17T21:35:24Z">
        <w:r>
          <w:rPr>
            <w:rFonts w:hint="eastAsia" w:ascii="Times New Roman" w:hAnsi="Times New Roman" w:cs="Times New Roman"/>
            <w:szCs w:val="24"/>
            <w:lang w:val="en-US" w:eastAsia="zh-CN"/>
          </w:rPr>
          <w:t>捕捞</w:t>
        </w:r>
      </w:ins>
      <w:ins w:id="710" w:author="alan" w:date="2018-03-17T21:35:27Z">
        <w:r>
          <w:rPr>
            <w:rFonts w:hint="eastAsia" w:ascii="Times New Roman" w:hAnsi="Times New Roman" w:cs="Times New Roman"/>
            <w:szCs w:val="24"/>
            <w:lang w:val="en-US" w:eastAsia="zh-CN"/>
          </w:rPr>
          <w:t>时</w:t>
        </w:r>
      </w:ins>
      <w:ins w:id="711" w:author="alan" w:date="2018-03-17T21:35:29Z">
        <w:r>
          <w:rPr>
            <w:rFonts w:hint="eastAsia" w:ascii="Times New Roman" w:hAnsi="Times New Roman" w:cs="Times New Roman"/>
            <w:szCs w:val="24"/>
            <w:lang w:val="en-US" w:eastAsia="zh-CN"/>
          </w:rPr>
          <w:t>的</w:t>
        </w:r>
      </w:ins>
      <w:ins w:id="712" w:author="alan" w:date="2018-03-17T21:35:38Z">
        <w:r>
          <w:rPr>
            <w:rFonts w:hint="eastAsia" w:ascii="Times New Roman" w:hAnsi="Times New Roman" w:cs="Times New Roman"/>
            <w:szCs w:val="24"/>
            <w:lang w:val="en-US" w:eastAsia="zh-CN"/>
          </w:rPr>
          <w:t>慢速</w:t>
        </w:r>
      </w:ins>
      <w:ins w:id="713" w:author="alan" w:date="2018-03-17T21:35:40Z">
        <w:r>
          <w:rPr>
            <w:rFonts w:hint="eastAsia" w:ascii="Times New Roman" w:hAnsi="Times New Roman" w:cs="Times New Roman"/>
            <w:szCs w:val="24"/>
            <w:lang w:val="en-US" w:eastAsia="zh-CN"/>
          </w:rPr>
          <w:t>航行</w:t>
        </w:r>
      </w:ins>
      <w:ins w:id="714" w:author="alan" w:date="2018-03-17T21:35:44Z">
        <w:r>
          <w:rPr>
            <w:rFonts w:hint="eastAsia" w:ascii="Times New Roman" w:hAnsi="Times New Roman" w:cs="Times New Roman"/>
            <w:szCs w:val="24"/>
            <w:lang w:val="en-US" w:eastAsia="zh-CN"/>
          </w:rPr>
          <w:t>一段距离后</w:t>
        </w:r>
      </w:ins>
      <w:ins w:id="715" w:author="alan" w:date="2018-03-17T21:35:47Z">
        <w:r>
          <w:rPr>
            <w:rFonts w:hint="eastAsia" w:ascii="Times New Roman" w:hAnsi="Times New Roman" w:cs="Times New Roman"/>
            <w:szCs w:val="24"/>
            <w:lang w:val="en-US" w:eastAsia="zh-CN"/>
          </w:rPr>
          <w:t>转向</w:t>
        </w:r>
      </w:ins>
      <w:ins w:id="716" w:author="alan" w:date="2018-03-17T21:35:49Z">
        <w:r>
          <w:rPr>
            <w:rFonts w:hint="eastAsia" w:ascii="Times New Roman" w:hAnsi="Times New Roman" w:cs="Times New Roman"/>
            <w:szCs w:val="24"/>
            <w:lang w:val="en-US" w:eastAsia="zh-CN"/>
          </w:rPr>
          <w:t>航行</w:t>
        </w:r>
      </w:ins>
      <w:ins w:id="717" w:author="alan" w:date="2018-03-17T21:35:50Z">
        <w:r>
          <w:rPr>
            <w:rFonts w:hint="eastAsia" w:ascii="Times New Roman" w:hAnsi="Times New Roman" w:cs="Times New Roman"/>
            <w:szCs w:val="24"/>
            <w:lang w:val="en-US" w:eastAsia="zh-CN"/>
          </w:rPr>
          <w:t>的</w:t>
        </w:r>
      </w:ins>
      <w:ins w:id="718" w:author="alan" w:date="2018-03-17T21:35:53Z">
        <w:r>
          <w:rPr>
            <w:rFonts w:hint="eastAsia" w:ascii="Times New Roman" w:hAnsi="Times New Roman" w:cs="Times New Roman"/>
            <w:szCs w:val="24"/>
            <w:lang w:val="en-US" w:eastAsia="zh-CN"/>
          </w:rPr>
          <w:t>捕捞</w:t>
        </w:r>
      </w:ins>
      <w:ins w:id="719" w:author="alan" w:date="2018-03-17T21:35:54Z">
        <w:r>
          <w:rPr>
            <w:rFonts w:hint="eastAsia" w:ascii="Times New Roman" w:hAnsi="Times New Roman" w:cs="Times New Roman"/>
            <w:szCs w:val="24"/>
            <w:lang w:val="en-US" w:eastAsia="zh-CN"/>
          </w:rPr>
          <w:t>行为</w:t>
        </w:r>
      </w:ins>
      <w:ins w:id="720" w:author="alan" w:date="2018-03-17T21:35:55Z">
        <w:r>
          <w:rPr>
            <w:rFonts w:hint="eastAsia" w:ascii="Times New Roman" w:hAnsi="Times New Roman" w:cs="Times New Roman"/>
            <w:szCs w:val="24"/>
            <w:lang w:val="en-US" w:eastAsia="zh-CN"/>
          </w:rPr>
          <w:t>引起</w:t>
        </w:r>
      </w:ins>
      <w:ins w:id="721" w:author="alan" w:date="2018-03-17T21:35:56Z">
        <w:r>
          <w:rPr>
            <w:rFonts w:hint="eastAsia" w:ascii="Times New Roman" w:hAnsi="Times New Roman" w:cs="Times New Roman"/>
            <w:szCs w:val="24"/>
            <w:lang w:val="en-US" w:eastAsia="zh-CN"/>
          </w:rPr>
          <w:t>的。</w:t>
        </w:r>
      </w:ins>
      <w:ins w:id="722" w:author="alan" w:date="2018-03-17T21:35:58Z">
        <w:r>
          <w:rPr>
            <w:rFonts w:hint="eastAsia" w:ascii="Times New Roman" w:hAnsi="Times New Roman" w:cs="Times New Roman"/>
            <w:szCs w:val="24"/>
            <w:lang w:val="en-US" w:eastAsia="zh-CN"/>
          </w:rPr>
          <w:t>因此，</w:t>
        </w:r>
      </w:ins>
      <w:ins w:id="723" w:author="alan" w:date="2018-03-17T21:36:00Z">
        <w:r>
          <w:rPr>
            <w:rFonts w:hint="eastAsia" w:ascii="Times New Roman" w:hAnsi="Times New Roman" w:cs="Times New Roman"/>
            <w:szCs w:val="24"/>
            <w:lang w:val="en-US" w:eastAsia="zh-CN"/>
          </w:rPr>
          <w:t>该区域</w:t>
        </w:r>
      </w:ins>
      <w:ins w:id="724" w:author="alan" w:date="2018-03-17T21:36:04Z">
        <w:r>
          <w:rPr>
            <w:rFonts w:hint="eastAsia" w:ascii="Times New Roman" w:hAnsi="Times New Roman" w:cs="Times New Roman"/>
            <w:szCs w:val="24"/>
            <w:lang w:val="en-US" w:eastAsia="zh-CN"/>
          </w:rPr>
          <w:t>标示</w:t>
        </w:r>
      </w:ins>
      <w:ins w:id="725" w:author="alan" w:date="2018-03-17T21:36:05Z">
        <w:r>
          <w:rPr>
            <w:rFonts w:hint="eastAsia" w:ascii="Times New Roman" w:hAnsi="Times New Roman" w:cs="Times New Roman"/>
            <w:szCs w:val="24"/>
            <w:lang w:val="en-US" w:eastAsia="zh-CN"/>
          </w:rPr>
          <w:t>着</w:t>
        </w:r>
      </w:ins>
      <w:ins w:id="726" w:author="alan" w:date="2018-03-17T21:36:09Z">
        <w:r>
          <w:rPr>
            <w:rFonts w:hint="eastAsia" w:ascii="Times New Roman" w:hAnsi="Times New Roman" w:cs="Times New Roman"/>
            <w:szCs w:val="24"/>
            <w:lang w:val="en-US" w:eastAsia="zh-CN"/>
          </w:rPr>
          <w:t>渔业船舶的</w:t>
        </w:r>
      </w:ins>
      <w:ins w:id="727" w:author="alan" w:date="2018-03-17T21:36:12Z">
        <w:r>
          <w:rPr>
            <w:rFonts w:hint="eastAsia" w:ascii="Times New Roman" w:hAnsi="Times New Roman" w:cs="Times New Roman"/>
            <w:szCs w:val="24"/>
            <w:lang w:val="en-US" w:eastAsia="zh-CN"/>
          </w:rPr>
          <w:t>捕捞区域，</w:t>
        </w:r>
      </w:ins>
      <w:ins w:id="728" w:author="alan" w:date="2018-03-17T21:36:14Z">
        <w:r>
          <w:rPr>
            <w:rFonts w:hint="eastAsia" w:ascii="Times New Roman" w:hAnsi="Times New Roman" w:cs="Times New Roman"/>
            <w:szCs w:val="24"/>
            <w:lang w:val="en-US" w:eastAsia="zh-CN"/>
          </w:rPr>
          <w:t>位于</w:t>
        </w:r>
      </w:ins>
      <w:ins w:id="729" w:author="alan" w:date="2018-03-17T21:36:19Z">
        <w:r>
          <w:rPr>
            <w:rFonts w:hint="eastAsia" w:ascii="Times New Roman" w:hAnsi="Times New Roman" w:cs="Times New Roman"/>
            <w:szCs w:val="24"/>
            <w:lang w:val="en-US" w:eastAsia="zh-CN"/>
          </w:rPr>
          <w:t>该区域的</w:t>
        </w:r>
      </w:ins>
      <w:ins w:id="730" w:author="alan" w:date="2018-03-17T21:36:23Z">
        <w:r>
          <w:rPr>
            <w:rFonts w:hint="eastAsia" w:ascii="Times New Roman" w:hAnsi="Times New Roman" w:cs="Times New Roman"/>
            <w:szCs w:val="24"/>
            <w:lang w:val="en-US" w:eastAsia="zh-CN"/>
          </w:rPr>
          <w:t>轨迹</w:t>
        </w:r>
      </w:ins>
      <w:ins w:id="731" w:author="alan" w:date="2018-03-17T21:37:03Z">
        <w:r>
          <w:rPr>
            <w:rFonts w:hint="eastAsia" w:ascii="Times New Roman" w:hAnsi="Times New Roman" w:cs="Times New Roman"/>
            <w:szCs w:val="24"/>
            <w:lang w:val="en-US" w:eastAsia="zh-CN"/>
          </w:rPr>
          <w:t>对应着</w:t>
        </w:r>
      </w:ins>
      <w:ins w:id="732" w:author="alan" w:date="2018-03-17T21:36:27Z">
        <w:r>
          <w:rPr>
            <w:rFonts w:hint="eastAsia" w:ascii="Times New Roman" w:hAnsi="Times New Roman" w:cs="Times New Roman"/>
            <w:szCs w:val="24"/>
            <w:lang w:val="en-US" w:eastAsia="zh-CN"/>
          </w:rPr>
          <w:t>渔业</w:t>
        </w:r>
      </w:ins>
      <w:ins w:id="733" w:author="alan" w:date="2018-03-17T21:36:29Z">
        <w:r>
          <w:rPr>
            <w:rFonts w:hint="eastAsia" w:ascii="Times New Roman" w:hAnsi="Times New Roman" w:cs="Times New Roman"/>
            <w:szCs w:val="24"/>
            <w:lang w:val="en-US" w:eastAsia="zh-CN"/>
          </w:rPr>
          <w:t>船舶的</w:t>
        </w:r>
      </w:ins>
      <w:ins w:id="734" w:author="alan" w:date="2018-03-17T21:36:56Z">
        <w:r>
          <w:rPr>
            <w:rFonts w:hint="eastAsia" w:ascii="Times New Roman" w:hAnsi="Times New Roman" w:cs="Times New Roman"/>
            <w:szCs w:val="24"/>
            <w:lang w:val="en-US" w:eastAsia="zh-CN"/>
          </w:rPr>
          <w:t>捕捞</w:t>
        </w:r>
      </w:ins>
      <w:ins w:id="735" w:author="alan" w:date="2018-03-17T21:36:59Z">
        <w:r>
          <w:rPr>
            <w:rFonts w:hint="eastAsia" w:ascii="Times New Roman" w:hAnsi="Times New Roman" w:cs="Times New Roman"/>
            <w:szCs w:val="24"/>
            <w:lang w:val="en-US" w:eastAsia="zh-CN"/>
          </w:rPr>
          <w:t>轨迹。</w:t>
        </w:r>
      </w:ins>
    </w:p>
    <w:p>
      <w:pPr>
        <w:spacing w:line="360" w:lineRule="auto"/>
        <w:rPr>
          <w:del w:id="736" w:author="alan" w:date="2018-03-17T21:38:25Z"/>
          <w:rFonts w:ascii="Times New Roman" w:hAnsi="Times New Roman" w:cs="Times New Roman"/>
          <w:szCs w:val="24"/>
        </w:rPr>
      </w:pPr>
      <w:ins w:id="737" w:author="alan" w:date="2018-03-17T21:38:31Z">
        <w:r>
          <w:rPr>
            <w:rFonts w:hint="eastAsia" w:ascii="Times New Roman" w:hAnsi="Times New Roman" w:cs="Times New Roman"/>
            <w:szCs w:val="24"/>
            <w:lang w:val="en-US" w:eastAsia="zh-CN"/>
          </w:rPr>
          <w:t xml:space="preserve"> </w:t>
        </w:r>
      </w:ins>
      <w:ins w:id="738" w:author="alan" w:date="2018-03-17T21:41:45Z">
        <w:r>
          <w:rPr>
            <w:rFonts w:hint="eastAsia" w:ascii="Times New Roman" w:hAnsi="Times New Roman" w:cs="Times New Roman"/>
            <w:szCs w:val="24"/>
            <w:lang w:val="en-US" w:eastAsia="zh-CN"/>
          </w:rPr>
          <w:t>如图2-2中所示，</w:t>
        </w:r>
      </w:ins>
      <w:ins w:id="739" w:author="alan" w:date="2018-03-17T21:38:37Z">
        <w:r>
          <w:rPr>
            <w:rFonts w:hint="eastAsia" w:ascii="Times New Roman" w:hAnsi="Times New Roman" w:cs="Times New Roman"/>
            <w:szCs w:val="24"/>
            <w:lang w:val="en-US" w:eastAsia="zh-CN"/>
          </w:rPr>
          <w:t>由于</w:t>
        </w:r>
      </w:ins>
      <w:ins w:id="740" w:author="alan" w:date="2018-03-17T21:38:42Z">
        <w:r>
          <w:rPr>
            <w:rFonts w:hint="eastAsia" w:ascii="Times New Roman" w:hAnsi="Times New Roman" w:cs="Times New Roman"/>
            <w:szCs w:val="24"/>
            <w:lang w:val="en-US" w:eastAsia="zh-CN"/>
          </w:rPr>
          <w:t>当多个</w:t>
        </w:r>
      </w:ins>
      <w:ins w:id="741" w:author="alan" w:date="2018-03-17T21:38:44Z">
        <w:r>
          <w:rPr>
            <w:rFonts w:hint="eastAsia" w:ascii="Times New Roman" w:hAnsi="Times New Roman" w:cs="Times New Roman"/>
            <w:szCs w:val="24"/>
            <w:lang w:val="en-US" w:eastAsia="zh-CN"/>
          </w:rPr>
          <w:t>航次</w:t>
        </w:r>
      </w:ins>
      <w:ins w:id="742" w:author="alan" w:date="2018-03-17T21:38:46Z">
        <w:r>
          <w:rPr>
            <w:rFonts w:hint="eastAsia" w:ascii="Times New Roman" w:hAnsi="Times New Roman" w:cs="Times New Roman"/>
            <w:szCs w:val="24"/>
            <w:lang w:val="en-US" w:eastAsia="zh-CN"/>
          </w:rPr>
          <w:t>重叠，</w:t>
        </w:r>
      </w:ins>
      <w:ins w:id="743" w:author="alan" w:date="2018-03-17T21:41:51Z">
        <w:r>
          <w:rPr>
            <w:rFonts w:hint="eastAsia" w:ascii="Times New Roman" w:hAnsi="Times New Roman" w:cs="Times New Roman"/>
            <w:szCs w:val="24"/>
            <w:lang w:val="en-US" w:eastAsia="zh-CN"/>
          </w:rPr>
          <w:t>因此</w:t>
        </w:r>
      </w:ins>
      <w:ins w:id="744" w:author="alan" w:date="2018-03-17T21:39:03Z">
        <w:r>
          <w:rPr>
            <w:rFonts w:hint="eastAsia" w:ascii="Times New Roman" w:hAnsi="Times New Roman" w:cs="Times New Roman"/>
            <w:szCs w:val="24"/>
            <w:lang w:val="en-US" w:eastAsia="zh-CN"/>
          </w:rPr>
          <w:t>航行</w:t>
        </w:r>
      </w:ins>
      <w:ins w:id="745" w:author="alan" w:date="2018-03-17T21:39:05Z">
        <w:r>
          <w:rPr>
            <w:rFonts w:hint="eastAsia" w:ascii="Times New Roman" w:hAnsi="Times New Roman" w:cs="Times New Roman"/>
            <w:szCs w:val="24"/>
            <w:lang w:val="en-US" w:eastAsia="zh-CN"/>
          </w:rPr>
          <w:t>轨迹</w:t>
        </w:r>
      </w:ins>
      <w:ins w:id="746" w:author="alan" w:date="2018-03-17T21:39:10Z">
        <w:r>
          <w:rPr>
            <w:rFonts w:hint="eastAsia" w:ascii="Times New Roman" w:hAnsi="Times New Roman" w:cs="Times New Roman"/>
            <w:szCs w:val="24"/>
            <w:lang w:val="en-US" w:eastAsia="zh-CN"/>
          </w:rPr>
          <w:t>也会</w:t>
        </w:r>
      </w:ins>
      <w:ins w:id="747" w:author="alan" w:date="2018-03-17T21:39:11Z">
        <w:r>
          <w:rPr>
            <w:rFonts w:hint="eastAsia" w:ascii="Times New Roman" w:hAnsi="Times New Roman" w:cs="Times New Roman"/>
            <w:szCs w:val="24"/>
            <w:lang w:val="en-US" w:eastAsia="zh-CN"/>
          </w:rPr>
          <w:t>造成</w:t>
        </w:r>
      </w:ins>
      <w:ins w:id="748" w:author="alan" w:date="2018-03-17T21:39:15Z">
        <w:r>
          <w:rPr>
            <w:rFonts w:hint="eastAsia" w:ascii="Times New Roman" w:hAnsi="Times New Roman" w:cs="Times New Roman"/>
            <w:szCs w:val="24"/>
            <w:lang w:val="en-US" w:eastAsia="zh-CN"/>
          </w:rPr>
          <w:t>重叠</w:t>
        </w:r>
      </w:ins>
      <w:ins w:id="749" w:author="alan" w:date="2018-03-17T21:41:54Z">
        <w:r>
          <w:rPr>
            <w:rFonts w:hint="eastAsia" w:ascii="Times New Roman" w:hAnsi="Times New Roman" w:cs="Times New Roman"/>
            <w:szCs w:val="24"/>
            <w:lang w:val="en-US" w:eastAsia="zh-CN"/>
          </w:rPr>
          <w:t>区域</w:t>
        </w:r>
      </w:ins>
      <w:ins w:id="750" w:author="alan" w:date="2018-03-17T21:39:16Z">
        <w:r>
          <w:rPr>
            <w:rFonts w:hint="eastAsia" w:ascii="Times New Roman" w:hAnsi="Times New Roman" w:cs="Times New Roman"/>
            <w:szCs w:val="24"/>
            <w:lang w:val="en-US" w:eastAsia="zh-CN"/>
          </w:rPr>
          <w:t>，</w:t>
        </w:r>
      </w:ins>
      <w:ins w:id="751" w:author="alan" w:date="2018-03-17T21:41:58Z">
        <w:r>
          <w:rPr>
            <w:rFonts w:hint="eastAsia" w:ascii="Times New Roman" w:hAnsi="Times New Roman" w:cs="Times New Roman"/>
            <w:szCs w:val="24"/>
            <w:lang w:val="en-US" w:eastAsia="zh-CN"/>
          </w:rPr>
          <w:t>可能</w:t>
        </w:r>
      </w:ins>
      <w:ins w:id="752" w:author="alan" w:date="2018-03-17T21:41:59Z">
        <w:r>
          <w:rPr>
            <w:rFonts w:hint="eastAsia" w:ascii="Times New Roman" w:hAnsi="Times New Roman" w:cs="Times New Roman"/>
            <w:szCs w:val="24"/>
            <w:lang w:val="en-US" w:eastAsia="zh-CN"/>
          </w:rPr>
          <w:t>被</w:t>
        </w:r>
      </w:ins>
      <w:ins w:id="753" w:author="alan" w:date="2018-03-17T21:42:02Z">
        <w:r>
          <w:rPr>
            <w:rFonts w:hint="eastAsia" w:ascii="Times New Roman" w:hAnsi="Times New Roman" w:cs="Times New Roman"/>
            <w:szCs w:val="24"/>
            <w:lang w:val="en-US" w:eastAsia="zh-CN"/>
          </w:rPr>
          <w:t>误判为</w:t>
        </w:r>
      </w:ins>
      <w:ins w:id="754" w:author="alan" w:date="2018-03-17T21:42:05Z">
        <w:r>
          <w:rPr>
            <w:rFonts w:hint="eastAsia" w:ascii="Times New Roman" w:hAnsi="Times New Roman" w:cs="Times New Roman"/>
            <w:szCs w:val="24"/>
            <w:lang w:val="en-US" w:eastAsia="zh-CN"/>
          </w:rPr>
          <w:t>捕捞</w:t>
        </w:r>
      </w:ins>
      <w:ins w:id="755" w:author="alan" w:date="2018-03-17T21:42:06Z">
        <w:r>
          <w:rPr>
            <w:rFonts w:hint="eastAsia" w:ascii="Times New Roman" w:hAnsi="Times New Roman" w:cs="Times New Roman"/>
            <w:szCs w:val="24"/>
            <w:lang w:val="en-US" w:eastAsia="zh-CN"/>
          </w:rPr>
          <w:t>区域。</w:t>
        </w:r>
      </w:ins>
      <w:ins w:id="756" w:author="alan" w:date="2018-03-17T21:39:22Z">
        <w:r>
          <w:rPr>
            <w:rFonts w:hint="eastAsia" w:ascii="Times New Roman" w:hAnsi="Times New Roman" w:cs="Times New Roman"/>
            <w:szCs w:val="24"/>
            <w:lang w:val="en-US" w:eastAsia="zh-CN"/>
          </w:rPr>
          <w:t>因此</w:t>
        </w:r>
      </w:ins>
      <w:ins w:id="757" w:author="alan" w:date="2018-03-17T21:39:23Z">
        <w:r>
          <w:rPr>
            <w:rFonts w:hint="eastAsia" w:ascii="Times New Roman" w:hAnsi="Times New Roman" w:cs="Times New Roman"/>
            <w:szCs w:val="24"/>
            <w:lang w:val="en-US" w:eastAsia="zh-CN"/>
          </w:rPr>
          <w:t>，</w:t>
        </w:r>
      </w:ins>
      <w:ins w:id="758" w:author="alan" w:date="2018-03-17T21:39:29Z">
        <w:r>
          <w:rPr>
            <w:rFonts w:hint="eastAsia" w:ascii="Times New Roman" w:hAnsi="Times New Roman" w:cs="Times New Roman"/>
            <w:szCs w:val="24"/>
            <w:lang w:val="en-US" w:eastAsia="zh-CN"/>
          </w:rPr>
          <w:t>本文</w:t>
        </w:r>
      </w:ins>
      <w:del w:id="759" w:author="alan" w:date="2018-03-17T21:38:25Z">
        <w:r>
          <w:rPr>
            <w:rFonts w:ascii="Times New Roman" w:hAnsi="Times New Roman" w:cs="Times New Roman"/>
            <w:szCs w:val="24"/>
          </w:rPr>
          <w:delText>但是VMS数据中并不包含港口信息，所以，在划分航次之前需要对港口的位置进行判断。</w:delText>
        </w:r>
      </w:del>
    </w:p>
    <w:p>
      <w:pPr>
        <w:spacing w:line="360" w:lineRule="auto"/>
        <w:ind w:firstLine="420"/>
        <w:rPr>
          <w:rFonts w:ascii="Times New Roman" w:hAnsi="Times New Roman" w:cs="Times New Roman"/>
          <w:szCs w:val="24"/>
        </w:rPr>
      </w:pPr>
      <w:del w:id="760" w:author="alan" w:date="2018-03-17T21:38:25Z">
        <w:r>
          <w:rPr>
            <w:rFonts w:ascii="Times New Roman" w:hAnsi="Times New Roman" w:cs="Times New Roman"/>
            <w:szCs w:val="24"/>
          </w:rPr>
          <w:delText>根据单拖渔船的作业特点，轨迹密集分布的区域被认为是捕捞轨迹区域，该区域内部的渔船活动</w:delText>
        </w:r>
      </w:del>
      <w:del w:id="761" w:author="alan" w:date="2018-03-17T21:38:25Z">
        <w:r>
          <w:rPr>
            <w:rFonts w:ascii="Times New Roman" w:hAnsi="Times New Roman" w:cs="Times New Roman"/>
            <w:szCs w:val="24"/>
            <w:lang w:val="en-US"/>
          </w:rPr>
          <w:delText>即</w:delText>
        </w:r>
      </w:del>
      <w:del w:id="762" w:author="alan" w:date="2018-03-17T21:38:25Z">
        <w:r>
          <w:rPr>
            <w:rFonts w:ascii="Times New Roman" w:hAnsi="Times New Roman" w:cs="Times New Roman"/>
            <w:szCs w:val="24"/>
          </w:rPr>
          <w:delText>渔船捕捞行为。</w:delText>
        </w:r>
      </w:del>
      <w:ins w:id="763" w:author="alan" w:date="2018-03-17T21:37:53Z">
        <w:r>
          <w:rPr>
            <w:rFonts w:hint="eastAsia" w:ascii="Times New Roman" w:hAnsi="Times New Roman" w:cs="Times New Roman"/>
            <w:szCs w:val="24"/>
            <w:lang w:val="en-US" w:eastAsia="zh-CN"/>
          </w:rPr>
          <w:t>为了</w:t>
        </w:r>
      </w:ins>
      <w:ins w:id="764" w:author="alan" w:date="2018-03-17T21:37:55Z">
        <w:r>
          <w:rPr>
            <w:rFonts w:hint="eastAsia" w:ascii="Times New Roman" w:hAnsi="Times New Roman" w:cs="Times New Roman"/>
            <w:szCs w:val="24"/>
            <w:lang w:val="en-US" w:eastAsia="zh-CN"/>
          </w:rPr>
          <w:t>能够</w:t>
        </w:r>
      </w:ins>
      <w:ins w:id="765" w:author="alan" w:date="2018-03-17T21:37:57Z">
        <w:r>
          <w:rPr>
            <w:rFonts w:hint="eastAsia" w:ascii="Times New Roman" w:hAnsi="Times New Roman" w:cs="Times New Roman"/>
            <w:szCs w:val="24"/>
            <w:lang w:val="en-US" w:eastAsia="zh-CN"/>
          </w:rPr>
          <w:t>在</w:t>
        </w:r>
      </w:ins>
      <w:ins w:id="766" w:author="alan" w:date="2018-03-17T21:38:00Z">
        <w:r>
          <w:rPr>
            <w:rFonts w:hint="eastAsia" w:ascii="Times New Roman" w:hAnsi="Times New Roman" w:cs="Times New Roman"/>
            <w:szCs w:val="24"/>
            <w:lang w:val="en-US" w:eastAsia="zh-CN"/>
          </w:rPr>
          <w:t>没有</w:t>
        </w:r>
      </w:ins>
      <w:ins w:id="767" w:author="alan" w:date="2018-03-17T21:38:12Z">
        <w:r>
          <w:rPr>
            <w:rFonts w:hint="eastAsia" w:ascii="Times New Roman" w:hAnsi="Times New Roman" w:cs="Times New Roman"/>
            <w:szCs w:val="24"/>
            <w:lang w:val="en-US" w:eastAsia="zh-CN"/>
          </w:rPr>
          <w:t>渔业</w:t>
        </w:r>
      </w:ins>
      <w:ins w:id="768" w:author="alan" w:date="2018-03-17T21:42:12Z">
        <w:r>
          <w:rPr>
            <w:rFonts w:hint="eastAsia" w:ascii="Times New Roman" w:hAnsi="Times New Roman" w:cs="Times New Roman"/>
            <w:szCs w:val="24"/>
            <w:lang w:val="en-US" w:eastAsia="zh-CN"/>
          </w:rPr>
          <w:t>船舶</w:t>
        </w:r>
      </w:ins>
      <w:ins w:id="769" w:author="alan" w:date="2018-03-17T21:42:14Z">
        <w:r>
          <w:rPr>
            <w:rFonts w:hint="eastAsia" w:ascii="Times New Roman" w:hAnsi="Times New Roman" w:cs="Times New Roman"/>
            <w:szCs w:val="24"/>
            <w:lang w:val="en-US" w:eastAsia="zh-CN"/>
          </w:rPr>
          <w:t>航海</w:t>
        </w:r>
      </w:ins>
      <w:ins w:id="770" w:author="alan" w:date="2018-03-17T21:42:22Z">
        <w:r>
          <w:rPr>
            <w:rFonts w:hint="eastAsia" w:ascii="Times New Roman" w:hAnsi="Times New Roman" w:cs="Times New Roman"/>
            <w:szCs w:val="24"/>
            <w:lang w:val="en-US" w:eastAsia="zh-CN"/>
          </w:rPr>
          <w:t>日志</w:t>
        </w:r>
      </w:ins>
      <w:ins w:id="771" w:author="alan" w:date="2018-03-17T21:42:23Z">
        <w:r>
          <w:rPr>
            <w:rFonts w:hint="eastAsia" w:ascii="Times New Roman" w:hAnsi="Times New Roman" w:cs="Times New Roman"/>
            <w:szCs w:val="24"/>
            <w:lang w:val="en-US" w:eastAsia="zh-CN"/>
          </w:rPr>
          <w:t>的</w:t>
        </w:r>
      </w:ins>
      <w:ins w:id="772" w:author="alan" w:date="2018-03-17T21:43:04Z">
        <w:r>
          <w:rPr>
            <w:rFonts w:hint="eastAsia" w:ascii="Times New Roman" w:hAnsi="Times New Roman" w:cs="Times New Roman"/>
            <w:szCs w:val="24"/>
            <w:lang w:val="en-US" w:eastAsia="zh-CN"/>
          </w:rPr>
          <w:t>限制</w:t>
        </w:r>
      </w:ins>
      <w:ins w:id="773" w:author="alan" w:date="2018-03-17T21:42:24Z">
        <w:r>
          <w:rPr>
            <w:rFonts w:hint="eastAsia" w:ascii="Times New Roman" w:hAnsi="Times New Roman" w:cs="Times New Roman"/>
            <w:szCs w:val="24"/>
            <w:lang w:val="en-US" w:eastAsia="zh-CN"/>
          </w:rPr>
          <w:t>下</w:t>
        </w:r>
      </w:ins>
      <w:ins w:id="774" w:author="alan" w:date="2018-03-17T21:42:30Z">
        <w:r>
          <w:rPr>
            <w:rFonts w:hint="eastAsia" w:ascii="Times New Roman" w:hAnsi="Times New Roman" w:cs="Times New Roman"/>
            <w:szCs w:val="24"/>
            <w:lang w:val="en-US" w:eastAsia="zh-CN"/>
          </w:rPr>
          <w:t>识别</w:t>
        </w:r>
      </w:ins>
      <w:ins w:id="775" w:author="alan" w:date="2018-03-17T21:42:35Z">
        <w:r>
          <w:rPr>
            <w:rFonts w:hint="eastAsia" w:ascii="Times New Roman" w:hAnsi="Times New Roman" w:cs="Times New Roman"/>
            <w:szCs w:val="24"/>
            <w:lang w:val="en-US" w:eastAsia="zh-CN"/>
          </w:rPr>
          <w:t>捕捞</w:t>
        </w:r>
      </w:ins>
      <w:ins w:id="776" w:author="alan" w:date="2018-03-17T21:42:36Z">
        <w:r>
          <w:rPr>
            <w:rFonts w:hint="eastAsia" w:ascii="Times New Roman" w:hAnsi="Times New Roman" w:cs="Times New Roman"/>
            <w:szCs w:val="24"/>
            <w:lang w:val="en-US" w:eastAsia="zh-CN"/>
          </w:rPr>
          <w:t>行为</w:t>
        </w:r>
      </w:ins>
      <w:ins w:id="777" w:author="alan" w:date="2018-03-17T21:42:37Z">
        <w:r>
          <w:rPr>
            <w:rFonts w:hint="eastAsia" w:ascii="Times New Roman" w:hAnsi="Times New Roman" w:cs="Times New Roman"/>
            <w:szCs w:val="24"/>
            <w:lang w:val="en-US" w:eastAsia="zh-CN"/>
          </w:rPr>
          <w:t>，</w:t>
        </w:r>
      </w:ins>
      <w:ins w:id="778" w:author="alan" w:date="2018-03-17T21:42:39Z">
        <w:r>
          <w:rPr>
            <w:rFonts w:hint="eastAsia" w:ascii="Times New Roman" w:hAnsi="Times New Roman" w:cs="Times New Roman"/>
            <w:szCs w:val="24"/>
            <w:lang w:val="en-US" w:eastAsia="zh-CN"/>
          </w:rPr>
          <w:t>先</w:t>
        </w:r>
      </w:ins>
      <w:ins w:id="779" w:author="alan" w:date="2018-03-17T21:43:09Z">
        <w:r>
          <w:rPr>
            <w:rFonts w:hint="eastAsia" w:ascii="Times New Roman" w:hAnsi="Times New Roman" w:cs="Times New Roman"/>
            <w:szCs w:val="24"/>
            <w:lang w:val="en-US" w:eastAsia="zh-CN"/>
          </w:rPr>
          <w:t>进行了</w:t>
        </w:r>
      </w:ins>
      <w:ins w:id="780" w:author="alan" w:date="2018-03-17T21:43:13Z">
        <w:r>
          <w:rPr>
            <w:rFonts w:hint="eastAsia" w:ascii="Times New Roman" w:hAnsi="Times New Roman" w:cs="Times New Roman"/>
            <w:szCs w:val="24"/>
            <w:lang w:val="en-US" w:eastAsia="zh-CN"/>
          </w:rPr>
          <w:t>VMS</w:t>
        </w:r>
      </w:ins>
      <w:ins w:id="781" w:author="alan" w:date="2018-03-17T21:43:14Z">
        <w:r>
          <w:rPr>
            <w:rFonts w:hint="eastAsia" w:ascii="Times New Roman" w:hAnsi="Times New Roman" w:cs="Times New Roman"/>
            <w:szCs w:val="24"/>
            <w:lang w:val="en-US" w:eastAsia="zh-CN"/>
          </w:rPr>
          <w:t>轨迹</w:t>
        </w:r>
      </w:ins>
      <w:ins w:id="782" w:author="alan" w:date="2018-03-17T21:43:15Z">
        <w:r>
          <w:rPr>
            <w:rFonts w:hint="eastAsia" w:ascii="Times New Roman" w:hAnsi="Times New Roman" w:cs="Times New Roman"/>
            <w:szCs w:val="24"/>
            <w:lang w:val="en-US" w:eastAsia="zh-CN"/>
          </w:rPr>
          <w:t>数据的</w:t>
        </w:r>
      </w:ins>
      <w:ins w:id="783" w:author="alan" w:date="2018-03-17T21:43:17Z">
        <w:r>
          <w:rPr>
            <w:rFonts w:hint="eastAsia" w:ascii="Times New Roman" w:hAnsi="Times New Roman" w:cs="Times New Roman"/>
            <w:szCs w:val="24"/>
            <w:lang w:val="en-US" w:eastAsia="zh-CN"/>
          </w:rPr>
          <w:t>航次</w:t>
        </w:r>
      </w:ins>
      <w:ins w:id="784" w:author="alan" w:date="2018-03-17T21:43:18Z">
        <w:r>
          <w:rPr>
            <w:rFonts w:hint="eastAsia" w:ascii="Times New Roman" w:hAnsi="Times New Roman" w:cs="Times New Roman"/>
            <w:szCs w:val="24"/>
            <w:lang w:val="en-US" w:eastAsia="zh-CN"/>
          </w:rPr>
          <w:t>划分</w:t>
        </w:r>
      </w:ins>
      <w:ins w:id="785" w:author="alan" w:date="2018-03-17T21:43:19Z">
        <w:r>
          <w:rPr>
            <w:rFonts w:hint="eastAsia" w:ascii="Times New Roman" w:hAnsi="Times New Roman" w:cs="Times New Roman"/>
            <w:szCs w:val="24"/>
            <w:lang w:val="en-US" w:eastAsia="zh-CN"/>
          </w:rPr>
          <w:t>。</w:t>
        </w:r>
      </w:ins>
      <w:ins w:id="786" w:author="alan" w:date="2018-03-17T21:43:23Z">
        <w:r>
          <w:rPr>
            <w:rFonts w:hint="eastAsia" w:ascii="Times New Roman" w:hAnsi="Times New Roman" w:cs="Times New Roman"/>
            <w:szCs w:val="24"/>
            <w:lang w:val="en-US" w:eastAsia="zh-CN"/>
          </w:rPr>
          <w:t>进而</w:t>
        </w:r>
      </w:ins>
      <w:ins w:id="787" w:author="alan" w:date="2018-03-17T21:43:24Z">
        <w:r>
          <w:rPr>
            <w:rFonts w:hint="eastAsia" w:ascii="Times New Roman" w:hAnsi="Times New Roman" w:cs="Times New Roman"/>
            <w:szCs w:val="24"/>
            <w:lang w:val="en-US" w:eastAsia="zh-CN"/>
          </w:rPr>
          <w:t>，</w:t>
        </w:r>
      </w:ins>
      <w:ins w:id="788" w:author="alan" w:date="2018-03-17T21:43:25Z">
        <w:r>
          <w:rPr>
            <w:rFonts w:hint="eastAsia" w:ascii="Times New Roman" w:hAnsi="Times New Roman" w:cs="Times New Roman"/>
            <w:szCs w:val="24"/>
            <w:lang w:val="en-US" w:eastAsia="zh-CN"/>
          </w:rPr>
          <w:t>在</w:t>
        </w:r>
      </w:ins>
      <w:ins w:id="789" w:author="alan" w:date="2018-03-17T21:43:26Z">
        <w:r>
          <w:rPr>
            <w:rFonts w:hint="eastAsia" w:ascii="Times New Roman" w:hAnsi="Times New Roman" w:cs="Times New Roman"/>
            <w:szCs w:val="24"/>
            <w:lang w:val="en-US" w:eastAsia="zh-CN"/>
          </w:rPr>
          <w:t>划分</w:t>
        </w:r>
      </w:ins>
      <w:ins w:id="790" w:author="alan" w:date="2018-03-17T21:43:27Z">
        <w:r>
          <w:rPr>
            <w:rFonts w:hint="eastAsia" w:ascii="Times New Roman" w:hAnsi="Times New Roman" w:cs="Times New Roman"/>
            <w:szCs w:val="24"/>
            <w:lang w:val="en-US" w:eastAsia="zh-CN"/>
          </w:rPr>
          <w:t>航次的</w:t>
        </w:r>
      </w:ins>
      <w:ins w:id="791" w:author="alan" w:date="2018-03-17T21:43:29Z">
        <w:r>
          <w:rPr>
            <w:rFonts w:hint="eastAsia" w:ascii="Times New Roman" w:hAnsi="Times New Roman" w:cs="Times New Roman"/>
            <w:szCs w:val="24"/>
            <w:lang w:val="en-US" w:eastAsia="zh-CN"/>
          </w:rPr>
          <w:t>基础上</w:t>
        </w:r>
      </w:ins>
      <w:ins w:id="792" w:author="alan" w:date="2018-03-17T21:43:30Z">
        <w:r>
          <w:rPr>
            <w:rFonts w:hint="eastAsia" w:ascii="Times New Roman" w:hAnsi="Times New Roman" w:cs="Times New Roman"/>
            <w:szCs w:val="24"/>
            <w:lang w:val="en-US" w:eastAsia="zh-CN"/>
          </w:rPr>
          <w:t>，</w:t>
        </w:r>
      </w:ins>
      <w:del w:id="793" w:author="alan" w:date="2018-03-17T21:43:38Z">
        <w:r>
          <w:rPr>
            <w:rFonts w:ascii="Times New Roman" w:hAnsi="Times New Roman" w:cs="Times New Roman"/>
            <w:szCs w:val="24"/>
          </w:rPr>
          <w:delText>为了识别图2-3中红色标注的捕捞轨迹区域，本文先对航次进行</w:delText>
        </w:r>
      </w:del>
      <w:ins w:id="794" w:author="alan" w:date="2018-03-17T21:43:40Z">
        <w:r>
          <w:rPr>
            <w:rFonts w:hint="eastAsia" w:ascii="Times New Roman" w:hAnsi="Times New Roman" w:cs="Times New Roman"/>
            <w:szCs w:val="24"/>
            <w:lang w:val="en-US" w:eastAsia="zh-CN"/>
          </w:rPr>
          <w:t>对</w:t>
        </w:r>
      </w:ins>
      <w:ins w:id="795" w:author="alan" w:date="2018-03-17T21:43:49Z">
        <w:r>
          <w:rPr>
            <w:rFonts w:hint="eastAsia" w:ascii="Times New Roman" w:hAnsi="Times New Roman" w:cs="Times New Roman"/>
            <w:szCs w:val="24"/>
            <w:lang w:val="en-US" w:eastAsia="zh-CN"/>
          </w:rPr>
          <w:t>单</w:t>
        </w:r>
      </w:ins>
      <w:ins w:id="796" w:author="alan" w:date="2018-03-17T21:43:50Z">
        <w:r>
          <w:rPr>
            <w:rFonts w:hint="eastAsia" w:ascii="Times New Roman" w:hAnsi="Times New Roman" w:cs="Times New Roman"/>
            <w:szCs w:val="24"/>
            <w:lang w:val="en-US" w:eastAsia="zh-CN"/>
          </w:rPr>
          <w:t>航次</w:t>
        </w:r>
      </w:ins>
      <w:r>
        <w:rPr>
          <w:rFonts w:ascii="Times New Roman" w:hAnsi="Times New Roman" w:cs="Times New Roman"/>
          <w:szCs w:val="24"/>
        </w:rPr>
        <w:t>轨迹</w:t>
      </w:r>
      <w:ins w:id="797" w:author="alan" w:date="2018-03-17T21:43:54Z">
        <w:r>
          <w:rPr>
            <w:rFonts w:hint="eastAsia" w:ascii="Times New Roman" w:hAnsi="Times New Roman" w:cs="Times New Roman"/>
            <w:szCs w:val="24"/>
            <w:lang w:val="en-US" w:eastAsia="zh-CN"/>
          </w:rPr>
          <w:t>数据</w:t>
        </w:r>
      </w:ins>
      <w:ins w:id="798" w:author="alan" w:date="2018-03-17T21:44:03Z">
        <w:r>
          <w:rPr>
            <w:rFonts w:hint="eastAsia" w:ascii="Times New Roman" w:hAnsi="Times New Roman" w:cs="Times New Roman"/>
            <w:szCs w:val="24"/>
            <w:lang w:val="en-US" w:eastAsia="zh-CN"/>
          </w:rPr>
          <w:t>进行</w:t>
        </w:r>
      </w:ins>
      <w:r>
        <w:rPr>
          <w:rFonts w:ascii="Times New Roman" w:hAnsi="Times New Roman" w:cs="Times New Roman"/>
          <w:szCs w:val="24"/>
        </w:rPr>
        <w:t>压缩，</w:t>
      </w:r>
      <w:ins w:id="799" w:author="alan" w:date="2018-03-17T21:44:07Z">
        <w:r>
          <w:rPr>
            <w:rFonts w:hint="eastAsia" w:ascii="Times New Roman" w:hAnsi="Times New Roman" w:cs="Times New Roman"/>
            <w:szCs w:val="24"/>
            <w:lang w:val="en-US" w:eastAsia="zh-CN"/>
          </w:rPr>
          <w:t>进一步</w:t>
        </w:r>
      </w:ins>
      <w:r>
        <w:rPr>
          <w:rFonts w:ascii="Times New Roman" w:hAnsi="Times New Roman" w:cs="Times New Roman"/>
          <w:szCs w:val="24"/>
        </w:rPr>
        <w:t>降低了</w:t>
      </w:r>
      <w:del w:id="800" w:author="alan" w:date="2018-03-17T21:14:13Z">
        <w:r>
          <w:rPr>
            <w:rFonts w:ascii="Times New Roman" w:hAnsi="Times New Roman" w:cs="Times New Roman"/>
            <w:szCs w:val="24"/>
          </w:rPr>
          <w:delText>渔船</w:delText>
        </w:r>
      </w:del>
      <w:ins w:id="80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航行轨迹对识别的干扰；然后使用数学形态学完成</w:t>
      </w:r>
      <w:ins w:id="802" w:author="alan" w:date="2018-03-17T21:44:21Z">
        <w:r>
          <w:rPr>
            <w:rFonts w:hint="eastAsia" w:ascii="Times New Roman" w:hAnsi="Times New Roman" w:cs="Times New Roman"/>
            <w:szCs w:val="24"/>
            <w:lang w:val="en-US" w:eastAsia="zh-CN"/>
          </w:rPr>
          <w:t>渔业</w:t>
        </w:r>
      </w:ins>
      <w:ins w:id="803" w:author="alan" w:date="2018-03-17T21:44:22Z">
        <w:r>
          <w:rPr>
            <w:rFonts w:hint="eastAsia" w:ascii="Times New Roman" w:hAnsi="Times New Roman" w:cs="Times New Roman"/>
            <w:szCs w:val="24"/>
            <w:lang w:val="en-US" w:eastAsia="zh-CN"/>
          </w:rPr>
          <w:t>船舶</w:t>
        </w:r>
      </w:ins>
      <w:ins w:id="804" w:author="alan" w:date="2018-03-17T21:44:23Z">
        <w:r>
          <w:rPr>
            <w:rFonts w:hint="eastAsia" w:ascii="Times New Roman" w:hAnsi="Times New Roman" w:cs="Times New Roman"/>
            <w:szCs w:val="24"/>
            <w:lang w:val="en-US" w:eastAsia="zh-CN"/>
          </w:rPr>
          <w:t>捕捞</w:t>
        </w:r>
      </w:ins>
      <w:ins w:id="805" w:author="alan" w:date="2018-03-17T21:44:26Z">
        <w:r>
          <w:rPr>
            <w:rFonts w:hint="eastAsia" w:ascii="Times New Roman" w:hAnsi="Times New Roman" w:cs="Times New Roman"/>
            <w:szCs w:val="24"/>
            <w:lang w:val="en-US" w:eastAsia="zh-CN"/>
          </w:rPr>
          <w:t>轨迹</w:t>
        </w:r>
      </w:ins>
      <w:ins w:id="806" w:author="alan" w:date="2018-03-17T21:44:27Z">
        <w:r>
          <w:rPr>
            <w:rFonts w:hint="eastAsia" w:ascii="Times New Roman" w:hAnsi="Times New Roman" w:cs="Times New Roman"/>
            <w:szCs w:val="24"/>
            <w:lang w:val="en-US" w:eastAsia="zh-CN"/>
          </w:rPr>
          <w:t>的</w:t>
        </w:r>
      </w:ins>
      <w:r>
        <w:rPr>
          <w:rFonts w:ascii="Times New Roman" w:hAnsi="Times New Roman" w:cs="Times New Roman"/>
          <w:szCs w:val="24"/>
        </w:rPr>
        <w:t>识别任务。</w:t>
      </w:r>
      <w:ins w:id="807" w:author="alan" w:date="2018-03-17T21:44:38Z">
        <w:r>
          <w:rPr>
            <w:rFonts w:hint="eastAsia" w:ascii="Times New Roman" w:hAnsi="Times New Roman" w:cs="Times New Roman"/>
            <w:szCs w:val="24"/>
            <w:lang w:val="en-US" w:eastAsia="zh-CN"/>
          </w:rPr>
          <w:t>单</w:t>
        </w:r>
      </w:ins>
      <w:r>
        <w:rPr>
          <w:rFonts w:ascii="Times New Roman" w:hAnsi="Times New Roman" w:cs="Times New Roman"/>
          <w:szCs w:val="24"/>
        </w:rPr>
        <w:t>航次轨迹进出捕捞轨迹区域的端点</w:t>
      </w:r>
      <w:ins w:id="808" w:author="alan" w:date="2018-03-17T21:44:51Z">
        <w:r>
          <w:rPr>
            <w:rFonts w:hint="eastAsia" w:ascii="Times New Roman" w:hAnsi="Times New Roman" w:cs="Times New Roman"/>
            <w:szCs w:val="24"/>
            <w:lang w:val="en-US" w:eastAsia="zh-CN"/>
          </w:rPr>
          <w:t>分别</w:t>
        </w:r>
      </w:ins>
      <w:ins w:id="809" w:author="alan" w:date="2018-03-17T21:44:52Z">
        <w:r>
          <w:rPr>
            <w:rFonts w:hint="eastAsia" w:ascii="Times New Roman" w:hAnsi="Times New Roman" w:cs="Times New Roman"/>
            <w:szCs w:val="24"/>
            <w:lang w:val="en-US" w:eastAsia="zh-CN"/>
          </w:rPr>
          <w:t>为</w:t>
        </w:r>
      </w:ins>
      <w:del w:id="810" w:author="alan" w:date="2018-03-17T21:44:49Z">
        <w:r>
          <w:rPr>
            <w:rFonts w:ascii="Times New Roman" w:hAnsi="Times New Roman" w:cs="Times New Roman"/>
            <w:szCs w:val="24"/>
          </w:rPr>
          <w:delText>就是</w:delText>
        </w:r>
      </w:del>
      <w:del w:id="811" w:author="alan" w:date="2018-03-17T21:14:13Z">
        <w:r>
          <w:rPr>
            <w:rFonts w:ascii="Times New Roman" w:hAnsi="Times New Roman" w:cs="Times New Roman"/>
            <w:szCs w:val="24"/>
          </w:rPr>
          <w:delText>渔船</w:delText>
        </w:r>
      </w:del>
      <w:ins w:id="81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捕捞行为的起点和终点，</w:t>
      </w:r>
      <w:del w:id="813" w:author="alan" w:date="2018-03-17T21:45:01Z">
        <w:r>
          <w:rPr>
            <w:rFonts w:ascii="Times New Roman" w:hAnsi="Times New Roman" w:cs="Times New Roman"/>
            <w:szCs w:val="24"/>
          </w:rPr>
          <w:delText>至此完成了渔船捕捞行为的识别</w:delText>
        </w:r>
      </w:del>
      <w:ins w:id="814" w:author="alan" w:date="2018-03-17T21:45:05Z">
        <w:r>
          <w:rPr>
            <w:rFonts w:hint="eastAsia" w:ascii="Times New Roman" w:hAnsi="Times New Roman" w:cs="Times New Roman"/>
            <w:szCs w:val="24"/>
            <w:lang w:val="en-US" w:eastAsia="zh-CN"/>
          </w:rPr>
          <w:t>在</w:t>
        </w:r>
      </w:ins>
      <w:ins w:id="815" w:author="alan" w:date="2018-03-17T21:45:06Z">
        <w:r>
          <w:rPr>
            <w:rFonts w:hint="eastAsia" w:ascii="Times New Roman" w:hAnsi="Times New Roman" w:cs="Times New Roman"/>
            <w:szCs w:val="24"/>
            <w:lang w:val="en-US" w:eastAsia="zh-CN"/>
          </w:rPr>
          <w:t>起点</w:t>
        </w:r>
      </w:ins>
      <w:ins w:id="816" w:author="alan" w:date="2018-03-17T21:45:07Z">
        <w:r>
          <w:rPr>
            <w:rFonts w:hint="eastAsia" w:ascii="Times New Roman" w:hAnsi="Times New Roman" w:cs="Times New Roman"/>
            <w:szCs w:val="24"/>
            <w:lang w:val="en-US" w:eastAsia="zh-CN"/>
          </w:rPr>
          <w:t>和</w:t>
        </w:r>
      </w:ins>
      <w:ins w:id="817" w:author="alan" w:date="2018-03-17T21:45:12Z">
        <w:r>
          <w:rPr>
            <w:rFonts w:hint="eastAsia" w:ascii="Times New Roman" w:hAnsi="Times New Roman" w:cs="Times New Roman"/>
            <w:szCs w:val="24"/>
            <w:lang w:val="en-US" w:eastAsia="zh-CN"/>
          </w:rPr>
          <w:t>终点</w:t>
        </w:r>
      </w:ins>
      <w:ins w:id="818" w:author="alan" w:date="2018-03-17T21:45:14Z">
        <w:r>
          <w:rPr>
            <w:rFonts w:hint="eastAsia" w:ascii="Times New Roman" w:hAnsi="Times New Roman" w:cs="Times New Roman"/>
            <w:szCs w:val="24"/>
            <w:lang w:val="en-US" w:eastAsia="zh-CN"/>
          </w:rPr>
          <w:t>之间</w:t>
        </w:r>
      </w:ins>
      <w:ins w:id="819" w:author="alan" w:date="2018-03-17T21:45:15Z">
        <w:r>
          <w:rPr>
            <w:rFonts w:hint="eastAsia" w:ascii="Times New Roman" w:hAnsi="Times New Roman" w:cs="Times New Roman"/>
            <w:szCs w:val="24"/>
            <w:lang w:val="en-US" w:eastAsia="zh-CN"/>
          </w:rPr>
          <w:t>的</w:t>
        </w:r>
      </w:ins>
      <w:ins w:id="820" w:author="alan" w:date="2018-03-17T21:45:16Z">
        <w:r>
          <w:rPr>
            <w:rFonts w:hint="eastAsia" w:ascii="Times New Roman" w:hAnsi="Times New Roman" w:cs="Times New Roman"/>
            <w:szCs w:val="24"/>
            <w:lang w:val="en-US" w:eastAsia="zh-CN"/>
          </w:rPr>
          <w:t>轨迹</w:t>
        </w:r>
      </w:ins>
      <w:ins w:id="821" w:author="alan" w:date="2018-03-17T21:45:17Z">
        <w:r>
          <w:rPr>
            <w:rFonts w:hint="eastAsia" w:ascii="Times New Roman" w:hAnsi="Times New Roman" w:cs="Times New Roman"/>
            <w:szCs w:val="24"/>
            <w:lang w:val="en-US" w:eastAsia="zh-CN"/>
          </w:rPr>
          <w:t>覆盖的</w:t>
        </w:r>
      </w:ins>
      <w:ins w:id="822" w:author="alan" w:date="2018-03-17T21:45:19Z">
        <w:r>
          <w:rPr>
            <w:rFonts w:hint="eastAsia" w:ascii="Times New Roman" w:hAnsi="Times New Roman" w:cs="Times New Roman"/>
            <w:szCs w:val="24"/>
            <w:lang w:val="en-US" w:eastAsia="zh-CN"/>
          </w:rPr>
          <w:t>区域</w:t>
        </w:r>
      </w:ins>
      <w:ins w:id="823" w:author="alan" w:date="2018-03-17T21:45:29Z">
        <w:r>
          <w:rPr>
            <w:rFonts w:hint="eastAsia" w:ascii="Times New Roman" w:hAnsi="Times New Roman" w:cs="Times New Roman"/>
            <w:szCs w:val="24"/>
            <w:lang w:val="en-US" w:eastAsia="zh-CN"/>
          </w:rPr>
          <w:t>为</w:t>
        </w:r>
      </w:ins>
      <w:ins w:id="824" w:author="alan" w:date="2018-03-17T21:45:32Z">
        <w:r>
          <w:rPr>
            <w:rFonts w:hint="eastAsia" w:ascii="Times New Roman" w:hAnsi="Times New Roman" w:cs="Times New Roman"/>
            <w:szCs w:val="24"/>
            <w:lang w:val="en-US" w:eastAsia="zh-CN"/>
          </w:rPr>
          <w:t>该船舶</w:t>
        </w:r>
      </w:ins>
      <w:ins w:id="825" w:author="alan" w:date="2018-03-17T21:45:33Z">
        <w:r>
          <w:rPr>
            <w:rFonts w:hint="eastAsia" w:ascii="Times New Roman" w:hAnsi="Times New Roman" w:cs="Times New Roman"/>
            <w:szCs w:val="24"/>
            <w:lang w:val="en-US" w:eastAsia="zh-CN"/>
          </w:rPr>
          <w:t>本</w:t>
        </w:r>
      </w:ins>
      <w:ins w:id="826" w:author="alan" w:date="2018-03-17T21:45:36Z">
        <w:r>
          <w:rPr>
            <w:rFonts w:hint="eastAsia" w:ascii="Times New Roman" w:hAnsi="Times New Roman" w:cs="Times New Roman"/>
            <w:szCs w:val="24"/>
            <w:lang w:val="en-US" w:eastAsia="zh-CN"/>
          </w:rPr>
          <w:t>航次</w:t>
        </w:r>
      </w:ins>
      <w:ins w:id="827" w:author="alan" w:date="2018-03-17T21:45:37Z">
        <w:r>
          <w:rPr>
            <w:rFonts w:hint="eastAsia" w:ascii="Times New Roman" w:hAnsi="Times New Roman" w:cs="Times New Roman"/>
            <w:szCs w:val="24"/>
            <w:lang w:val="en-US" w:eastAsia="zh-CN"/>
          </w:rPr>
          <w:t>的</w:t>
        </w:r>
      </w:ins>
      <w:ins w:id="828" w:author="alan" w:date="2018-03-17T21:45:40Z">
        <w:r>
          <w:rPr>
            <w:rFonts w:hint="eastAsia" w:ascii="Times New Roman" w:hAnsi="Times New Roman" w:cs="Times New Roman"/>
            <w:szCs w:val="24"/>
            <w:lang w:val="en-US" w:eastAsia="zh-CN"/>
          </w:rPr>
          <w:t>捕捞区域</w:t>
        </w:r>
      </w:ins>
      <w:r>
        <w:rPr>
          <w:rFonts w:ascii="Times New Roman" w:hAnsi="Times New Roman" w:cs="Times New Roman"/>
          <w:szCs w:val="24"/>
        </w:rPr>
        <w:t>。</w:t>
      </w:r>
      <w:ins w:id="829" w:author="alan" w:date="2018-03-17T21:45:53Z">
        <w:r>
          <w:rPr>
            <w:rFonts w:hint="eastAsia" w:ascii="Times New Roman" w:hAnsi="Times New Roman" w:cs="Times New Roman"/>
            <w:szCs w:val="24"/>
            <w:lang w:val="en-US" w:eastAsia="zh-CN"/>
          </w:rPr>
          <w:t>具体</w:t>
        </w:r>
      </w:ins>
      <w:ins w:id="830" w:author="alan" w:date="2018-03-17T21:45:54Z">
        <w:r>
          <w:rPr>
            <w:rFonts w:hint="eastAsia" w:ascii="Times New Roman" w:hAnsi="Times New Roman" w:cs="Times New Roman"/>
            <w:szCs w:val="24"/>
            <w:lang w:val="en-US" w:eastAsia="zh-CN"/>
          </w:rPr>
          <w:t>的</w:t>
        </w:r>
      </w:ins>
      <w:ins w:id="831" w:author="alan" w:date="2018-03-17T21:45:55Z">
        <w:r>
          <w:rPr>
            <w:rFonts w:hint="eastAsia" w:ascii="Times New Roman" w:hAnsi="Times New Roman" w:cs="Times New Roman"/>
            <w:szCs w:val="24"/>
            <w:lang w:val="en-US" w:eastAsia="zh-CN"/>
          </w:rPr>
          <w:t>算法</w:t>
        </w:r>
      </w:ins>
      <w:ins w:id="832" w:author="alan" w:date="2018-03-17T21:45:56Z">
        <w:r>
          <w:rPr>
            <w:rFonts w:hint="eastAsia" w:ascii="Times New Roman" w:hAnsi="Times New Roman" w:cs="Times New Roman"/>
            <w:szCs w:val="24"/>
            <w:lang w:val="en-US" w:eastAsia="zh-CN"/>
          </w:rPr>
          <w:t>结果</w:t>
        </w:r>
      </w:ins>
      <w:ins w:id="833" w:author="alan" w:date="2018-03-17T21:45:58Z">
        <w:r>
          <w:rPr>
            <w:rFonts w:hint="eastAsia" w:ascii="Times New Roman" w:hAnsi="Times New Roman" w:cs="Times New Roman"/>
            <w:szCs w:val="24"/>
            <w:lang w:val="en-US" w:eastAsia="zh-CN"/>
          </w:rPr>
          <w:t>参见</w:t>
        </w:r>
      </w:ins>
      <w:ins w:id="834" w:author="alan" w:date="2018-03-17T21:45:59Z">
        <w:r>
          <w:rPr>
            <w:rFonts w:hint="eastAsia" w:ascii="Times New Roman" w:hAnsi="Times New Roman" w:cs="Times New Roman"/>
            <w:szCs w:val="24"/>
            <w:lang w:val="en-US" w:eastAsia="zh-CN"/>
          </w:rPr>
          <w:t>下</w:t>
        </w:r>
      </w:ins>
      <w:ins w:id="835" w:author="alan" w:date="2018-03-17T21:46:02Z">
        <w:r>
          <w:rPr>
            <w:rFonts w:hint="eastAsia" w:ascii="Times New Roman" w:hAnsi="Times New Roman" w:cs="Times New Roman"/>
            <w:szCs w:val="24"/>
            <w:lang w:val="en-US" w:eastAsia="zh-CN"/>
          </w:rPr>
          <w:t>节。</w:t>
        </w:r>
      </w:ins>
    </w:p>
    <w:p>
      <w:pPr>
        <w:pStyle w:val="3"/>
        <w:keepNext w:val="0"/>
        <w:keepLines w:val="0"/>
        <w:numPr>
          <w:ilvl w:val="1"/>
          <w:numId w:val="1"/>
        </w:numPr>
        <w:spacing w:line="360" w:lineRule="auto"/>
        <w:rPr>
          <w:rFonts w:ascii="Times New Roman" w:hAnsi="Times New Roman" w:cs="Times New Roman"/>
          <w:rPrChange w:id="836" w:author="alan" w:date="2018-03-17T21:46:09Z">
            <w:rPr/>
          </w:rPrChange>
        </w:rPr>
      </w:pPr>
      <w:r>
        <w:rPr>
          <w:rFonts w:hint="default" w:ascii="Times New Roman" w:hAnsi="Times New Roman" w:cs="Times New Roman"/>
          <w:rPrChange w:id="837" w:author="alan" w:date="2018-03-17T21:46:09Z">
            <w:rPr>
              <w:rFonts w:hint="eastAsia"/>
            </w:rPr>
          </w:rPrChange>
        </w:rPr>
        <w:t>算法结构</w:t>
      </w:r>
      <w:bookmarkEnd w:id="12"/>
      <w:bookmarkEnd w:id="13"/>
    </w:p>
    <w:p>
      <w:pPr>
        <w:spacing w:line="360" w:lineRule="auto"/>
        <w:ind w:firstLine="420"/>
        <w:rPr>
          <w:rFonts w:ascii="Times New Roman" w:hAnsi="Times New Roman" w:cs="Times New Roman"/>
          <w:szCs w:val="24"/>
        </w:rPr>
      </w:pPr>
      <w:r>
        <w:rPr>
          <w:rFonts w:ascii="Times New Roman" w:hAnsi="Times New Roman" w:cs="Times New Roman"/>
          <w:szCs w:val="24"/>
        </w:rPr>
        <w:t>本文把</w:t>
      </w:r>
      <w:ins w:id="838" w:author="alan" w:date="2018-03-17T21:46:22Z">
        <w:r>
          <w:rPr>
            <w:rFonts w:hint="eastAsia" w:ascii="Times New Roman" w:hAnsi="Times New Roman" w:cs="Times New Roman"/>
            <w:szCs w:val="24"/>
            <w:lang w:val="en-US" w:eastAsia="zh-CN"/>
          </w:rPr>
          <w:t>渔业</w:t>
        </w:r>
      </w:ins>
      <w:ins w:id="839" w:author="alan" w:date="2018-03-17T21:46:23Z">
        <w:r>
          <w:rPr>
            <w:rFonts w:hint="eastAsia" w:ascii="Times New Roman" w:hAnsi="Times New Roman" w:cs="Times New Roman"/>
            <w:szCs w:val="24"/>
            <w:lang w:val="en-US" w:eastAsia="zh-CN"/>
          </w:rPr>
          <w:t>船舶</w:t>
        </w:r>
      </w:ins>
      <w:ins w:id="840" w:author="alan" w:date="2018-03-17T21:46:30Z">
        <w:r>
          <w:rPr>
            <w:rFonts w:hint="eastAsia" w:ascii="Times New Roman" w:hAnsi="Times New Roman" w:cs="Times New Roman"/>
            <w:szCs w:val="24"/>
            <w:lang w:val="en-US" w:eastAsia="zh-CN"/>
          </w:rPr>
          <w:t>捕捞行为</w:t>
        </w:r>
      </w:ins>
      <w:ins w:id="841" w:author="alan" w:date="2018-03-17T21:46:31Z">
        <w:r>
          <w:rPr>
            <w:rFonts w:hint="eastAsia" w:ascii="Times New Roman" w:hAnsi="Times New Roman" w:cs="Times New Roman"/>
            <w:szCs w:val="24"/>
            <w:lang w:val="en-US" w:eastAsia="zh-CN"/>
          </w:rPr>
          <w:t>识别</w:t>
        </w:r>
      </w:ins>
      <w:ins w:id="842" w:author="alan" w:date="2018-03-17T21:46:32Z">
        <w:r>
          <w:rPr>
            <w:rFonts w:hint="eastAsia" w:ascii="Times New Roman" w:hAnsi="Times New Roman" w:cs="Times New Roman"/>
            <w:szCs w:val="24"/>
            <w:lang w:val="en-US" w:eastAsia="zh-CN"/>
          </w:rPr>
          <w:t>问题</w:t>
        </w:r>
      </w:ins>
      <w:ins w:id="843" w:author="alan" w:date="2018-03-17T21:46:42Z">
        <w:r>
          <w:rPr>
            <w:rFonts w:hint="eastAsia" w:ascii="Times New Roman" w:hAnsi="Times New Roman" w:cs="Times New Roman"/>
            <w:szCs w:val="24"/>
            <w:lang w:val="en-US" w:eastAsia="zh-CN"/>
          </w:rPr>
          <w:t>按步骤</w:t>
        </w:r>
      </w:ins>
      <w:del w:id="844" w:author="alan" w:date="2018-03-17T21:46:20Z">
        <w:r>
          <w:rPr>
            <w:rFonts w:ascii="Times New Roman" w:hAnsi="Times New Roman" w:cs="Times New Roman"/>
            <w:szCs w:val="24"/>
          </w:rPr>
          <w:delText>研究问</w:delText>
        </w:r>
      </w:del>
      <w:del w:id="845" w:author="alan" w:date="2018-03-17T21:46:19Z">
        <w:r>
          <w:rPr>
            <w:rFonts w:ascii="Times New Roman" w:hAnsi="Times New Roman" w:cs="Times New Roman"/>
            <w:szCs w:val="24"/>
          </w:rPr>
          <w:delText>题</w:delText>
        </w:r>
      </w:del>
      <w:r>
        <w:rPr>
          <w:rFonts w:ascii="Times New Roman" w:hAnsi="Times New Roman" w:cs="Times New Roman"/>
          <w:szCs w:val="24"/>
        </w:rPr>
        <w:t>拆分为四个子问题</w:t>
      </w:r>
      <w:ins w:id="846" w:author="alan" w:date="2018-03-17T21:46:55Z">
        <w:r>
          <w:rPr>
            <w:rFonts w:hint="eastAsia" w:ascii="Times New Roman" w:hAnsi="Times New Roman" w:cs="Times New Roman"/>
            <w:szCs w:val="24"/>
            <w:lang w:eastAsia="zh-CN"/>
          </w:rPr>
          <w:t>。</w:t>
        </w:r>
      </w:ins>
      <w:del w:id="847" w:author="alan" w:date="2018-03-17T21:46:54Z">
        <w:r>
          <w:rPr>
            <w:rFonts w:ascii="Times New Roman" w:hAnsi="Times New Roman" w:cs="Times New Roman"/>
            <w:szCs w:val="24"/>
          </w:rPr>
          <w:delText>，</w:delText>
        </w:r>
      </w:del>
      <w:del w:id="848" w:author="alan" w:date="2018-03-17T21:46:50Z">
        <w:r>
          <w:rPr>
            <w:rFonts w:ascii="Times New Roman" w:hAnsi="Times New Roman" w:cs="Times New Roman"/>
            <w:szCs w:val="24"/>
          </w:rPr>
          <w:delText>如图2-4所示，</w:delText>
        </w:r>
      </w:del>
      <w:ins w:id="849" w:author="alan" w:date="2018-03-17T21:46:52Z">
        <w:r>
          <w:rPr>
            <w:rFonts w:hint="eastAsia" w:ascii="Times New Roman" w:hAnsi="Times New Roman" w:cs="Times New Roman"/>
            <w:szCs w:val="24"/>
            <w:lang w:val="en-US" w:eastAsia="zh-CN"/>
          </w:rPr>
          <w:t>因此</w:t>
        </w:r>
      </w:ins>
      <w:ins w:id="850" w:author="alan" w:date="2018-03-17T21:46:57Z">
        <w:r>
          <w:rPr>
            <w:rFonts w:hint="eastAsia" w:ascii="Times New Roman" w:hAnsi="Times New Roman" w:cs="Times New Roman"/>
            <w:szCs w:val="24"/>
            <w:lang w:val="en-US" w:eastAsia="zh-CN"/>
          </w:rPr>
          <w:t>，</w:t>
        </w:r>
      </w:ins>
      <w:del w:id="851" w:author="alan" w:date="2018-03-17T21:47:06Z">
        <w:r>
          <w:rPr>
            <w:rFonts w:ascii="Times New Roman" w:hAnsi="Times New Roman" w:cs="Times New Roman"/>
            <w:szCs w:val="24"/>
            <w:lang w:val="en-US"/>
          </w:rPr>
          <w:delText>根据这些问题</w:delText>
        </w:r>
      </w:del>
      <w:ins w:id="852" w:author="alan" w:date="2018-03-17T21:47:09Z">
        <w:r>
          <w:rPr>
            <w:rFonts w:hint="eastAsia" w:ascii="Times New Roman" w:hAnsi="Times New Roman" w:cs="Times New Roman"/>
            <w:szCs w:val="24"/>
            <w:lang w:val="en-US" w:eastAsia="zh-CN"/>
          </w:rPr>
          <w:t>针对</w:t>
        </w:r>
      </w:ins>
      <w:ins w:id="853" w:author="alan" w:date="2018-03-17T21:47:10Z">
        <w:r>
          <w:rPr>
            <w:rFonts w:hint="eastAsia" w:ascii="Times New Roman" w:hAnsi="Times New Roman" w:cs="Times New Roman"/>
            <w:szCs w:val="24"/>
            <w:lang w:val="en-US" w:eastAsia="zh-CN"/>
          </w:rPr>
          <w:t>每个</w:t>
        </w:r>
      </w:ins>
      <w:ins w:id="854" w:author="alan" w:date="2018-03-17T21:47:11Z">
        <w:r>
          <w:rPr>
            <w:rFonts w:hint="eastAsia" w:ascii="Times New Roman" w:hAnsi="Times New Roman" w:cs="Times New Roman"/>
            <w:szCs w:val="24"/>
            <w:lang w:val="en-US" w:eastAsia="zh-CN"/>
          </w:rPr>
          <w:t>子问题</w:t>
        </w:r>
      </w:ins>
      <w:r>
        <w:rPr>
          <w:rFonts w:ascii="Times New Roman" w:hAnsi="Times New Roman" w:cs="Times New Roman"/>
          <w:szCs w:val="24"/>
        </w:rPr>
        <w:t>，</w:t>
      </w:r>
      <w:ins w:id="855" w:author="alan" w:date="2018-03-17T21:47:49Z">
        <w:r>
          <w:rPr>
            <w:rFonts w:hint="eastAsia" w:ascii="Times New Roman" w:hAnsi="Times New Roman" w:cs="Times New Roman"/>
            <w:szCs w:val="24"/>
            <w:lang w:val="en-US" w:eastAsia="zh-CN"/>
          </w:rPr>
          <w:t>本文</w:t>
        </w:r>
      </w:ins>
      <w:ins w:id="856" w:author="alan" w:date="2018-03-17T21:47:50Z">
        <w:r>
          <w:rPr>
            <w:rFonts w:hint="eastAsia" w:ascii="Times New Roman" w:hAnsi="Times New Roman" w:cs="Times New Roman"/>
            <w:szCs w:val="24"/>
            <w:lang w:val="en-US" w:eastAsia="zh-CN"/>
          </w:rPr>
          <w:t>提出的</w:t>
        </w:r>
      </w:ins>
      <w:del w:id="857" w:author="alan" w:date="2018-03-17T21:47:15Z">
        <w:r>
          <w:rPr>
            <w:rFonts w:ascii="Times New Roman" w:hAnsi="Times New Roman" w:cs="Times New Roman"/>
            <w:szCs w:val="24"/>
          </w:rPr>
          <w:delText>算法中</w:delText>
        </w:r>
      </w:del>
      <w:ins w:id="858" w:author="alan" w:date="2018-03-17T21:47:39Z">
        <w:r>
          <w:rPr>
            <w:rFonts w:hint="eastAsia" w:ascii="Times New Roman" w:hAnsi="Times New Roman" w:cs="Times New Roman"/>
            <w:szCs w:val="24"/>
            <w:lang w:val="en-US" w:eastAsia="zh-CN"/>
          </w:rPr>
          <w:t>算法</w:t>
        </w:r>
      </w:ins>
      <w:ins w:id="859" w:author="alan" w:date="2018-03-17T21:47:45Z">
        <w:r>
          <w:rPr>
            <w:rFonts w:hint="eastAsia" w:ascii="Times New Roman" w:hAnsi="Times New Roman" w:cs="Times New Roman"/>
            <w:szCs w:val="24"/>
            <w:lang w:val="en-US" w:eastAsia="zh-CN"/>
          </w:rPr>
          <w:t>使用</w:t>
        </w:r>
      </w:ins>
      <w:ins w:id="860" w:author="alan" w:date="2018-03-17T21:47:53Z">
        <w:r>
          <w:rPr>
            <w:rFonts w:hint="eastAsia" w:ascii="Times New Roman" w:hAnsi="Times New Roman" w:cs="Times New Roman"/>
            <w:szCs w:val="24"/>
            <w:lang w:val="en-US" w:eastAsia="zh-CN"/>
          </w:rPr>
          <w:t>对应的</w:t>
        </w:r>
      </w:ins>
      <w:ins w:id="861" w:author="alan" w:date="2018-03-17T21:47:55Z">
        <w:r>
          <w:rPr>
            <w:rFonts w:hint="eastAsia" w:ascii="Times New Roman" w:hAnsi="Times New Roman" w:cs="Times New Roman"/>
            <w:szCs w:val="24"/>
            <w:lang w:val="en-US" w:eastAsia="zh-CN"/>
          </w:rPr>
          <w:t>模块</w:t>
        </w:r>
      </w:ins>
      <w:ins w:id="862" w:author="alan" w:date="2018-03-17T21:47:57Z">
        <w:r>
          <w:rPr>
            <w:rFonts w:hint="eastAsia" w:ascii="Times New Roman" w:hAnsi="Times New Roman" w:cs="Times New Roman"/>
            <w:szCs w:val="24"/>
            <w:lang w:val="en-US" w:eastAsia="zh-CN"/>
          </w:rPr>
          <w:t>来解决，</w:t>
        </w:r>
      </w:ins>
      <w:ins w:id="863" w:author="alan" w:date="2018-03-17T21:47:59Z">
        <w:r>
          <w:rPr>
            <w:rFonts w:hint="eastAsia" w:ascii="Times New Roman" w:hAnsi="Times New Roman" w:cs="Times New Roman"/>
            <w:szCs w:val="24"/>
            <w:lang w:val="en-US" w:eastAsia="zh-CN"/>
          </w:rPr>
          <w:t>参见图</w:t>
        </w:r>
      </w:ins>
      <w:ins w:id="864" w:author="alan" w:date="2018-03-17T21:48:00Z">
        <w:r>
          <w:rPr>
            <w:rFonts w:hint="eastAsia" w:ascii="Times New Roman" w:hAnsi="Times New Roman" w:cs="Times New Roman"/>
            <w:szCs w:val="24"/>
            <w:lang w:val="en-US" w:eastAsia="zh-CN"/>
          </w:rPr>
          <w:t>2-</w:t>
        </w:r>
      </w:ins>
      <w:ins w:id="865" w:author="alan" w:date="2018-03-17T21:48:01Z">
        <w:r>
          <w:rPr>
            <w:rFonts w:hint="eastAsia" w:ascii="Times New Roman" w:hAnsi="Times New Roman" w:cs="Times New Roman"/>
            <w:szCs w:val="24"/>
            <w:lang w:val="en-US" w:eastAsia="zh-CN"/>
          </w:rPr>
          <w:t>4</w:t>
        </w:r>
      </w:ins>
      <w:ins w:id="866" w:author="alan" w:date="2018-03-17T21:48:07Z">
        <w:r>
          <w:rPr>
            <w:rFonts w:hint="eastAsia" w:ascii="Times New Roman" w:hAnsi="Times New Roman" w:cs="Times New Roman"/>
            <w:szCs w:val="24"/>
            <w:lang w:val="en-US" w:eastAsia="zh-CN"/>
          </w:rPr>
          <w:t>。</w:t>
        </w:r>
      </w:ins>
      <w:ins w:id="867" w:author="alan" w:date="2018-03-17T21:53:18Z">
        <w:r>
          <w:rPr>
            <w:rFonts w:hint="eastAsia" w:ascii="Times New Roman" w:hAnsi="Times New Roman" w:cs="Times New Roman"/>
            <w:szCs w:val="24"/>
            <w:lang w:val="en-US" w:eastAsia="zh-CN"/>
          </w:rPr>
          <w:t>本节</w:t>
        </w:r>
      </w:ins>
      <w:ins w:id="868" w:author="alan" w:date="2018-03-17T21:53:19Z">
        <w:r>
          <w:rPr>
            <w:rFonts w:hint="eastAsia" w:ascii="Times New Roman" w:hAnsi="Times New Roman" w:cs="Times New Roman"/>
            <w:szCs w:val="24"/>
            <w:lang w:val="en-US" w:eastAsia="zh-CN"/>
          </w:rPr>
          <w:t>概述</w:t>
        </w:r>
      </w:ins>
      <w:ins w:id="869" w:author="alan" w:date="2018-03-17T21:53:21Z">
        <w:r>
          <w:rPr>
            <w:rFonts w:hint="eastAsia" w:ascii="Times New Roman" w:hAnsi="Times New Roman" w:cs="Times New Roman"/>
            <w:szCs w:val="24"/>
            <w:lang w:val="en-US" w:eastAsia="zh-CN"/>
          </w:rPr>
          <w:t>每个</w:t>
        </w:r>
      </w:ins>
      <w:ins w:id="870" w:author="alan" w:date="2018-03-17T21:53:23Z">
        <w:r>
          <w:rPr>
            <w:rFonts w:hint="eastAsia" w:ascii="Times New Roman" w:hAnsi="Times New Roman" w:cs="Times New Roman"/>
            <w:szCs w:val="24"/>
            <w:lang w:val="en-US" w:eastAsia="zh-CN"/>
          </w:rPr>
          <w:t>模块的</w:t>
        </w:r>
      </w:ins>
      <w:ins w:id="871" w:author="alan" w:date="2018-03-17T21:53:27Z">
        <w:r>
          <w:rPr>
            <w:rFonts w:hint="eastAsia" w:ascii="Times New Roman" w:hAnsi="Times New Roman" w:cs="Times New Roman"/>
            <w:szCs w:val="24"/>
            <w:lang w:val="en-US" w:eastAsia="zh-CN"/>
          </w:rPr>
          <w:t>功能，</w:t>
        </w:r>
      </w:ins>
      <w:ins w:id="872" w:author="alan" w:date="2018-03-17T21:53:39Z">
        <w:r>
          <w:rPr>
            <w:rFonts w:hint="eastAsia" w:ascii="Times New Roman" w:hAnsi="Times New Roman" w:cs="Times New Roman"/>
            <w:szCs w:val="24"/>
            <w:lang w:val="en-US" w:eastAsia="zh-CN"/>
          </w:rPr>
          <w:t>2</w:t>
        </w:r>
      </w:ins>
      <w:ins w:id="873" w:author="alan" w:date="2018-03-17T21:53:41Z">
        <w:r>
          <w:rPr>
            <w:rFonts w:hint="eastAsia" w:ascii="Times New Roman" w:hAnsi="Times New Roman" w:cs="Times New Roman"/>
            <w:szCs w:val="24"/>
            <w:lang w:val="en-US" w:eastAsia="zh-CN"/>
          </w:rPr>
          <w:t>.3</w:t>
        </w:r>
      </w:ins>
      <w:ins w:id="874" w:author="alan" w:date="2018-03-17T21:53:42Z">
        <w:r>
          <w:rPr>
            <w:rFonts w:hint="eastAsia" w:ascii="Times New Roman" w:hAnsi="Times New Roman" w:cs="Times New Roman"/>
            <w:szCs w:val="24"/>
            <w:lang w:val="en-US" w:eastAsia="zh-CN"/>
          </w:rPr>
          <w:t>-2</w:t>
        </w:r>
      </w:ins>
      <w:ins w:id="875" w:author="alan" w:date="2018-03-17T21:53:43Z">
        <w:r>
          <w:rPr>
            <w:rFonts w:hint="eastAsia" w:ascii="Times New Roman" w:hAnsi="Times New Roman" w:cs="Times New Roman"/>
            <w:szCs w:val="24"/>
            <w:lang w:val="en-US" w:eastAsia="zh-CN"/>
          </w:rPr>
          <w:t>.</w:t>
        </w:r>
      </w:ins>
      <w:ins w:id="876" w:author="alan" w:date="2018-03-17T21:53:47Z">
        <w:r>
          <w:rPr>
            <w:rFonts w:hint="eastAsia" w:ascii="Times New Roman" w:hAnsi="Times New Roman" w:cs="Times New Roman"/>
            <w:szCs w:val="24"/>
            <w:lang w:val="en-US" w:eastAsia="zh-CN"/>
          </w:rPr>
          <w:t>6</w:t>
        </w:r>
      </w:ins>
      <w:ins w:id="877" w:author="alan" w:date="2018-03-17T21:53:48Z">
        <w:r>
          <w:rPr>
            <w:rFonts w:hint="eastAsia" w:ascii="Times New Roman" w:hAnsi="Times New Roman" w:cs="Times New Roman"/>
            <w:szCs w:val="24"/>
            <w:lang w:val="en-US" w:eastAsia="zh-CN"/>
          </w:rPr>
          <w:t>节</w:t>
        </w:r>
      </w:ins>
      <w:ins w:id="878" w:author="alan" w:date="2018-03-17T21:53:54Z">
        <w:r>
          <w:rPr>
            <w:rFonts w:hint="eastAsia" w:ascii="Times New Roman" w:hAnsi="Times New Roman" w:cs="Times New Roman"/>
            <w:szCs w:val="24"/>
            <w:lang w:val="en-US" w:eastAsia="zh-CN"/>
          </w:rPr>
          <w:t>详细</w:t>
        </w:r>
      </w:ins>
      <w:ins w:id="879" w:author="alan" w:date="2018-03-17T21:53:55Z">
        <w:r>
          <w:rPr>
            <w:rFonts w:hint="eastAsia" w:ascii="Times New Roman" w:hAnsi="Times New Roman" w:cs="Times New Roman"/>
            <w:szCs w:val="24"/>
            <w:lang w:val="en-US" w:eastAsia="zh-CN"/>
          </w:rPr>
          <w:t>介绍</w:t>
        </w:r>
      </w:ins>
      <w:ins w:id="880" w:author="alan" w:date="2018-03-17T21:53:56Z">
        <w:r>
          <w:rPr>
            <w:rFonts w:hint="eastAsia" w:ascii="Times New Roman" w:hAnsi="Times New Roman" w:cs="Times New Roman"/>
            <w:szCs w:val="24"/>
            <w:lang w:val="en-US" w:eastAsia="zh-CN"/>
          </w:rPr>
          <w:t>每个</w:t>
        </w:r>
      </w:ins>
      <w:ins w:id="881" w:author="alan" w:date="2018-03-17T21:53:57Z">
        <w:r>
          <w:rPr>
            <w:rFonts w:hint="eastAsia" w:ascii="Times New Roman" w:hAnsi="Times New Roman" w:cs="Times New Roman"/>
            <w:szCs w:val="24"/>
            <w:lang w:val="en-US" w:eastAsia="zh-CN"/>
          </w:rPr>
          <w:t>模块</w:t>
        </w:r>
      </w:ins>
      <w:ins w:id="882" w:author="alan" w:date="2018-03-17T21:53:58Z">
        <w:r>
          <w:rPr>
            <w:rFonts w:hint="eastAsia" w:ascii="Times New Roman" w:hAnsi="Times New Roman" w:cs="Times New Roman"/>
            <w:szCs w:val="24"/>
            <w:lang w:val="en-US" w:eastAsia="zh-CN"/>
          </w:rPr>
          <w:t>的</w:t>
        </w:r>
      </w:ins>
      <w:ins w:id="883" w:author="alan" w:date="2018-03-17T21:53:59Z">
        <w:r>
          <w:rPr>
            <w:rFonts w:hint="eastAsia" w:ascii="Times New Roman" w:hAnsi="Times New Roman" w:cs="Times New Roman"/>
            <w:szCs w:val="24"/>
            <w:lang w:val="en-US" w:eastAsia="zh-CN"/>
          </w:rPr>
          <w:t>设计。</w:t>
        </w:r>
      </w:ins>
      <w:del w:id="884" w:author="alan" w:date="2018-03-17T21:47:37Z">
        <w:r>
          <w:rPr>
            <w:rFonts w:ascii="Times New Roman" w:hAnsi="Times New Roman" w:cs="Times New Roman"/>
            <w:szCs w:val="24"/>
          </w:rPr>
          <w:delText>依</w:delText>
        </w:r>
      </w:del>
      <w:del w:id="885" w:author="alan" w:date="2018-03-17T21:47:36Z">
        <w:r>
          <w:rPr>
            <w:rFonts w:ascii="Times New Roman" w:hAnsi="Times New Roman" w:cs="Times New Roman"/>
            <w:szCs w:val="24"/>
          </w:rPr>
          <w:delText>次设计对应的模块进行解决：</w:delText>
        </w:r>
      </w:del>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4504690" cy="6851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504762" cy="685714"/>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 xml:space="preserve">图2-4 </w:t>
      </w:r>
      <w:del w:id="886" w:author="alan" w:date="2018-03-17T21:14:13Z">
        <w:r>
          <w:rPr>
            <w:rFonts w:ascii="Times New Roman" w:hAnsi="Times New Roman" w:cs="Times New Roman"/>
            <w:szCs w:val="24"/>
          </w:rPr>
          <w:delText>渔船</w:delText>
        </w:r>
      </w:del>
      <w:ins w:id="88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w:t>
      </w:r>
    </w:p>
    <w:p>
      <w:pPr>
        <w:spacing w:line="360" w:lineRule="auto"/>
        <w:ind w:firstLine="420"/>
        <w:rPr>
          <w:rFonts w:ascii="Times New Roman" w:hAnsi="Times New Roman" w:cs="Times New Roman"/>
          <w:szCs w:val="24"/>
        </w:rPr>
      </w:pPr>
      <w:r>
        <w:rPr>
          <w:rFonts w:ascii="Times New Roman" w:hAnsi="Times New Roman" w:cs="Times New Roman"/>
          <w:szCs w:val="24"/>
        </w:rPr>
        <w:t>（1）VMS数据预处理模块：由于卫星定位误差以及海上恶劣的通讯环境，VMS数据中会存在少量异常记录。本模块通过剔除异常数据，为后续研究</w:t>
      </w:r>
      <w:ins w:id="888" w:author="alan" w:date="2018-03-17T21:48:26Z">
        <w:r>
          <w:rPr>
            <w:rFonts w:hint="eastAsia" w:ascii="Times New Roman" w:hAnsi="Times New Roman" w:cs="Times New Roman"/>
            <w:szCs w:val="24"/>
            <w:lang w:val="en-US" w:eastAsia="zh-CN"/>
          </w:rPr>
          <w:t>提供</w:t>
        </w:r>
      </w:ins>
      <w:ins w:id="889" w:author="alan" w:date="2018-03-17T21:48:31Z">
        <w:r>
          <w:rPr>
            <w:rFonts w:hint="eastAsia" w:ascii="Times New Roman" w:hAnsi="Times New Roman" w:cs="Times New Roman"/>
            <w:szCs w:val="24"/>
            <w:lang w:val="en-US" w:eastAsia="zh-CN"/>
          </w:rPr>
          <w:t>校正后</w:t>
        </w:r>
      </w:ins>
      <w:ins w:id="890" w:author="alan" w:date="2018-03-17T21:48:32Z">
        <w:r>
          <w:rPr>
            <w:rFonts w:hint="eastAsia" w:ascii="Times New Roman" w:hAnsi="Times New Roman" w:cs="Times New Roman"/>
            <w:szCs w:val="24"/>
            <w:lang w:val="en-US" w:eastAsia="zh-CN"/>
          </w:rPr>
          <w:t>的</w:t>
        </w:r>
      </w:ins>
      <w:del w:id="891" w:author="alan" w:date="2018-03-17T21:48:25Z">
        <w:r>
          <w:rPr>
            <w:rFonts w:ascii="Times New Roman" w:hAnsi="Times New Roman" w:cs="Times New Roman"/>
            <w:szCs w:val="24"/>
          </w:rPr>
          <w:delText>还</w:delText>
        </w:r>
      </w:del>
      <w:del w:id="892" w:author="alan" w:date="2018-03-17T21:48:24Z">
        <w:r>
          <w:rPr>
            <w:rFonts w:ascii="Times New Roman" w:hAnsi="Times New Roman" w:cs="Times New Roman"/>
            <w:szCs w:val="24"/>
          </w:rPr>
          <w:delText>原</w:delText>
        </w:r>
      </w:del>
      <w:del w:id="893" w:author="alan" w:date="2018-03-17T21:14:13Z">
        <w:r>
          <w:rPr>
            <w:rFonts w:ascii="Times New Roman" w:hAnsi="Times New Roman" w:cs="Times New Roman"/>
            <w:szCs w:val="24"/>
          </w:rPr>
          <w:delText>渔船</w:delText>
        </w:r>
      </w:del>
      <w:ins w:id="894" w:author="alan" w:date="2018-03-17T21:14:13Z">
        <w:r>
          <w:rPr>
            <w:rFonts w:hint="eastAsia" w:ascii="Times New Roman" w:hAnsi="Times New Roman" w:cs="Times New Roman"/>
            <w:szCs w:val="24"/>
            <w:lang w:eastAsia="zh-CN"/>
          </w:rPr>
          <w:t>渔业船舶</w:t>
        </w:r>
      </w:ins>
      <w:r>
        <w:commentReference w:id="8"/>
      </w:r>
      <w:del w:id="895" w:author="alan" w:date="2018-03-17T21:48:34Z">
        <w:r>
          <w:rPr>
            <w:rFonts w:ascii="Times New Roman" w:hAnsi="Times New Roman" w:cs="Times New Roman"/>
            <w:szCs w:val="24"/>
          </w:rPr>
          <w:delText>的真实</w:delText>
        </w:r>
      </w:del>
      <w:r>
        <w:rPr>
          <w:rFonts w:ascii="Times New Roman" w:hAnsi="Times New Roman" w:cs="Times New Roman"/>
          <w:szCs w:val="24"/>
        </w:rPr>
        <w:t>轨迹。</w:t>
      </w:r>
    </w:p>
    <w:p>
      <w:pPr>
        <w:spacing w:line="360" w:lineRule="auto"/>
        <w:ind w:firstLine="420"/>
        <w:rPr>
          <w:rFonts w:ascii="Times New Roman" w:hAnsi="Times New Roman" w:cs="Times New Roman"/>
          <w:szCs w:val="24"/>
        </w:rPr>
      </w:pPr>
      <w:r>
        <w:rPr>
          <w:rFonts w:ascii="Times New Roman" w:hAnsi="Times New Roman" w:cs="Times New Roman"/>
          <w:szCs w:val="24"/>
        </w:rPr>
        <w:t>（2）港口定位模块：港口定位是航次划分的前提。虽然可以借助于</w:t>
      </w:r>
      <w:del w:id="896" w:author="alan" w:date="2018-03-17T21:50:02Z">
        <w:r>
          <w:rPr>
            <w:rFonts w:ascii="Times New Roman" w:hAnsi="Times New Roman" w:cs="Times New Roman"/>
            <w:szCs w:val="24"/>
          </w:rPr>
          <w:delText>官方统计的</w:delText>
        </w:r>
      </w:del>
      <w:r>
        <w:rPr>
          <w:rFonts w:ascii="Times New Roman" w:hAnsi="Times New Roman" w:cs="Times New Roman"/>
          <w:szCs w:val="24"/>
        </w:rPr>
        <w:t>港口列表进行判断，但是</w:t>
      </w:r>
      <w:del w:id="897" w:author="alan" w:date="2018-03-17T21:14:13Z">
        <w:r>
          <w:rPr>
            <w:rFonts w:ascii="Times New Roman" w:hAnsi="Times New Roman" w:cs="Times New Roman"/>
            <w:szCs w:val="24"/>
          </w:rPr>
          <w:delText>渔船</w:delText>
        </w:r>
      </w:del>
      <w:ins w:id="898" w:author="alan" w:date="2018-03-17T21:14:13Z">
        <w:r>
          <w:rPr>
            <w:rFonts w:hint="eastAsia" w:ascii="Times New Roman" w:hAnsi="Times New Roman" w:cs="Times New Roman"/>
            <w:szCs w:val="24"/>
            <w:lang w:eastAsia="zh-CN"/>
          </w:rPr>
          <w:t>渔业船舶</w:t>
        </w:r>
      </w:ins>
      <w:del w:id="899" w:author="alan" w:date="2018-03-17T21:49:34Z">
        <w:r>
          <w:rPr>
            <w:rFonts w:ascii="Times New Roman" w:hAnsi="Times New Roman" w:cs="Times New Roman"/>
            <w:szCs w:val="24"/>
          </w:rPr>
          <w:delText>在实际活动中经常停靠的一些小型码头或锚泊地难以统计</w:delText>
        </w:r>
      </w:del>
      <w:ins w:id="900" w:author="alan" w:date="2018-03-17T21:49:39Z">
        <w:r>
          <w:rPr>
            <w:rFonts w:hint="eastAsia" w:ascii="Times New Roman" w:hAnsi="Times New Roman" w:cs="Times New Roman"/>
            <w:szCs w:val="24"/>
            <w:lang w:val="en-US" w:eastAsia="zh-CN"/>
          </w:rPr>
          <w:t>实际</w:t>
        </w:r>
      </w:ins>
      <w:ins w:id="901" w:author="alan" w:date="2018-03-17T21:49:42Z">
        <w:r>
          <w:rPr>
            <w:rFonts w:hint="eastAsia" w:ascii="Times New Roman" w:hAnsi="Times New Roman" w:cs="Times New Roman"/>
            <w:szCs w:val="24"/>
            <w:lang w:val="en-US" w:eastAsia="zh-CN"/>
          </w:rPr>
          <w:t>停靠</w:t>
        </w:r>
      </w:ins>
      <w:ins w:id="902" w:author="alan" w:date="2018-03-17T21:49:43Z">
        <w:r>
          <w:rPr>
            <w:rFonts w:hint="eastAsia" w:ascii="Times New Roman" w:hAnsi="Times New Roman" w:cs="Times New Roman"/>
            <w:szCs w:val="24"/>
            <w:lang w:val="en-US" w:eastAsia="zh-CN"/>
          </w:rPr>
          <w:t>的</w:t>
        </w:r>
      </w:ins>
      <w:ins w:id="903" w:author="alan" w:date="2018-03-17T21:49:44Z">
        <w:r>
          <w:rPr>
            <w:rFonts w:hint="eastAsia" w:ascii="Times New Roman" w:hAnsi="Times New Roman" w:cs="Times New Roman"/>
            <w:szCs w:val="24"/>
            <w:lang w:val="en-US" w:eastAsia="zh-CN"/>
          </w:rPr>
          <w:t>港口</w:t>
        </w:r>
      </w:ins>
      <w:ins w:id="904" w:author="alan" w:date="2018-03-17T21:49:47Z">
        <w:r>
          <w:rPr>
            <w:rFonts w:hint="eastAsia" w:ascii="Times New Roman" w:hAnsi="Times New Roman" w:cs="Times New Roman"/>
            <w:szCs w:val="24"/>
            <w:lang w:val="en-US" w:eastAsia="zh-CN"/>
          </w:rPr>
          <w:t>可能就是</w:t>
        </w:r>
      </w:ins>
      <w:ins w:id="905" w:author="alan" w:date="2018-03-17T21:49:50Z">
        <w:r>
          <w:rPr>
            <w:rFonts w:hint="eastAsia" w:ascii="Times New Roman" w:hAnsi="Times New Roman" w:cs="Times New Roman"/>
            <w:szCs w:val="24"/>
            <w:lang w:val="en-US" w:eastAsia="zh-CN"/>
          </w:rPr>
          <w:t>渔村</w:t>
        </w:r>
      </w:ins>
      <w:ins w:id="906" w:author="alan" w:date="2018-03-17T21:49:51Z">
        <w:r>
          <w:rPr>
            <w:rFonts w:hint="eastAsia" w:ascii="Times New Roman" w:hAnsi="Times New Roman" w:cs="Times New Roman"/>
            <w:szCs w:val="24"/>
            <w:lang w:val="en-US" w:eastAsia="zh-CN"/>
          </w:rPr>
          <w:t>外</w:t>
        </w:r>
      </w:ins>
      <w:ins w:id="907" w:author="alan" w:date="2018-03-17T21:49:52Z">
        <w:r>
          <w:rPr>
            <w:rFonts w:hint="eastAsia" w:ascii="Times New Roman" w:hAnsi="Times New Roman" w:cs="Times New Roman"/>
            <w:szCs w:val="24"/>
            <w:lang w:val="en-US" w:eastAsia="zh-CN"/>
          </w:rPr>
          <w:t>的</w:t>
        </w:r>
      </w:ins>
      <w:ins w:id="908" w:author="alan" w:date="2018-03-17T21:49:54Z">
        <w:r>
          <w:rPr>
            <w:rFonts w:hint="eastAsia" w:ascii="Times New Roman" w:hAnsi="Times New Roman" w:cs="Times New Roman"/>
            <w:szCs w:val="24"/>
            <w:lang w:val="en-US" w:eastAsia="zh-CN"/>
          </w:rPr>
          <w:t>泊位，</w:t>
        </w:r>
      </w:ins>
      <w:ins w:id="909" w:author="alan" w:date="2018-03-17T21:49:58Z">
        <w:r>
          <w:rPr>
            <w:rFonts w:hint="eastAsia" w:ascii="Times New Roman" w:hAnsi="Times New Roman" w:cs="Times New Roman"/>
            <w:szCs w:val="24"/>
            <w:lang w:val="en-US" w:eastAsia="zh-CN"/>
          </w:rPr>
          <w:t>并不登记到</w:t>
        </w:r>
      </w:ins>
      <w:ins w:id="910" w:author="alan" w:date="2018-03-17T21:50:08Z">
        <w:r>
          <w:rPr>
            <w:rFonts w:hint="eastAsia" w:ascii="Times New Roman" w:hAnsi="Times New Roman" w:cs="Times New Roman"/>
            <w:szCs w:val="24"/>
            <w:lang w:val="en-US" w:eastAsia="zh-CN"/>
          </w:rPr>
          <w:t>管理部门</w:t>
        </w:r>
      </w:ins>
      <w:ins w:id="911" w:author="alan" w:date="2018-03-17T21:50:09Z">
        <w:r>
          <w:rPr>
            <w:rFonts w:hint="eastAsia" w:ascii="Times New Roman" w:hAnsi="Times New Roman" w:cs="Times New Roman"/>
            <w:szCs w:val="24"/>
            <w:lang w:val="en-US" w:eastAsia="zh-CN"/>
          </w:rPr>
          <w:t>的</w:t>
        </w:r>
      </w:ins>
      <w:ins w:id="912" w:author="alan" w:date="2018-03-17T21:50:12Z">
        <w:r>
          <w:rPr>
            <w:rFonts w:hint="eastAsia" w:ascii="Times New Roman" w:hAnsi="Times New Roman" w:cs="Times New Roman"/>
            <w:szCs w:val="24"/>
            <w:lang w:val="en-US" w:eastAsia="zh-CN"/>
          </w:rPr>
          <w:t>列表中</w:t>
        </w:r>
      </w:ins>
      <w:r>
        <w:rPr>
          <w:rFonts w:ascii="Times New Roman" w:hAnsi="Times New Roman" w:cs="Times New Roman"/>
          <w:szCs w:val="24"/>
        </w:rPr>
        <w:t>。本模块根据VMS数据的特征</w:t>
      </w:r>
      <w:ins w:id="913" w:author="alan" w:date="2018-03-17T21:50:17Z">
        <w:r>
          <w:rPr>
            <w:rFonts w:hint="eastAsia" w:ascii="Times New Roman" w:hAnsi="Times New Roman" w:cs="Times New Roman"/>
            <w:szCs w:val="24"/>
            <w:lang w:val="en-US" w:eastAsia="zh-CN"/>
          </w:rPr>
          <w:t>统计</w:t>
        </w:r>
      </w:ins>
      <w:del w:id="914" w:author="alan" w:date="2018-03-17T21:50:19Z">
        <w:r>
          <w:rPr>
            <w:rFonts w:ascii="Times New Roman" w:hAnsi="Times New Roman" w:cs="Times New Roman"/>
            <w:szCs w:val="24"/>
          </w:rPr>
          <w:delText>得到了</w:delText>
        </w:r>
      </w:del>
      <w:ins w:id="915" w:author="alan" w:date="2018-03-17T21:50:20Z">
        <w:r>
          <w:rPr>
            <w:rFonts w:hint="eastAsia" w:ascii="Times New Roman" w:hAnsi="Times New Roman" w:cs="Times New Roman"/>
            <w:szCs w:val="24"/>
            <w:lang w:val="en-US" w:eastAsia="zh-CN"/>
          </w:rPr>
          <w:t>所有</w:t>
        </w:r>
      </w:ins>
      <w:ins w:id="916" w:author="alan" w:date="2018-03-17T21:50:21Z">
        <w:r>
          <w:rPr>
            <w:rFonts w:hint="eastAsia" w:ascii="Times New Roman" w:hAnsi="Times New Roman" w:cs="Times New Roman"/>
            <w:szCs w:val="24"/>
            <w:lang w:val="en-US" w:eastAsia="zh-CN"/>
          </w:rPr>
          <w:t>可能</w:t>
        </w:r>
      </w:ins>
      <w:ins w:id="917" w:author="alan" w:date="2018-03-17T21:50:22Z">
        <w:r>
          <w:rPr>
            <w:rFonts w:hint="eastAsia" w:ascii="Times New Roman" w:hAnsi="Times New Roman" w:cs="Times New Roman"/>
            <w:szCs w:val="24"/>
            <w:lang w:val="en-US" w:eastAsia="zh-CN"/>
          </w:rPr>
          <w:t>的</w:t>
        </w:r>
      </w:ins>
      <w:r>
        <w:rPr>
          <w:rFonts w:ascii="Times New Roman" w:hAnsi="Times New Roman" w:cs="Times New Roman"/>
          <w:szCs w:val="24"/>
        </w:rPr>
        <w:t>港口坐标，为划分航次提供了依据。</w:t>
      </w:r>
    </w:p>
    <w:p>
      <w:pPr>
        <w:spacing w:line="360" w:lineRule="auto"/>
        <w:ind w:firstLine="420"/>
        <w:rPr>
          <w:rFonts w:ascii="Times New Roman" w:hAnsi="Times New Roman" w:cs="Times New Roman"/>
          <w:szCs w:val="24"/>
        </w:rPr>
      </w:pPr>
      <w:r>
        <w:rPr>
          <w:rFonts w:ascii="Times New Roman" w:hAnsi="Times New Roman" w:cs="Times New Roman"/>
          <w:szCs w:val="24"/>
        </w:rPr>
        <w:t>（3）划分航次模块：航次是研究</w:t>
      </w:r>
      <w:del w:id="918" w:author="alan" w:date="2018-03-17T21:14:13Z">
        <w:r>
          <w:rPr>
            <w:rFonts w:ascii="Times New Roman" w:hAnsi="Times New Roman" w:cs="Times New Roman"/>
            <w:szCs w:val="24"/>
          </w:rPr>
          <w:delText>渔船</w:delText>
        </w:r>
      </w:del>
      <w:ins w:id="91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行为的基本单位。本模块利用港口定位结果按航次对VMS数据进行分段，将</w:t>
      </w:r>
      <w:del w:id="920" w:author="alan" w:date="2018-03-17T21:14:13Z">
        <w:r>
          <w:rPr>
            <w:rFonts w:ascii="Times New Roman" w:hAnsi="Times New Roman" w:cs="Times New Roman"/>
            <w:szCs w:val="24"/>
          </w:rPr>
          <w:delText>渔船</w:delText>
        </w:r>
      </w:del>
      <w:ins w:id="92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捕捞行为识别问题的处理对象简化为</w:t>
      </w:r>
      <w:ins w:id="922" w:author="alan" w:date="2018-03-17T21:50:49Z">
        <w:r>
          <w:rPr>
            <w:rFonts w:hint="eastAsia" w:ascii="Times New Roman" w:hAnsi="Times New Roman" w:cs="Times New Roman"/>
            <w:szCs w:val="24"/>
            <w:lang w:val="en-US" w:eastAsia="zh-CN"/>
          </w:rPr>
          <w:t>单</w:t>
        </w:r>
      </w:ins>
      <w:del w:id="923" w:author="alan" w:date="2018-03-17T21:50:48Z">
        <w:r>
          <w:rPr>
            <w:rFonts w:ascii="Times New Roman" w:hAnsi="Times New Roman" w:cs="Times New Roman"/>
            <w:szCs w:val="24"/>
          </w:rPr>
          <w:delText>一</w:delText>
        </w:r>
      </w:del>
      <w:del w:id="924" w:author="alan" w:date="2018-03-17T21:50:47Z">
        <w:r>
          <w:rPr>
            <w:rFonts w:ascii="Times New Roman" w:hAnsi="Times New Roman" w:cs="Times New Roman"/>
            <w:szCs w:val="24"/>
          </w:rPr>
          <w:delText>个</w:delText>
        </w:r>
      </w:del>
      <w:r>
        <w:rPr>
          <w:rFonts w:ascii="Times New Roman" w:hAnsi="Times New Roman" w:cs="Times New Roman"/>
          <w:szCs w:val="24"/>
        </w:rPr>
        <w:t>航次</w:t>
      </w:r>
      <w:del w:id="925" w:author="alan" w:date="2018-03-17T21:50:50Z">
        <w:r>
          <w:rPr>
            <w:rFonts w:ascii="Times New Roman" w:hAnsi="Times New Roman" w:cs="Times New Roman"/>
            <w:szCs w:val="24"/>
          </w:rPr>
          <w:delText>的</w:delText>
        </w:r>
      </w:del>
      <w:r>
        <w:rPr>
          <w:rFonts w:ascii="Times New Roman" w:hAnsi="Times New Roman" w:cs="Times New Roman"/>
          <w:szCs w:val="24"/>
        </w:rPr>
        <w:t>轨迹。</w:t>
      </w:r>
    </w:p>
    <w:p>
      <w:pPr>
        <w:spacing w:line="360" w:lineRule="auto"/>
        <w:ind w:firstLine="420"/>
        <w:rPr>
          <w:rFonts w:ascii="Times New Roman" w:hAnsi="Times New Roman" w:cs="Times New Roman"/>
          <w:szCs w:val="24"/>
        </w:rPr>
      </w:pPr>
      <w:r>
        <w:rPr>
          <w:rFonts w:ascii="Times New Roman" w:hAnsi="Times New Roman" w:cs="Times New Roman"/>
          <w:szCs w:val="24"/>
        </w:rPr>
        <w:t>（4）捕捞行为识别模块：首先，对航次进行轨迹压缩，</w:t>
      </w:r>
      <w:ins w:id="926" w:author="alan" w:date="2018-03-17T21:51:17Z">
        <w:r>
          <w:rPr>
            <w:rFonts w:hint="eastAsia" w:ascii="Times New Roman" w:hAnsi="Times New Roman" w:cs="Times New Roman"/>
            <w:szCs w:val="24"/>
            <w:lang w:val="en-US" w:eastAsia="zh-CN"/>
          </w:rPr>
          <w:t>以便</w:t>
        </w:r>
      </w:ins>
      <w:r>
        <w:rPr>
          <w:rFonts w:ascii="Times New Roman" w:hAnsi="Times New Roman" w:cs="Times New Roman"/>
          <w:szCs w:val="24"/>
        </w:rPr>
        <w:t>减少</w:t>
      </w:r>
      <w:del w:id="927" w:author="alan" w:date="2018-03-17T21:51:28Z">
        <w:r>
          <w:rPr>
            <w:rFonts w:ascii="Times New Roman" w:hAnsi="Times New Roman" w:cs="Times New Roman"/>
            <w:szCs w:val="24"/>
          </w:rPr>
          <w:delText>图像处理过程</w:delText>
        </w:r>
      </w:del>
      <w:del w:id="928" w:author="alan" w:date="2018-03-17T21:51:30Z">
        <w:r>
          <w:rPr>
            <w:rFonts w:ascii="Times New Roman" w:hAnsi="Times New Roman" w:cs="Times New Roman"/>
            <w:szCs w:val="24"/>
          </w:rPr>
          <w:delText>中</w:delText>
        </w:r>
      </w:del>
      <w:r>
        <w:commentReference w:id="9"/>
      </w:r>
      <w:del w:id="929" w:author="alan" w:date="2018-03-17T21:14:13Z">
        <w:r>
          <w:rPr>
            <w:rFonts w:ascii="Times New Roman" w:hAnsi="Times New Roman" w:cs="Times New Roman"/>
            <w:szCs w:val="24"/>
          </w:rPr>
          <w:delText>渔船</w:delText>
        </w:r>
      </w:del>
      <w:ins w:id="93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航行行为的干扰。然后，利用拖网</w:t>
      </w:r>
      <w:del w:id="931" w:author="alan" w:date="2018-03-17T21:14:13Z">
        <w:r>
          <w:rPr>
            <w:rFonts w:ascii="Times New Roman" w:hAnsi="Times New Roman" w:cs="Times New Roman"/>
            <w:szCs w:val="24"/>
          </w:rPr>
          <w:delText>渔船</w:delText>
        </w:r>
      </w:del>
      <w:ins w:id="93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在捕捞作业时拖曳渔网往返运动这一特点，先将</w:t>
      </w:r>
      <w:ins w:id="933" w:author="alan" w:date="2018-03-17T21:52:34Z">
        <w:r>
          <w:rPr>
            <w:rFonts w:hint="eastAsia" w:ascii="Times New Roman" w:hAnsi="Times New Roman" w:cs="Times New Roman"/>
            <w:szCs w:val="24"/>
            <w:lang w:val="en-US" w:eastAsia="zh-CN"/>
          </w:rPr>
          <w:t>单</w:t>
        </w:r>
      </w:ins>
      <w:r>
        <w:rPr>
          <w:rFonts w:ascii="Times New Roman" w:hAnsi="Times New Roman" w:cs="Times New Roman"/>
          <w:szCs w:val="24"/>
        </w:rPr>
        <w:t>航次轨迹转化为图像，然后通过数学形态学识别图像上的</w:t>
      </w:r>
      <w:del w:id="934" w:author="alan" w:date="2018-03-17T21:52:41Z">
        <w:r>
          <w:rPr>
            <w:rFonts w:ascii="Times New Roman" w:hAnsi="Times New Roman" w:cs="Times New Roman"/>
            <w:szCs w:val="24"/>
          </w:rPr>
          <w:delText>捕捞</w:delText>
        </w:r>
      </w:del>
      <w:r>
        <w:rPr>
          <w:rFonts w:ascii="Times New Roman" w:hAnsi="Times New Roman" w:cs="Times New Roman"/>
          <w:szCs w:val="24"/>
        </w:rPr>
        <w:t>轨迹</w:t>
      </w:r>
      <w:ins w:id="935" w:author="alan" w:date="2018-03-17T21:52:44Z">
        <w:r>
          <w:rPr>
            <w:rFonts w:hint="eastAsia" w:ascii="Times New Roman" w:hAnsi="Times New Roman" w:cs="Times New Roman"/>
            <w:szCs w:val="24"/>
            <w:lang w:val="en-US" w:eastAsia="zh-CN"/>
          </w:rPr>
          <w:t>叠加</w:t>
        </w:r>
      </w:ins>
      <w:r>
        <w:rPr>
          <w:rFonts w:ascii="Times New Roman" w:hAnsi="Times New Roman" w:cs="Times New Roman"/>
          <w:szCs w:val="24"/>
        </w:rPr>
        <w:t>区域。最终，</w:t>
      </w:r>
      <w:ins w:id="936" w:author="alan" w:date="2018-03-17T21:52:58Z">
        <w:r>
          <w:rPr>
            <w:rFonts w:hint="eastAsia" w:ascii="Times New Roman" w:hAnsi="Times New Roman" w:cs="Times New Roman"/>
            <w:szCs w:val="24"/>
            <w:lang w:val="en-US" w:eastAsia="zh-CN"/>
          </w:rPr>
          <w:t>确定</w:t>
        </w:r>
      </w:ins>
      <w:del w:id="937" w:author="alan" w:date="2018-03-17T21:52:57Z">
        <w:r>
          <w:rPr>
            <w:rFonts w:ascii="Times New Roman" w:hAnsi="Times New Roman" w:cs="Times New Roman"/>
            <w:szCs w:val="24"/>
          </w:rPr>
          <w:delText>将</w:delText>
        </w:r>
      </w:del>
      <w:r>
        <w:rPr>
          <w:rFonts w:ascii="Times New Roman" w:hAnsi="Times New Roman" w:cs="Times New Roman"/>
          <w:szCs w:val="24"/>
        </w:rPr>
        <w:t>进出捕捞轨迹区域的位置</w:t>
      </w:r>
      <w:ins w:id="938" w:author="alan" w:date="2018-03-17T21:52:52Z">
        <w:r>
          <w:rPr>
            <w:rFonts w:hint="eastAsia" w:ascii="Times New Roman" w:hAnsi="Times New Roman" w:cs="Times New Roman"/>
            <w:szCs w:val="24"/>
            <w:lang w:val="en-US" w:eastAsia="zh-CN"/>
          </w:rPr>
          <w:t>点</w:t>
        </w:r>
      </w:ins>
      <w:ins w:id="939" w:author="alan" w:date="2018-03-17T21:53:06Z">
        <w:r>
          <w:rPr>
            <w:rFonts w:hint="eastAsia" w:ascii="Times New Roman" w:hAnsi="Times New Roman" w:cs="Times New Roman"/>
            <w:szCs w:val="24"/>
            <w:lang w:val="en-US" w:eastAsia="zh-CN"/>
          </w:rPr>
          <w:t>为</w:t>
        </w:r>
      </w:ins>
      <w:del w:id="940" w:author="alan" w:date="2018-03-17T21:52:54Z">
        <w:r>
          <w:rPr>
            <w:rFonts w:ascii="Times New Roman" w:hAnsi="Times New Roman" w:cs="Times New Roman"/>
            <w:szCs w:val="24"/>
          </w:rPr>
          <w:delText>即就</w:delText>
        </w:r>
      </w:del>
      <w:del w:id="941" w:author="alan" w:date="2018-03-17T21:52:55Z">
        <w:r>
          <w:rPr>
            <w:rFonts w:ascii="Times New Roman" w:hAnsi="Times New Roman" w:cs="Times New Roman"/>
            <w:szCs w:val="24"/>
          </w:rPr>
          <w:delText>是</w:delText>
        </w:r>
      </w:del>
      <w:r>
        <w:rPr>
          <w:rFonts w:ascii="Times New Roman" w:hAnsi="Times New Roman" w:cs="Times New Roman"/>
          <w:szCs w:val="24"/>
        </w:rPr>
        <w:t>捕捞行为的起点和终点</w:t>
      </w:r>
      <w:del w:id="942" w:author="alan" w:date="2018-03-17T21:53:11Z">
        <w:r>
          <w:rPr>
            <w:rFonts w:ascii="Times New Roman" w:hAnsi="Times New Roman" w:cs="Times New Roman"/>
            <w:szCs w:val="24"/>
          </w:rPr>
          <w:delText>作为算法的输出</w:delText>
        </w:r>
      </w:del>
      <w:r>
        <w:rPr>
          <w:rFonts w:ascii="Times New Roman" w:hAnsi="Times New Roman" w:cs="Times New Roman"/>
          <w:szCs w:val="24"/>
        </w:rPr>
        <w:t>。</w:t>
      </w:r>
    </w:p>
    <w:p>
      <w:pPr>
        <w:pStyle w:val="3"/>
        <w:keepNext w:val="0"/>
        <w:keepLines w:val="0"/>
        <w:numPr>
          <w:ilvl w:val="1"/>
          <w:numId w:val="1"/>
        </w:numPr>
        <w:spacing w:line="360" w:lineRule="auto"/>
        <w:rPr>
          <w:rFonts w:ascii="Times New Roman" w:hAnsi="Times New Roman" w:cs="Times New Roman"/>
          <w:rPrChange w:id="943" w:author="alan" w:date="2018-03-17T21:46:09Z">
            <w:rPr>
              <w:rFonts w:ascii="黑体" w:hAnsi="黑体"/>
            </w:rPr>
          </w:rPrChange>
        </w:rPr>
      </w:pPr>
      <w:bookmarkStart w:id="14" w:name="_Toc508612999"/>
      <w:bookmarkStart w:id="15" w:name="_Toc508613072"/>
      <w:r>
        <w:rPr>
          <w:rFonts w:hint="default" w:ascii="Times New Roman" w:hAnsi="Times New Roman" w:cs="Times New Roman"/>
          <w:rPrChange w:id="944" w:author="alan" w:date="2018-03-17T21:46:09Z">
            <w:rPr>
              <w:rFonts w:hint="eastAsia" w:ascii="黑体" w:hAnsi="黑体"/>
            </w:rPr>
          </w:rPrChange>
        </w:rPr>
        <w:t>VMS数据预处理</w:t>
      </w:r>
      <w:bookmarkEnd w:id="14"/>
      <w:bookmarkEnd w:id="15"/>
    </w:p>
    <w:p>
      <w:pPr>
        <w:spacing w:line="360" w:lineRule="auto"/>
        <w:ind w:firstLine="420"/>
        <w:rPr>
          <w:rFonts w:ascii="Times New Roman" w:hAnsi="Times New Roman" w:cs="Times New Roman"/>
          <w:szCs w:val="24"/>
        </w:rPr>
      </w:pPr>
      <w:r>
        <w:rPr>
          <w:rFonts w:ascii="Times New Roman" w:hAnsi="Times New Roman" w:cs="Times New Roman"/>
          <w:szCs w:val="24"/>
        </w:rPr>
        <w:t>VMS数据主要包括</w:t>
      </w:r>
      <w:del w:id="945" w:author="alan" w:date="2018-03-17T21:14:13Z">
        <w:r>
          <w:rPr>
            <w:rFonts w:ascii="Times New Roman" w:hAnsi="Times New Roman" w:cs="Times New Roman"/>
            <w:szCs w:val="24"/>
          </w:rPr>
          <w:delText>渔船</w:delText>
        </w:r>
      </w:del>
      <w:ins w:id="94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ID、时间、经纬度、瞬时速度、船艏向等字段信息。对于原始数据，先按照时间顺序对</w:t>
      </w:r>
      <w:ins w:id="947" w:author="alan" w:date="2018-03-17T21:54:14Z">
        <w:r>
          <w:rPr>
            <w:rFonts w:hint="eastAsia" w:ascii="Times New Roman" w:hAnsi="Times New Roman" w:cs="Times New Roman"/>
            <w:szCs w:val="24"/>
            <w:lang w:val="en-US" w:eastAsia="zh-CN"/>
          </w:rPr>
          <w:t>记录</w:t>
        </w:r>
      </w:ins>
      <w:del w:id="948" w:author="alan" w:date="2018-03-17T21:54:12Z">
        <w:r>
          <w:rPr>
            <w:rFonts w:ascii="Times New Roman" w:hAnsi="Times New Roman" w:cs="Times New Roman"/>
            <w:szCs w:val="24"/>
          </w:rPr>
          <w:delText>数据</w:delText>
        </w:r>
      </w:del>
      <w:r>
        <w:rPr>
          <w:rFonts w:ascii="Times New Roman" w:hAnsi="Times New Roman" w:cs="Times New Roman"/>
          <w:szCs w:val="24"/>
        </w:rPr>
        <w:t>进行排序。</w:t>
      </w:r>
    </w:p>
    <w:p>
      <w:pPr>
        <w:spacing w:line="360" w:lineRule="auto"/>
        <w:ind w:firstLine="420"/>
        <w:rPr>
          <w:rFonts w:ascii="Times New Roman" w:hAnsi="Times New Roman" w:cs="Times New Roman"/>
          <w:szCs w:val="24"/>
        </w:rPr>
      </w:pPr>
      <w:r>
        <w:rPr>
          <w:rFonts w:ascii="Times New Roman" w:hAnsi="Times New Roman" w:cs="Times New Roman"/>
          <w:szCs w:val="24"/>
        </w:rPr>
        <w:t>轨迹中的异常数据源自于卫星定位误差以及海上恶劣的通信环境，</w:t>
      </w:r>
      <w:ins w:id="949" w:author="alan" w:date="2018-03-17T21:54:26Z">
        <w:r>
          <w:rPr>
            <w:rFonts w:hint="eastAsia" w:ascii="Times New Roman" w:hAnsi="Times New Roman" w:cs="Times New Roman"/>
            <w:szCs w:val="24"/>
            <w:lang w:val="en-US" w:eastAsia="zh-CN"/>
          </w:rPr>
          <w:t>本文</w:t>
        </w:r>
      </w:ins>
      <w:del w:id="950" w:author="alan" w:date="2018-03-17T21:54:24Z">
        <w:r>
          <w:rPr>
            <w:rFonts w:ascii="Times New Roman" w:hAnsi="Times New Roman" w:cs="Times New Roman"/>
            <w:szCs w:val="24"/>
          </w:rPr>
          <w:delText>我们</w:delText>
        </w:r>
      </w:del>
      <w:r>
        <w:rPr>
          <w:rFonts w:ascii="Times New Roman" w:hAnsi="Times New Roman" w:cs="Times New Roman"/>
          <w:szCs w:val="24"/>
        </w:rPr>
        <w:t>借鉴了Yuan等在研究计程车轨迹中的方法</w:t>
      </w:r>
      <w:r>
        <w:rPr>
          <w:rStyle w:val="19"/>
          <w:rFonts w:ascii="Times New Roman" w:hAnsi="Times New Roman" w:cs="Times New Roman"/>
          <w:szCs w:val="24"/>
        </w:rPr>
        <w:endnoteReference w:id="36"/>
      </w:r>
      <w:r>
        <w:rPr>
          <w:rFonts w:ascii="Times New Roman" w:hAnsi="Times New Roman" w:cs="Times New Roman"/>
          <w:szCs w:val="24"/>
        </w:rPr>
        <w:t>，通过设定平均速度阈值的方式，剔除异常数据。具体而言，计算相邻采样点AB间的平均速度，剔除平均速度大于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ctrlPr>
                  <w:rPr>
                    <w:rFonts w:ascii="Cambria Math" w:hAnsi="Cambria Math" w:cs="Times New Roman"/>
                    <w:i/>
                    <w:szCs w:val="24"/>
                  </w:rPr>
                </m:ctrlPr>
              </m:e>
            </m:acc>
            <m:ctrlPr>
              <w:rPr>
                <w:rFonts w:ascii="Cambria Math" w:hAnsi="Cambria Math" w:cs="Times New Roman"/>
                <w:i/>
                <w:szCs w:val="24"/>
              </w:rPr>
            </m:ctrlPr>
          </m:e>
          <m:sub>
            <m:r>
              <w:rPr>
                <w:rFonts w:ascii="Cambria Math" w:hAnsi="Cambria Math" w:cs="Times New Roman"/>
                <w:szCs w:val="24"/>
              </w:rPr>
              <m:t>c</m:t>
            </m:r>
            <m:ctrlPr>
              <w:rPr>
                <w:rFonts w:ascii="Cambria Math" w:hAnsi="Cambria Math" w:cs="Times New Roman"/>
                <w:i/>
                <w:szCs w:val="24"/>
              </w:rPr>
            </m:ctrlPr>
          </m:sub>
        </m:sSub>
      </m:oMath>
      <w:r>
        <w:rPr>
          <w:rFonts w:ascii="Times New Roman" w:hAnsi="Times New Roman" w:cs="Times New Roman"/>
          <w:szCs w:val="24"/>
        </w:rPr>
        <w:t>的数据。由于我国东海海域</w:t>
      </w:r>
      <w:ins w:id="951" w:author="alan" w:date="2018-03-17T21:54:49Z">
        <w:r>
          <w:rPr>
            <w:rFonts w:hint="eastAsia" w:ascii="Times New Roman" w:hAnsi="Times New Roman" w:cs="Times New Roman"/>
            <w:szCs w:val="24"/>
            <w:lang w:val="en-US" w:eastAsia="zh-CN"/>
          </w:rPr>
          <w:t>的</w:t>
        </w:r>
      </w:ins>
      <w:del w:id="952" w:author="alan" w:date="2018-03-17T21:14:13Z">
        <w:r>
          <w:rPr>
            <w:rFonts w:ascii="Times New Roman" w:hAnsi="Times New Roman" w:cs="Times New Roman"/>
            <w:szCs w:val="24"/>
          </w:rPr>
          <w:delText>渔船</w:delText>
        </w:r>
      </w:del>
      <w:ins w:id="95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航速</w:t>
      </w:r>
      <w:ins w:id="954" w:author="alan" w:date="2018-03-17T21:54:53Z">
        <w:r>
          <w:rPr>
            <w:rFonts w:hint="eastAsia" w:ascii="Times New Roman" w:hAnsi="Times New Roman" w:cs="Times New Roman"/>
            <w:szCs w:val="24"/>
            <w:lang w:val="en-US" w:eastAsia="zh-CN"/>
          </w:rPr>
          <w:t>均</w:t>
        </w:r>
      </w:ins>
      <w:r>
        <w:rPr>
          <w:rFonts w:ascii="Times New Roman" w:hAnsi="Times New Roman" w:cs="Times New Roman"/>
          <w:szCs w:val="24"/>
        </w:rPr>
        <w:t>小于30kn，设阈值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ctrlPr>
                  <w:rPr>
                    <w:rFonts w:ascii="Cambria Math" w:hAnsi="Cambria Math" w:cs="Times New Roman"/>
                    <w:i/>
                    <w:szCs w:val="24"/>
                  </w:rPr>
                </m:ctrlPr>
              </m:e>
            </m:acc>
            <m:ctrlPr>
              <w:rPr>
                <w:rFonts w:ascii="Cambria Math" w:hAnsi="Cambria Math" w:cs="Times New Roman"/>
                <w:i/>
                <w:szCs w:val="24"/>
              </w:rPr>
            </m:ctrlPr>
          </m:e>
          <m:sub>
            <m:r>
              <w:rPr>
                <w:rFonts w:ascii="Cambria Math" w:hAnsi="Cambria Math" w:cs="Times New Roman"/>
                <w:szCs w:val="24"/>
              </w:rPr>
              <m:t>c</m:t>
            </m:r>
            <m:ctrlPr>
              <w:rPr>
                <w:rFonts w:ascii="Cambria Math" w:hAnsi="Cambria Math" w:cs="Times New Roman"/>
                <w:i/>
                <w:szCs w:val="24"/>
              </w:rPr>
            </m:ctrlPr>
          </m:sub>
        </m:sSub>
        <m:r>
          <m:rPr>
            <m:sty m:val="p"/>
          </m:rPr>
          <w:rPr>
            <w:rFonts w:ascii="Cambria Math" w:hAnsi="Cambria Math" w:cs="Times New Roman"/>
            <w:szCs w:val="24"/>
          </w:rPr>
          <m:t>=30kn</m:t>
        </m:r>
      </m:oMath>
      <w:r>
        <w:rPr>
          <w:rFonts w:ascii="Times New Roman" w:hAnsi="Times New Roman" w:cs="Times New Roman"/>
          <w:szCs w:val="24"/>
        </w:rPr>
        <w:t>。这里两点间取球面距离，计算方法如下。</w:t>
      </w:r>
    </w:p>
    <w:p>
      <w:pPr>
        <w:spacing w:line="360" w:lineRule="auto"/>
        <w:ind w:firstLine="42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ctrlPr>
                    <w:rPr>
                      <w:rFonts w:ascii="Cambria Math" w:hAnsi="Cambria Math" w:cs="Times New Roman"/>
                      <w:szCs w:val="24"/>
                    </w:rPr>
                  </m:ctrlPr>
                </m:e>
                <m:sup>
                  <m:r>
                    <m:rPr>
                      <m:sty m:val="p"/>
                    </m:rPr>
                    <w:rPr>
                      <w:rFonts w:ascii="Cambria Math" w:hAnsi="Cambria Math" w:cs="Times New Roman"/>
                      <w:szCs w:val="24"/>
                    </w:rPr>
                    <m:t>-1</m:t>
                  </m:r>
                  <m:ctrlPr>
                    <w:rPr>
                      <w:rFonts w:ascii="Cambria Math" w:hAnsi="Cambria Math" w:cs="Times New Roman"/>
                      <w:szCs w:val="24"/>
                    </w:rPr>
                  </m:ctrlPr>
                </m:sup>
              </m:sSup>
              <m:ctrlPr>
                <w:rPr>
                  <w:rFonts w:ascii="Cambria Math" w:hAnsi="Cambria Math" w:cs="Times New Roman"/>
                  <w:szCs w:val="24"/>
                </w:rPr>
              </m:ctrlPr>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Times New Roman"/>
                          <w:i/>
                          <w:szCs w:val="24"/>
                        </w:rPr>
                      </m:ctrlPr>
                    </m:fName>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ctrlPr>
                        <w:rPr>
                          <w:rFonts w:ascii="Cambria Math" w:hAnsi="Cambria Math" w:cs="Times New Roman"/>
                          <w:i/>
                          <w:szCs w:val="24"/>
                        </w:rPr>
                      </m:ctrlPr>
                    </m:e>
                  </m:func>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Times New Roman"/>
                          <w:i/>
                          <w:szCs w:val="24"/>
                        </w:rPr>
                      </m:ctrlPr>
                    </m:fName>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ctrlPr>
                        <w:rPr>
                          <w:rFonts w:ascii="Cambria Math" w:hAnsi="Cambria Math" w:cs="Times New Roman"/>
                          <w:i/>
                          <w:szCs w:val="24"/>
                        </w:rPr>
                      </m:ctrlPr>
                    </m:e>
                  </m:func>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Times New Roman"/>
                          <w:i/>
                          <w:szCs w:val="24"/>
                        </w:rPr>
                      </m:ctrlP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ctrlPr>
                            <w:rPr>
                              <w:rFonts w:ascii="Cambria Math" w:hAnsi="Cambria Math" w:cs="Times New Roman"/>
                              <w:i/>
                              <w:szCs w:val="24"/>
                            </w:rPr>
                          </m:ctrlPr>
                        </m:e>
                      </m:d>
                      <m:ctrlPr>
                        <w:rPr>
                          <w:rFonts w:ascii="Cambria Math" w:hAnsi="Cambria Math" w:cs="Times New Roman"/>
                          <w:i/>
                          <w:szCs w:val="24"/>
                        </w:rPr>
                      </m:ctrlPr>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ctrlPr>
                        <w:rPr>
                          <w:rFonts w:ascii="Cambria Math" w:hAnsi="Cambria Math" w:cs="Times New Roman"/>
                          <w:i/>
                          <w:szCs w:val="24"/>
                        </w:rPr>
                      </m:ctrlPr>
                    </m:e>
                  </m:func>
                  <m:func>
                    <m:funcPr>
                      <m:ctrlPr>
                        <w:rPr>
                          <w:rFonts w:ascii="Cambria Math" w:hAnsi="Cambria Math" w:cs="Times New Roman"/>
                          <w:i/>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ctrlPr>
                        <w:rPr>
                          <w:rFonts w:ascii="Cambria Math" w:hAnsi="Cambria Math" w:cs="Times New Roman"/>
                          <w:i/>
                          <w:szCs w:val="24"/>
                        </w:rPr>
                      </m:ctrlPr>
                    </m:e>
                  </m:func>
                  <m:ctrlPr>
                    <w:rPr>
                      <w:rFonts w:ascii="Cambria Math" w:hAnsi="Cambria Math" w:cs="Times New Roman"/>
                      <w:i/>
                      <w:szCs w:val="24"/>
                    </w:rPr>
                  </m:ctrlPr>
                </m:e>
              </m:d>
              <m:ctrlPr>
                <w:rPr>
                  <w:rFonts w:ascii="Cambria Math" w:hAnsi="Cambria Math" w:cs="Times New Roman"/>
                  <w:szCs w:val="24"/>
                </w:rPr>
              </m:ctrlPr>
            </m:e>
          </m:func>
        </m:oMath>
      </m:oMathPara>
    </w:p>
    <w:p>
      <w:pPr>
        <w:autoSpaceDE w:val="0"/>
        <w:autoSpaceDN w:val="0"/>
        <w:adjustRightInd w:val="0"/>
        <w:spacing w:line="360" w:lineRule="auto"/>
        <w:jc w:val="left"/>
        <w:rPr>
          <w:rFonts w:ascii="Times New Roman" w:hAnsi="Times New Roman" w:cs="Times New Roman"/>
          <w:szCs w:val="24"/>
        </w:rPr>
      </w:pPr>
      <w:r>
        <w:rPr>
          <w:rFonts w:ascii="Times New Roman" w:hAnsi="Times New Roman" w:cs="Times New Roman"/>
          <w:szCs w:val="24"/>
        </w:rPr>
        <w:t>其中，D表示采样点AB间的球面距离，R表示地球半径（取值6372公里），A点坐标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ctrlPr>
              <w:rPr>
                <w:rFonts w:ascii="Cambria Math" w:hAnsi="Cambria Math" w:cs="Times New Roman"/>
                <w:i/>
                <w:szCs w:val="24"/>
              </w:rPr>
            </m:ctrlPr>
          </m:e>
        </m:d>
      </m:oMath>
      <w:r>
        <w:rPr>
          <w:rFonts w:ascii="Times New Roman" w:hAnsi="Times New Roman" w:cs="Times New Roman"/>
          <w:szCs w:val="24"/>
        </w:rPr>
        <w:t>，B点坐标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ctrlPr>
              <w:rPr>
                <w:rFonts w:ascii="Cambria Math" w:hAnsi="Cambria Math" w:cs="Times New Roman"/>
                <w:i/>
                <w:szCs w:val="24"/>
              </w:rPr>
            </m:ctrlPr>
          </m:e>
        </m:d>
      </m:oMath>
      <w:r>
        <w:rPr>
          <w:rFonts w:ascii="Times New Roman" w:hAnsi="Times New Roman" w:cs="Times New Roman"/>
          <w:szCs w:val="24"/>
        </w:rPr>
        <w:t>。最终从原始数据中剔除异常数据5224条记录，占总数的0.20%</w:t>
      </w:r>
    </w:p>
    <w:p>
      <w:pPr>
        <w:spacing w:line="360" w:lineRule="auto"/>
        <w:rPr>
          <w:rFonts w:ascii="Times New Roman" w:hAnsi="Times New Roman" w:cs="Times New Roman"/>
          <w:szCs w:val="24"/>
        </w:rPr>
      </w:pPr>
      <w:r>
        <w:rPr>
          <w:rFonts w:ascii="Times New Roman" w:hAnsi="Times New Roman" w:cs="Times New Roman"/>
          <w:szCs w:val="24"/>
        </w:rPr>
        <w:tab/>
      </w:r>
      <w:del w:id="955" w:author="alan" w:date="2018-03-17T21:55:12Z">
        <w:r>
          <w:rPr>
            <w:rFonts w:ascii="Times New Roman" w:hAnsi="Times New Roman" w:cs="Times New Roman"/>
            <w:szCs w:val="24"/>
          </w:rPr>
          <w:delText>原始数据中存在数据缺失，本文没有通过插值对数据进行填补，以免对捕捞行为的识别造成干扰。</w:delText>
        </w:r>
      </w:del>
      <w:r>
        <w:commentReference w:id="10"/>
      </w:r>
    </w:p>
    <w:p>
      <w:pPr>
        <w:pStyle w:val="3"/>
        <w:keepNext w:val="0"/>
        <w:keepLines w:val="0"/>
        <w:numPr>
          <w:ilvl w:val="1"/>
          <w:numId w:val="1"/>
        </w:numPr>
        <w:spacing w:line="360" w:lineRule="auto"/>
        <w:rPr>
          <w:rFonts w:ascii="Times New Roman" w:hAnsi="Times New Roman" w:cs="Times New Roman"/>
          <w:rPrChange w:id="956" w:author="alan" w:date="2018-03-17T21:46:09Z">
            <w:rPr/>
          </w:rPrChange>
        </w:rPr>
      </w:pPr>
      <w:bookmarkStart w:id="16" w:name="_Toc508613000"/>
      <w:bookmarkStart w:id="17" w:name="_Toc508613073"/>
      <w:r>
        <w:rPr>
          <w:rFonts w:hint="default" w:ascii="Times New Roman" w:hAnsi="Times New Roman" w:cs="Times New Roman"/>
          <w:rPrChange w:id="957" w:author="alan" w:date="2018-03-17T21:46:09Z">
            <w:rPr>
              <w:rFonts w:hint="eastAsia"/>
            </w:rPr>
          </w:rPrChange>
        </w:rPr>
        <w:t>港口定位</w:t>
      </w:r>
      <w:bookmarkEnd w:id="16"/>
      <w:bookmarkEnd w:id="17"/>
    </w:p>
    <w:p>
      <w:pPr>
        <w:spacing w:line="360" w:lineRule="auto"/>
        <w:rPr>
          <w:rFonts w:ascii="Times New Roman" w:hAnsi="Times New Roman" w:cs="Times New Roman"/>
          <w:szCs w:val="24"/>
        </w:rPr>
      </w:pPr>
      <w:r>
        <w:rPr>
          <w:rFonts w:hint="default" w:ascii="Times New Roman" w:hAnsi="Times New Roman" w:cs="Times New Roman"/>
          <w:szCs w:val="24"/>
          <w:rPrChange w:id="958" w:author="alan" w:date="2018-03-17T21:46:09Z">
            <w:rPr>
              <w:rFonts w:hint="eastAsia" w:asciiTheme="minorEastAsia" w:hAnsiTheme="minorEastAsia"/>
              <w:szCs w:val="24"/>
            </w:rPr>
          </w:rPrChange>
        </w:rPr>
        <w:tab/>
      </w:r>
      <w:del w:id="959" w:author="alan" w:date="2018-03-17T21:14:13Z">
        <w:r>
          <w:rPr>
            <w:rFonts w:hint="default" w:ascii="Times New Roman" w:hAnsi="Times New Roman" w:cs="Times New Roman"/>
            <w:szCs w:val="24"/>
            <w:rPrChange w:id="960" w:author="alan" w:date="2018-03-17T21:46:09Z">
              <w:rPr>
                <w:rFonts w:hint="eastAsia" w:asciiTheme="minorEastAsia" w:hAnsiTheme="minorEastAsia"/>
                <w:szCs w:val="24"/>
              </w:rPr>
            </w:rPrChange>
          </w:rPr>
          <w:delText>渔</w:delText>
        </w:r>
      </w:del>
      <w:del w:id="961" w:author="alan" w:date="2018-03-17T21:14:13Z">
        <w:r>
          <w:rPr>
            <w:rFonts w:ascii="Times New Roman" w:hAnsi="Times New Roman" w:cs="Times New Roman"/>
            <w:szCs w:val="24"/>
          </w:rPr>
          <w:delText>船</w:delText>
        </w:r>
      </w:del>
      <w:ins w:id="962" w:author="alan" w:date="2018-03-17T21:14:13Z">
        <w:r>
          <w:rPr>
            <w:rFonts w:hint="default" w:ascii="Times New Roman" w:hAnsi="Times New Roman" w:cs="Times New Roman"/>
            <w:szCs w:val="24"/>
            <w:lang w:eastAsia="zh-CN"/>
            <w:rPrChange w:id="963" w:author="alan" w:date="2018-03-17T21:46:09Z">
              <w:rPr>
                <w:rFonts w:hint="eastAsia" w:asciiTheme="minorEastAsia" w:hAnsiTheme="minorEastAsia"/>
                <w:szCs w:val="24"/>
                <w:lang w:eastAsia="zh-CN"/>
              </w:rPr>
            </w:rPrChange>
          </w:rPr>
          <w:t>渔业船舶</w:t>
        </w:r>
      </w:ins>
      <w:r>
        <w:rPr>
          <w:rFonts w:ascii="Times New Roman" w:hAnsi="Times New Roman" w:cs="Times New Roman"/>
          <w:szCs w:val="24"/>
        </w:rPr>
        <w:t>在进行捕捞作业时往返拖曳渔网，体现在轨迹图上就是局部连续折返、轨迹</w:t>
      </w:r>
      <w:ins w:id="964" w:author="alan" w:date="2018-03-17T21:56:00Z">
        <w:r>
          <w:rPr>
            <w:rFonts w:hint="eastAsia" w:ascii="Times New Roman" w:hAnsi="Times New Roman" w:cs="Times New Roman"/>
            <w:szCs w:val="24"/>
            <w:lang w:val="en-US" w:eastAsia="zh-CN"/>
          </w:rPr>
          <w:t>叠加</w:t>
        </w:r>
      </w:ins>
      <w:del w:id="965" w:author="alan" w:date="2018-03-17T21:55:59Z">
        <w:r>
          <w:rPr>
            <w:rFonts w:ascii="Times New Roman" w:hAnsi="Times New Roman" w:cs="Times New Roman"/>
            <w:szCs w:val="24"/>
          </w:rPr>
          <w:delText>密</w:delText>
        </w:r>
      </w:del>
      <w:del w:id="966" w:author="alan" w:date="2018-03-17T21:55:58Z">
        <w:r>
          <w:rPr>
            <w:rFonts w:ascii="Times New Roman" w:hAnsi="Times New Roman" w:cs="Times New Roman"/>
            <w:szCs w:val="24"/>
          </w:rPr>
          <w:delText>集</w:delText>
        </w:r>
      </w:del>
      <w:r>
        <w:rPr>
          <w:rFonts w:ascii="Times New Roman" w:hAnsi="Times New Roman" w:cs="Times New Roman"/>
          <w:szCs w:val="24"/>
        </w:rPr>
        <w:t>的区域。</w:t>
      </w:r>
      <w:del w:id="967" w:author="alan" w:date="2018-03-17T21:56:09Z">
        <w:r>
          <w:rPr>
            <w:rFonts w:ascii="Times New Roman" w:hAnsi="Times New Roman" w:cs="Times New Roman"/>
            <w:szCs w:val="24"/>
          </w:rPr>
          <w:delText>本文利用这一特征识别捕捞行为。</w:delText>
        </w:r>
      </w:del>
      <w:r>
        <w:commentReference w:id="11"/>
      </w:r>
      <w:r>
        <w:rPr>
          <w:rFonts w:ascii="Times New Roman" w:hAnsi="Times New Roman" w:cs="Times New Roman"/>
          <w:szCs w:val="24"/>
        </w:rPr>
        <w:t>图2-5展示了设备终端ID为255368的单拖</w:t>
      </w:r>
      <w:del w:id="968" w:author="alan" w:date="2018-03-17T21:14:13Z">
        <w:r>
          <w:rPr>
            <w:rFonts w:ascii="Times New Roman" w:hAnsi="Times New Roman" w:cs="Times New Roman"/>
            <w:szCs w:val="24"/>
          </w:rPr>
          <w:delText>渔船</w:delText>
        </w:r>
      </w:del>
      <w:ins w:id="96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自2014年4月1日至2016年9月27日的轨迹</w:t>
      </w:r>
      <w:del w:id="970" w:author="alan" w:date="2018-03-17T21:57:07Z">
        <w:r>
          <w:rPr>
            <w:rFonts w:ascii="Times New Roman" w:hAnsi="Times New Roman" w:cs="Times New Roman"/>
            <w:szCs w:val="24"/>
          </w:rPr>
          <w:delText>图</w:delText>
        </w:r>
      </w:del>
      <w:ins w:id="971" w:author="alan" w:date="2018-03-17T21:56:53Z">
        <w:r>
          <w:rPr>
            <w:rFonts w:hint="eastAsia" w:ascii="Times New Roman" w:hAnsi="Times New Roman" w:cs="Times New Roman"/>
            <w:szCs w:val="24"/>
            <w:lang w:val="en-US" w:eastAsia="zh-CN"/>
          </w:rPr>
          <w:t>和</w:t>
        </w:r>
      </w:ins>
      <w:ins w:id="972" w:author="alan" w:date="2018-03-17T21:57:12Z">
        <w:r>
          <w:rPr>
            <w:rFonts w:hint="eastAsia" w:ascii="Times New Roman" w:hAnsi="Times New Roman" w:cs="Times New Roman"/>
            <w:szCs w:val="24"/>
            <w:lang w:val="en-US" w:eastAsia="zh-CN"/>
          </w:rPr>
          <w:t>海岸</w:t>
        </w:r>
      </w:ins>
      <w:ins w:id="973" w:author="alan" w:date="2018-03-17T21:57:04Z">
        <w:r>
          <w:rPr>
            <w:rFonts w:hint="eastAsia" w:ascii="Times New Roman" w:hAnsi="Times New Roman" w:cs="Times New Roman"/>
            <w:szCs w:val="24"/>
            <w:lang w:val="en-US" w:eastAsia="zh-CN"/>
          </w:rPr>
          <w:t>图</w:t>
        </w:r>
      </w:ins>
      <w:r>
        <w:rPr>
          <w:rFonts w:ascii="Times New Roman" w:hAnsi="Times New Roman" w:cs="Times New Roman"/>
          <w:szCs w:val="24"/>
        </w:rPr>
        <w:t>。海岸线附近</w:t>
      </w:r>
      <w:ins w:id="974" w:author="alan" w:date="2018-03-17T21:57:27Z">
        <w:r>
          <w:rPr>
            <w:rFonts w:hint="eastAsia" w:ascii="Times New Roman" w:hAnsi="Times New Roman" w:cs="Times New Roman"/>
            <w:szCs w:val="24"/>
            <w:lang w:val="en-US" w:eastAsia="zh-CN"/>
          </w:rPr>
          <w:t>也有</w:t>
        </w:r>
      </w:ins>
      <w:del w:id="975" w:author="alan" w:date="2018-03-17T21:57:26Z">
        <w:r>
          <w:rPr>
            <w:rFonts w:ascii="Times New Roman" w:hAnsi="Times New Roman" w:cs="Times New Roman"/>
            <w:szCs w:val="24"/>
          </w:rPr>
          <w:delText>由</w:delText>
        </w:r>
      </w:del>
      <w:del w:id="976" w:author="alan" w:date="2018-03-17T21:57:25Z">
        <w:r>
          <w:rPr>
            <w:rFonts w:ascii="Times New Roman" w:hAnsi="Times New Roman" w:cs="Times New Roman"/>
            <w:szCs w:val="24"/>
          </w:rPr>
          <w:delText>于</w:delText>
        </w:r>
      </w:del>
      <w:r>
        <w:rPr>
          <w:rFonts w:ascii="Times New Roman" w:hAnsi="Times New Roman" w:cs="Times New Roman"/>
          <w:szCs w:val="24"/>
        </w:rPr>
        <w:t>多个航次叠加</w:t>
      </w:r>
      <w:ins w:id="977" w:author="alan" w:date="2018-03-17T21:57:30Z">
        <w:r>
          <w:rPr>
            <w:rFonts w:hint="eastAsia" w:ascii="Times New Roman" w:hAnsi="Times New Roman" w:cs="Times New Roman"/>
            <w:szCs w:val="24"/>
            <w:lang w:val="en-US" w:eastAsia="zh-CN"/>
          </w:rPr>
          <w:t>的</w:t>
        </w:r>
      </w:ins>
      <w:ins w:id="978" w:author="alan" w:date="2018-03-17T21:57:33Z">
        <w:r>
          <w:rPr>
            <w:rFonts w:hint="eastAsia" w:ascii="Times New Roman" w:hAnsi="Times New Roman" w:cs="Times New Roman"/>
            <w:szCs w:val="24"/>
            <w:lang w:val="en-US" w:eastAsia="zh-CN"/>
          </w:rPr>
          <w:t>区域，</w:t>
        </w:r>
      </w:ins>
      <w:ins w:id="979" w:author="alan" w:date="2018-03-17T21:57:36Z">
        <w:r>
          <w:rPr>
            <w:rFonts w:hint="eastAsia" w:ascii="Times New Roman" w:hAnsi="Times New Roman" w:cs="Times New Roman"/>
            <w:szCs w:val="24"/>
            <w:lang w:val="en-US" w:eastAsia="zh-CN"/>
          </w:rPr>
          <w:t>但</w:t>
        </w:r>
      </w:ins>
      <w:ins w:id="980" w:author="alan" w:date="2018-03-17T21:57:38Z">
        <w:r>
          <w:rPr>
            <w:rFonts w:hint="eastAsia" w:ascii="Times New Roman" w:hAnsi="Times New Roman" w:cs="Times New Roman"/>
            <w:szCs w:val="24"/>
            <w:lang w:val="en-US" w:eastAsia="zh-CN"/>
          </w:rPr>
          <w:t>该</w:t>
        </w:r>
      </w:ins>
      <w:ins w:id="981" w:author="alan" w:date="2018-03-17T21:57:39Z">
        <w:r>
          <w:rPr>
            <w:rFonts w:hint="eastAsia" w:ascii="Times New Roman" w:hAnsi="Times New Roman" w:cs="Times New Roman"/>
            <w:szCs w:val="24"/>
            <w:lang w:val="en-US" w:eastAsia="zh-CN"/>
          </w:rPr>
          <w:t>区域</w:t>
        </w:r>
      </w:ins>
      <w:ins w:id="982" w:author="alan" w:date="2018-03-17T21:57:41Z">
        <w:r>
          <w:rPr>
            <w:rFonts w:hint="eastAsia" w:ascii="Times New Roman" w:hAnsi="Times New Roman" w:cs="Times New Roman"/>
            <w:szCs w:val="24"/>
            <w:lang w:val="en-US" w:eastAsia="zh-CN"/>
          </w:rPr>
          <w:t>明显</w:t>
        </w:r>
      </w:ins>
      <w:ins w:id="983" w:author="alan" w:date="2018-03-17T21:57:42Z">
        <w:r>
          <w:rPr>
            <w:rFonts w:hint="eastAsia" w:ascii="Times New Roman" w:hAnsi="Times New Roman" w:cs="Times New Roman"/>
            <w:szCs w:val="24"/>
            <w:lang w:val="en-US" w:eastAsia="zh-CN"/>
          </w:rPr>
          <w:t>不是</w:t>
        </w:r>
      </w:ins>
      <w:ins w:id="984" w:author="alan" w:date="2018-03-17T21:57:45Z">
        <w:r>
          <w:rPr>
            <w:rFonts w:hint="eastAsia" w:ascii="Times New Roman" w:hAnsi="Times New Roman" w:cs="Times New Roman"/>
            <w:szCs w:val="24"/>
            <w:lang w:val="en-US" w:eastAsia="zh-CN"/>
          </w:rPr>
          <w:t>该船舶的</w:t>
        </w:r>
      </w:ins>
      <w:ins w:id="985" w:author="alan" w:date="2018-03-17T21:57:49Z">
        <w:r>
          <w:rPr>
            <w:rFonts w:hint="eastAsia" w:ascii="Times New Roman" w:hAnsi="Times New Roman" w:cs="Times New Roman"/>
            <w:szCs w:val="24"/>
            <w:lang w:val="en-US" w:eastAsia="zh-CN"/>
          </w:rPr>
          <w:t>捕捞区域</w:t>
        </w:r>
      </w:ins>
      <w:r>
        <w:commentReference w:id="12"/>
      </w:r>
      <w:del w:id="986" w:author="alan" w:date="2018-03-17T21:57:23Z">
        <w:r>
          <w:rPr>
            <w:rFonts w:ascii="Times New Roman" w:hAnsi="Times New Roman" w:cs="Times New Roman"/>
            <w:szCs w:val="24"/>
          </w:rPr>
          <w:delText>已经难以区分捕捞轨迹区域</w:delText>
        </w:r>
      </w:del>
      <w:r>
        <w:rPr>
          <w:rFonts w:ascii="Times New Roman" w:hAnsi="Times New Roman" w:cs="Times New Roman"/>
          <w:szCs w:val="24"/>
        </w:rPr>
        <w:t>。由于</w:t>
      </w:r>
      <w:ins w:id="987" w:author="alan" w:date="2018-03-17T21:58:22Z">
        <w:r>
          <w:rPr>
            <w:rFonts w:hint="eastAsia" w:ascii="Times New Roman" w:hAnsi="Times New Roman" w:cs="Times New Roman"/>
            <w:szCs w:val="24"/>
            <w:lang w:val="en-US" w:eastAsia="zh-CN"/>
          </w:rPr>
          <w:t>靠近</w:t>
        </w:r>
      </w:ins>
      <w:ins w:id="988" w:author="alan" w:date="2018-03-17T21:58:28Z">
        <w:r>
          <w:rPr>
            <w:rFonts w:hint="eastAsia" w:ascii="Times New Roman" w:hAnsi="Times New Roman" w:cs="Times New Roman"/>
            <w:szCs w:val="24"/>
            <w:lang w:val="en-US" w:eastAsia="zh-CN"/>
          </w:rPr>
          <w:t>港口</w:t>
        </w:r>
      </w:ins>
      <w:ins w:id="989" w:author="alan" w:date="2018-03-17T21:58:29Z">
        <w:r>
          <w:rPr>
            <w:rFonts w:hint="eastAsia" w:ascii="Times New Roman" w:hAnsi="Times New Roman" w:cs="Times New Roman"/>
            <w:szCs w:val="24"/>
            <w:lang w:val="en-US" w:eastAsia="zh-CN"/>
          </w:rPr>
          <w:t>的</w:t>
        </w:r>
      </w:ins>
      <w:ins w:id="990" w:author="alan" w:date="2018-03-17T21:58:30Z">
        <w:r>
          <w:rPr>
            <w:rFonts w:hint="eastAsia" w:ascii="Times New Roman" w:hAnsi="Times New Roman" w:cs="Times New Roman"/>
            <w:szCs w:val="24"/>
            <w:lang w:val="en-US" w:eastAsia="zh-CN"/>
          </w:rPr>
          <w:t>航行</w:t>
        </w:r>
      </w:ins>
      <w:r>
        <w:rPr>
          <w:rFonts w:ascii="Times New Roman" w:hAnsi="Times New Roman" w:cs="Times New Roman"/>
          <w:szCs w:val="24"/>
        </w:rPr>
        <w:t>轨迹相互叠加严重，因此</w:t>
      </w:r>
      <w:del w:id="991" w:author="alan" w:date="2018-03-17T21:58:57Z">
        <w:r>
          <w:rPr>
            <w:rFonts w:ascii="Times New Roman" w:hAnsi="Times New Roman" w:cs="Times New Roman"/>
            <w:szCs w:val="24"/>
            <w:lang w:val="en-US"/>
          </w:rPr>
          <w:delText>需要通过港口位置对</w:delText>
        </w:r>
      </w:del>
      <w:ins w:id="992" w:author="alan" w:date="2018-03-17T21:58:57Z">
        <w:r>
          <w:rPr>
            <w:rFonts w:hint="eastAsia" w:ascii="Times New Roman" w:hAnsi="Times New Roman" w:cs="Times New Roman"/>
            <w:szCs w:val="24"/>
            <w:lang w:val="en-US" w:eastAsia="zh-CN"/>
          </w:rPr>
          <w:t>为了</w:t>
        </w:r>
      </w:ins>
      <w:ins w:id="993" w:author="alan" w:date="2018-03-17T21:59:00Z">
        <w:r>
          <w:rPr>
            <w:rFonts w:hint="eastAsia" w:ascii="Times New Roman" w:hAnsi="Times New Roman" w:cs="Times New Roman"/>
            <w:szCs w:val="24"/>
            <w:lang w:val="en-US" w:eastAsia="zh-CN"/>
          </w:rPr>
          <w:t>识别</w:t>
        </w:r>
      </w:ins>
      <w:ins w:id="994" w:author="alan" w:date="2018-03-17T21:59:06Z">
        <w:r>
          <w:rPr>
            <w:rFonts w:hint="eastAsia" w:ascii="Times New Roman" w:hAnsi="Times New Roman" w:cs="Times New Roman"/>
            <w:szCs w:val="24"/>
            <w:lang w:val="en-US" w:eastAsia="zh-CN"/>
          </w:rPr>
          <w:t>捕捞</w:t>
        </w:r>
      </w:ins>
      <w:ins w:id="995" w:author="alan" w:date="2018-03-17T21:59:07Z">
        <w:r>
          <w:rPr>
            <w:rFonts w:hint="eastAsia" w:ascii="Times New Roman" w:hAnsi="Times New Roman" w:cs="Times New Roman"/>
            <w:szCs w:val="24"/>
            <w:lang w:val="en-US" w:eastAsia="zh-CN"/>
          </w:rPr>
          <w:t>轨迹</w:t>
        </w:r>
      </w:ins>
      <w:ins w:id="996" w:author="alan" w:date="2018-03-17T21:59:08Z">
        <w:r>
          <w:rPr>
            <w:rFonts w:hint="eastAsia" w:ascii="Times New Roman" w:hAnsi="Times New Roman" w:cs="Times New Roman"/>
            <w:szCs w:val="24"/>
            <w:lang w:val="en-US" w:eastAsia="zh-CN"/>
          </w:rPr>
          <w:t>，</w:t>
        </w:r>
      </w:ins>
      <w:ins w:id="997" w:author="alan" w:date="2018-03-17T21:59:14Z">
        <w:r>
          <w:rPr>
            <w:rFonts w:hint="eastAsia" w:ascii="Times New Roman" w:hAnsi="Times New Roman" w:cs="Times New Roman"/>
            <w:szCs w:val="24"/>
            <w:lang w:val="en-US" w:eastAsia="zh-CN"/>
          </w:rPr>
          <w:t>要</w:t>
        </w:r>
      </w:ins>
      <w:ins w:id="998" w:author="alan" w:date="2018-03-17T21:59:15Z">
        <w:r>
          <w:rPr>
            <w:rFonts w:hint="eastAsia" w:ascii="Times New Roman" w:hAnsi="Times New Roman" w:cs="Times New Roman"/>
            <w:szCs w:val="24"/>
            <w:lang w:val="en-US" w:eastAsia="zh-CN"/>
          </w:rPr>
          <w:t>针对</w:t>
        </w:r>
      </w:ins>
      <w:r>
        <w:rPr>
          <w:rFonts w:ascii="Times New Roman" w:hAnsi="Times New Roman" w:cs="Times New Roman"/>
          <w:szCs w:val="24"/>
        </w:rPr>
        <w:t>VMS数据进行航次划分。</w:t>
      </w:r>
    </w:p>
    <w:p>
      <w:pPr>
        <w:spacing w:line="360" w:lineRule="auto"/>
        <w:jc w:val="center"/>
        <w:rPr>
          <w:rFonts w:ascii="Times New Roman" w:hAnsi="Times New Roman" w:cs="Times New Roman"/>
          <w:szCs w:val="24"/>
          <w:rPrChange w:id="999" w:author="alan" w:date="2018-03-17T21:46:09Z">
            <w:rPr>
              <w:rFonts w:asciiTheme="minorEastAsia" w:hAnsiTheme="minorEastAsia"/>
              <w:szCs w:val="24"/>
            </w:rPr>
          </w:rPrChange>
        </w:rPr>
      </w:pPr>
      <w:r>
        <w:rPr>
          <w:rFonts w:ascii="Times New Roman" w:hAnsi="Times New Roman" w:cs="Times New Roman"/>
          <w:szCs w:val="24"/>
          <w:rPrChange w:id="1001" w:author="alan" w:date="2018-03-17T21:46:09Z">
            <w:rPr>
              <w:rFonts w:asciiTheme="minorEastAsia" w:hAnsiTheme="minorEastAsia"/>
              <w:szCs w:val="24"/>
            </w:rPr>
          </w:rPrChange>
        </w:rPr>
        <w:drawing>
          <wp:inline distT="0" distB="0" distL="0" distR="0">
            <wp:extent cx="4411980" cy="3304540"/>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enyong\Documents\GitHub\Dissertation\图片\2-3 VMS数据处理后.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12981" cy="3305274"/>
                    </a:xfrm>
                    <a:prstGeom prst="rect">
                      <a:avLst/>
                    </a:prstGeom>
                    <a:noFill/>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 xml:space="preserve">图2-5 </w:t>
      </w:r>
      <w:del w:id="1002" w:author="alan" w:date="2018-03-17T21:14:13Z">
        <w:r>
          <w:rPr>
            <w:rFonts w:ascii="Times New Roman" w:hAnsi="Times New Roman" w:cs="Times New Roman"/>
            <w:szCs w:val="24"/>
          </w:rPr>
          <w:delText>渔船</w:delText>
        </w:r>
      </w:del>
      <w:ins w:id="100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轨迹（终端ID：255368）</w:t>
      </w:r>
    </w:p>
    <w:p>
      <w:pPr>
        <w:spacing w:line="360" w:lineRule="auto"/>
        <w:ind w:firstLine="420"/>
        <w:rPr>
          <w:rFonts w:ascii="Times New Roman" w:hAnsi="Times New Roman" w:cs="Times New Roman"/>
          <w:szCs w:val="24"/>
        </w:rPr>
      </w:pPr>
      <w:ins w:id="1004" w:author="alan" w:date="2018-03-17T21:59:31Z">
        <w:r>
          <w:rPr>
            <w:rFonts w:hint="eastAsia" w:ascii="Times New Roman" w:hAnsi="Times New Roman" w:cs="Times New Roman"/>
            <w:szCs w:val="24"/>
            <w:lang w:val="en-US" w:eastAsia="zh-CN"/>
          </w:rPr>
          <w:t>进出</w:t>
        </w:r>
      </w:ins>
      <w:ins w:id="1005" w:author="alan" w:date="2018-03-17T21:59:33Z">
        <w:r>
          <w:rPr>
            <w:rFonts w:hint="eastAsia" w:ascii="Times New Roman" w:hAnsi="Times New Roman" w:cs="Times New Roman"/>
            <w:szCs w:val="24"/>
            <w:lang w:val="en-US" w:eastAsia="zh-CN"/>
          </w:rPr>
          <w:t>港口</w:t>
        </w:r>
      </w:ins>
      <w:ins w:id="1006" w:author="alan" w:date="2018-03-17T21:59:34Z">
        <w:r>
          <w:rPr>
            <w:rFonts w:hint="eastAsia" w:ascii="Times New Roman" w:hAnsi="Times New Roman" w:cs="Times New Roman"/>
            <w:szCs w:val="24"/>
            <w:lang w:val="en-US" w:eastAsia="zh-CN"/>
          </w:rPr>
          <w:t>是</w:t>
        </w:r>
      </w:ins>
      <w:ins w:id="1007" w:author="alan" w:date="2018-03-17T21:59:44Z">
        <w:r>
          <w:rPr>
            <w:rFonts w:hint="eastAsia" w:ascii="Times New Roman" w:hAnsi="Times New Roman" w:cs="Times New Roman"/>
            <w:szCs w:val="24"/>
            <w:lang w:val="en-US" w:eastAsia="zh-CN"/>
          </w:rPr>
          <w:t>从</w:t>
        </w:r>
      </w:ins>
      <w:ins w:id="1008" w:author="alan" w:date="2018-03-17T21:59:45Z">
        <w:r>
          <w:rPr>
            <w:rFonts w:hint="eastAsia" w:ascii="Times New Roman" w:hAnsi="Times New Roman" w:cs="Times New Roman"/>
            <w:szCs w:val="24"/>
            <w:lang w:val="en-US" w:eastAsia="zh-CN"/>
          </w:rPr>
          <w:t>VMS</w:t>
        </w:r>
      </w:ins>
      <w:ins w:id="1009" w:author="alan" w:date="2018-03-17T21:59:46Z">
        <w:r>
          <w:rPr>
            <w:rFonts w:hint="eastAsia" w:ascii="Times New Roman" w:hAnsi="Times New Roman" w:cs="Times New Roman"/>
            <w:szCs w:val="24"/>
            <w:lang w:val="en-US" w:eastAsia="zh-CN"/>
          </w:rPr>
          <w:t>数据中</w:t>
        </w:r>
      </w:ins>
      <w:ins w:id="1010" w:author="alan" w:date="2018-03-17T21:59:37Z">
        <w:r>
          <w:rPr>
            <w:rFonts w:hint="eastAsia" w:ascii="Times New Roman" w:hAnsi="Times New Roman" w:cs="Times New Roman"/>
            <w:szCs w:val="24"/>
            <w:lang w:val="en-US" w:eastAsia="zh-CN"/>
          </w:rPr>
          <w:t>划分</w:t>
        </w:r>
      </w:ins>
      <w:ins w:id="1011" w:author="alan" w:date="2018-03-17T21:59:42Z">
        <w:r>
          <w:rPr>
            <w:rFonts w:hint="eastAsia" w:ascii="Times New Roman" w:hAnsi="Times New Roman" w:cs="Times New Roman"/>
            <w:szCs w:val="24"/>
            <w:lang w:val="en-US" w:eastAsia="zh-CN"/>
          </w:rPr>
          <w:t>航次</w:t>
        </w:r>
      </w:ins>
      <w:ins w:id="1012" w:author="alan" w:date="2018-03-17T21:59:49Z">
        <w:r>
          <w:rPr>
            <w:rFonts w:hint="eastAsia" w:ascii="Times New Roman" w:hAnsi="Times New Roman" w:cs="Times New Roman"/>
            <w:szCs w:val="24"/>
            <w:lang w:val="en-US" w:eastAsia="zh-CN"/>
          </w:rPr>
          <w:t>的</w:t>
        </w:r>
      </w:ins>
      <w:ins w:id="1013" w:author="alan" w:date="2018-03-17T21:59:53Z">
        <w:r>
          <w:rPr>
            <w:rFonts w:hint="eastAsia" w:ascii="Times New Roman" w:hAnsi="Times New Roman" w:cs="Times New Roman"/>
            <w:szCs w:val="24"/>
            <w:lang w:val="en-US" w:eastAsia="zh-CN"/>
          </w:rPr>
          <w:t>依据。</w:t>
        </w:r>
      </w:ins>
      <w:ins w:id="1014" w:author="alan" w:date="2018-03-17T22:00:27Z">
        <w:r>
          <w:rPr>
            <w:rFonts w:hint="eastAsia" w:ascii="Times New Roman" w:hAnsi="Times New Roman" w:cs="Times New Roman"/>
            <w:szCs w:val="24"/>
            <w:lang w:val="en-US" w:eastAsia="zh-CN"/>
          </w:rPr>
          <w:t>虽然</w:t>
        </w:r>
      </w:ins>
      <w:ins w:id="1015" w:author="alan" w:date="2018-03-17T22:00:47Z">
        <w:r>
          <w:rPr>
            <w:rFonts w:hint="eastAsia" w:ascii="Times New Roman" w:hAnsi="Times New Roman" w:cs="Times New Roman"/>
            <w:szCs w:val="24"/>
            <w:lang w:val="en-US" w:eastAsia="zh-CN"/>
          </w:rPr>
          <w:t>已有</w:t>
        </w:r>
      </w:ins>
      <w:del w:id="1016" w:author="alan" w:date="2018-03-17T22:00:39Z">
        <w:r>
          <w:rPr>
            <w:rFonts w:ascii="Times New Roman" w:hAnsi="Times New Roman" w:cs="Times New Roman"/>
            <w:szCs w:val="24"/>
          </w:rPr>
          <w:delText>官方</w:delText>
        </w:r>
      </w:del>
      <w:r>
        <w:rPr>
          <w:rFonts w:ascii="Times New Roman" w:hAnsi="Times New Roman" w:cs="Times New Roman"/>
          <w:szCs w:val="24"/>
        </w:rPr>
        <w:t>统计的港口信息可以作为参考，但</w:t>
      </w:r>
      <w:ins w:id="1017" w:author="alan" w:date="2018-03-17T22:00:05Z">
        <w:r>
          <w:rPr>
            <w:rFonts w:hint="eastAsia" w:ascii="Times New Roman" w:hAnsi="Times New Roman" w:cs="Times New Roman"/>
            <w:szCs w:val="24"/>
            <w:lang w:val="en-US" w:eastAsia="zh-CN"/>
          </w:rPr>
          <w:t>是</w:t>
        </w:r>
      </w:ins>
      <w:ins w:id="1018" w:author="alan" w:date="2018-03-17T22:00:07Z">
        <w:r>
          <w:rPr>
            <w:rFonts w:hint="eastAsia" w:ascii="Times New Roman" w:hAnsi="Times New Roman" w:cs="Times New Roman"/>
            <w:szCs w:val="24"/>
            <w:lang w:val="en-US" w:eastAsia="zh-CN"/>
          </w:rPr>
          <w:t>由于</w:t>
        </w:r>
      </w:ins>
      <w:ins w:id="1019" w:author="alan" w:date="2018-03-17T22:00:09Z">
        <w:r>
          <w:rPr>
            <w:rFonts w:hint="eastAsia" w:ascii="Times New Roman" w:hAnsi="Times New Roman" w:cs="Times New Roman"/>
            <w:szCs w:val="24"/>
            <w:lang w:val="en-US" w:eastAsia="zh-CN"/>
          </w:rPr>
          <w:t>船业</w:t>
        </w:r>
      </w:ins>
      <w:ins w:id="1020" w:author="alan" w:date="2018-03-17T22:00:10Z">
        <w:r>
          <w:rPr>
            <w:rFonts w:hint="eastAsia" w:ascii="Times New Roman" w:hAnsi="Times New Roman" w:cs="Times New Roman"/>
            <w:szCs w:val="24"/>
            <w:lang w:val="en-US" w:eastAsia="zh-CN"/>
          </w:rPr>
          <w:t>船舶</w:t>
        </w:r>
      </w:ins>
      <w:ins w:id="1021" w:author="alan" w:date="2018-03-17T22:00:12Z">
        <w:r>
          <w:rPr>
            <w:rFonts w:hint="eastAsia" w:ascii="Times New Roman" w:hAnsi="Times New Roman" w:cs="Times New Roman"/>
            <w:szCs w:val="24"/>
            <w:lang w:val="en-US" w:eastAsia="zh-CN"/>
          </w:rPr>
          <w:t>吨</w:t>
        </w:r>
      </w:ins>
      <w:ins w:id="1022" w:author="alan" w:date="2018-03-17T22:00:18Z">
        <w:r>
          <w:rPr>
            <w:rFonts w:hint="eastAsia" w:ascii="Times New Roman" w:hAnsi="Times New Roman" w:cs="Times New Roman"/>
            <w:szCs w:val="24"/>
            <w:lang w:val="en-US" w:eastAsia="zh-CN"/>
          </w:rPr>
          <w:t>位</w:t>
        </w:r>
      </w:ins>
      <w:ins w:id="1023" w:author="alan" w:date="2018-03-17T22:00:20Z">
        <w:r>
          <w:rPr>
            <w:rFonts w:hint="eastAsia" w:ascii="Times New Roman" w:hAnsi="Times New Roman" w:cs="Times New Roman"/>
            <w:szCs w:val="24"/>
            <w:lang w:val="en-US" w:eastAsia="zh-CN"/>
          </w:rPr>
          <w:t>小，</w:t>
        </w:r>
      </w:ins>
      <w:del w:id="1024" w:author="alan" w:date="2018-03-17T22:00:30Z">
        <w:r>
          <w:rPr>
            <w:rFonts w:ascii="Times New Roman" w:hAnsi="Times New Roman" w:cs="Times New Roman"/>
            <w:szCs w:val="24"/>
          </w:rPr>
          <w:delText>不包含</w:delText>
        </w:r>
      </w:del>
      <w:r>
        <w:rPr>
          <w:rFonts w:ascii="Times New Roman" w:hAnsi="Times New Roman" w:cs="Times New Roman"/>
          <w:szCs w:val="24"/>
        </w:rPr>
        <w:t>一些小渔港和锚泊地</w:t>
      </w:r>
      <w:ins w:id="1025" w:author="alan" w:date="2018-03-17T22:00:57Z">
        <w:r>
          <w:rPr>
            <w:rFonts w:hint="eastAsia" w:ascii="Times New Roman" w:hAnsi="Times New Roman" w:cs="Times New Roman"/>
            <w:szCs w:val="24"/>
            <w:lang w:val="en-US" w:eastAsia="zh-CN"/>
          </w:rPr>
          <w:t>可能</w:t>
        </w:r>
      </w:ins>
      <w:ins w:id="1026" w:author="alan" w:date="2018-03-17T22:00:34Z">
        <w:r>
          <w:rPr>
            <w:rFonts w:hint="eastAsia" w:ascii="Times New Roman" w:hAnsi="Times New Roman" w:cs="Times New Roman"/>
            <w:szCs w:val="24"/>
            <w:lang w:val="en-US" w:eastAsia="zh-CN"/>
          </w:rPr>
          <w:t>不在</w:t>
        </w:r>
      </w:ins>
      <w:ins w:id="1027" w:author="alan" w:date="2018-03-17T22:00:52Z">
        <w:r>
          <w:rPr>
            <w:rFonts w:hint="eastAsia" w:ascii="Times New Roman" w:hAnsi="Times New Roman" w:cs="Times New Roman"/>
            <w:szCs w:val="24"/>
            <w:lang w:val="en-US" w:eastAsia="zh-CN"/>
          </w:rPr>
          <w:t>统计</w:t>
        </w:r>
      </w:ins>
      <w:ins w:id="1028" w:author="alan" w:date="2018-03-17T22:00:53Z">
        <w:r>
          <w:rPr>
            <w:rFonts w:hint="eastAsia" w:ascii="Times New Roman" w:hAnsi="Times New Roman" w:cs="Times New Roman"/>
            <w:szCs w:val="24"/>
            <w:lang w:val="en-US" w:eastAsia="zh-CN"/>
          </w:rPr>
          <w:t>中</w:t>
        </w:r>
      </w:ins>
      <w:r>
        <w:rPr>
          <w:rFonts w:ascii="Times New Roman" w:hAnsi="Times New Roman" w:cs="Times New Roman"/>
          <w:szCs w:val="24"/>
        </w:rPr>
        <w:t>。为了在</w:t>
      </w:r>
      <w:del w:id="1029" w:author="alan" w:date="2018-03-17T22:01:09Z">
        <w:r>
          <w:rPr>
            <w:rFonts w:ascii="Times New Roman" w:hAnsi="Times New Roman" w:cs="Times New Roman"/>
            <w:szCs w:val="24"/>
            <w:lang w:val="en-US"/>
          </w:rPr>
          <w:delText>不依赖外部信息的条件</w:delText>
        </w:r>
      </w:del>
      <w:ins w:id="1030" w:author="alan" w:date="2018-03-17T22:01:10Z">
        <w:r>
          <w:rPr>
            <w:rFonts w:hint="eastAsia" w:ascii="Times New Roman" w:hAnsi="Times New Roman" w:cs="Times New Roman"/>
            <w:szCs w:val="24"/>
            <w:lang w:val="en-US" w:eastAsia="zh-CN"/>
          </w:rPr>
          <w:t>仅使用</w:t>
        </w:r>
      </w:ins>
      <w:ins w:id="1031" w:author="alan" w:date="2018-03-17T22:01:11Z">
        <w:r>
          <w:rPr>
            <w:rFonts w:hint="eastAsia" w:ascii="Times New Roman" w:hAnsi="Times New Roman" w:cs="Times New Roman"/>
            <w:szCs w:val="24"/>
            <w:lang w:val="en-US" w:eastAsia="zh-CN"/>
          </w:rPr>
          <w:t>VMS</w:t>
        </w:r>
      </w:ins>
      <w:ins w:id="1032" w:author="alan" w:date="2018-03-17T22:01:12Z">
        <w:r>
          <w:rPr>
            <w:rFonts w:hint="eastAsia" w:ascii="Times New Roman" w:hAnsi="Times New Roman" w:cs="Times New Roman"/>
            <w:szCs w:val="24"/>
            <w:lang w:val="en-US" w:eastAsia="zh-CN"/>
          </w:rPr>
          <w:t>数据</w:t>
        </w:r>
      </w:ins>
      <w:ins w:id="1033" w:author="alan" w:date="2018-03-17T22:01:13Z">
        <w:r>
          <w:rPr>
            <w:rFonts w:hint="eastAsia" w:ascii="Times New Roman" w:hAnsi="Times New Roman" w:cs="Times New Roman"/>
            <w:szCs w:val="24"/>
            <w:lang w:val="en-US" w:eastAsia="zh-CN"/>
          </w:rPr>
          <w:t>的</w:t>
        </w:r>
      </w:ins>
      <w:ins w:id="1034" w:author="alan" w:date="2018-03-17T22:01:19Z">
        <w:r>
          <w:rPr>
            <w:rFonts w:hint="eastAsia" w:ascii="Times New Roman" w:hAnsi="Times New Roman" w:cs="Times New Roman"/>
            <w:szCs w:val="24"/>
            <w:lang w:val="en-US" w:eastAsia="zh-CN"/>
          </w:rPr>
          <w:t>实际</w:t>
        </w:r>
      </w:ins>
      <w:ins w:id="1035" w:author="alan" w:date="2018-03-17T22:01:15Z">
        <w:r>
          <w:rPr>
            <w:rFonts w:hint="eastAsia" w:ascii="Times New Roman" w:hAnsi="Times New Roman" w:cs="Times New Roman"/>
            <w:szCs w:val="24"/>
            <w:lang w:val="en-US" w:eastAsia="zh-CN"/>
          </w:rPr>
          <w:t>限制下</w:t>
        </w:r>
      </w:ins>
      <w:r>
        <w:rPr>
          <w:rFonts w:ascii="Times New Roman" w:hAnsi="Times New Roman" w:cs="Times New Roman"/>
          <w:szCs w:val="24"/>
        </w:rPr>
        <w:t>实现港口定位，本节提出的</w:t>
      </w:r>
      <w:r>
        <w:rPr>
          <w:rFonts w:ascii="Times New Roman" w:hAnsi="Times New Roman" w:eastAsia="宋体" w:cs="Times New Roman"/>
          <w:szCs w:val="24"/>
          <w:rPrChange w:id="1036" w:author="alan" w:date="2018-03-17T21:46:09Z">
            <w:rPr>
              <w:rFonts w:ascii="宋体" w:hAnsi="宋体" w:eastAsia="宋体" w:cs="Times New Roman"/>
              <w:szCs w:val="24"/>
            </w:rPr>
          </w:rPrChange>
        </w:rPr>
        <w:t>“</w:t>
      </w:r>
      <w:r>
        <w:rPr>
          <w:rFonts w:ascii="Times New Roman" w:hAnsi="Times New Roman" w:cs="Times New Roman"/>
          <w:szCs w:val="24"/>
        </w:rPr>
        <w:t>坐标驻留法</w:t>
      </w:r>
      <w:r>
        <w:rPr>
          <w:rFonts w:ascii="Times New Roman" w:hAnsi="Times New Roman" w:eastAsia="宋体" w:cs="Times New Roman"/>
          <w:szCs w:val="24"/>
          <w:rPrChange w:id="1037" w:author="alan" w:date="2018-03-17T21:46:09Z">
            <w:rPr>
              <w:rFonts w:ascii="宋体" w:hAnsi="宋体" w:eastAsia="宋体" w:cs="Times New Roman"/>
              <w:szCs w:val="24"/>
            </w:rPr>
          </w:rPrChange>
        </w:rPr>
        <w:t>”</w:t>
      </w:r>
      <w:ins w:id="1038" w:author="alan" w:date="2018-03-17T22:01:26Z">
        <w:r>
          <w:rPr>
            <w:rFonts w:hint="eastAsia" w:ascii="Times New Roman" w:hAnsi="Times New Roman" w:eastAsia="宋体" w:cs="Times New Roman"/>
            <w:szCs w:val="24"/>
            <w:lang w:eastAsia="zh-CN"/>
          </w:rPr>
          <w:t>：</w:t>
        </w:r>
      </w:ins>
      <w:r>
        <w:rPr>
          <w:rFonts w:ascii="Times New Roman" w:hAnsi="Times New Roman" w:cs="Times New Roman"/>
          <w:szCs w:val="24"/>
        </w:rPr>
        <w:t>根据VMS经纬度</w:t>
      </w:r>
      <w:ins w:id="1039" w:author="alan" w:date="2018-03-17T22:01:39Z">
        <w:r>
          <w:rPr>
            <w:rFonts w:hint="eastAsia" w:ascii="Times New Roman" w:hAnsi="Times New Roman" w:cs="Times New Roman"/>
            <w:szCs w:val="24"/>
            <w:lang w:val="en-US" w:eastAsia="zh-CN"/>
          </w:rPr>
          <w:t>值</w:t>
        </w:r>
      </w:ins>
      <w:ins w:id="1040" w:author="alan" w:date="2018-03-17T22:01:40Z">
        <w:r>
          <w:rPr>
            <w:rFonts w:hint="eastAsia" w:ascii="Times New Roman" w:hAnsi="Times New Roman" w:cs="Times New Roman"/>
            <w:szCs w:val="24"/>
            <w:lang w:val="en-US" w:eastAsia="zh-CN"/>
          </w:rPr>
          <w:t>序列</w:t>
        </w:r>
      </w:ins>
      <w:del w:id="1041" w:author="alan" w:date="2018-03-17T22:01:36Z">
        <w:r>
          <w:rPr>
            <w:rFonts w:ascii="Times New Roman" w:hAnsi="Times New Roman" w:cs="Times New Roman"/>
            <w:szCs w:val="24"/>
          </w:rPr>
          <w:delText>信息</w:delText>
        </w:r>
      </w:del>
      <w:r>
        <w:rPr>
          <w:rFonts w:ascii="Times New Roman" w:hAnsi="Times New Roman" w:cs="Times New Roman"/>
          <w:szCs w:val="24"/>
        </w:rPr>
        <w:t>得到港口坐标。</w:t>
      </w:r>
    </w:p>
    <w:p>
      <w:pPr>
        <w:spacing w:line="360" w:lineRule="auto"/>
        <w:rPr>
          <w:rFonts w:ascii="Times New Roman" w:hAnsi="Times New Roman" w:cs="Times New Roman"/>
          <w:szCs w:val="24"/>
        </w:rPr>
      </w:pPr>
      <w:r>
        <w:rPr>
          <w:rFonts w:ascii="Times New Roman" w:hAnsi="Times New Roman" w:cs="Times New Roman"/>
          <w:szCs w:val="24"/>
        </w:rPr>
        <w:tab/>
      </w:r>
      <w:ins w:id="1042" w:author="alan" w:date="2018-03-17T22:01:53Z">
        <w:r>
          <w:rPr>
            <w:rFonts w:hint="eastAsia" w:ascii="Times New Roman" w:hAnsi="Times New Roman" w:cs="Times New Roman"/>
            <w:szCs w:val="24"/>
            <w:lang w:val="en-US" w:eastAsia="zh-CN"/>
          </w:rPr>
          <w:t>本文</w:t>
        </w:r>
      </w:ins>
      <w:ins w:id="1043" w:author="alan" w:date="2018-03-17T22:01:55Z">
        <w:r>
          <w:rPr>
            <w:rFonts w:hint="eastAsia" w:ascii="Times New Roman" w:hAnsi="Times New Roman" w:cs="Times New Roman"/>
            <w:szCs w:val="24"/>
            <w:lang w:val="en-US" w:eastAsia="zh-CN"/>
          </w:rPr>
          <w:t>称</w:t>
        </w:r>
      </w:ins>
      <w:r>
        <w:rPr>
          <w:rFonts w:ascii="Times New Roman" w:hAnsi="Times New Roman" w:cs="Times New Roman"/>
          <w:szCs w:val="24"/>
        </w:rPr>
        <w:t>相邻两条记录的经纬度坐标值相同</w:t>
      </w:r>
      <w:ins w:id="1044" w:author="alan" w:date="2018-03-17T22:01:58Z">
        <w:r>
          <w:rPr>
            <w:rFonts w:hint="eastAsia" w:ascii="Times New Roman" w:hAnsi="Times New Roman" w:cs="Times New Roman"/>
            <w:szCs w:val="24"/>
            <w:lang w:val="en-US" w:eastAsia="zh-CN"/>
          </w:rPr>
          <w:t>的</w:t>
        </w:r>
      </w:ins>
      <w:ins w:id="1045" w:author="alan" w:date="2018-03-17T22:02:01Z">
        <w:r>
          <w:rPr>
            <w:rFonts w:hint="eastAsia" w:ascii="Times New Roman" w:hAnsi="Times New Roman" w:cs="Times New Roman"/>
            <w:szCs w:val="24"/>
            <w:lang w:val="en-US" w:eastAsia="zh-CN"/>
          </w:rPr>
          <w:t>情况</w:t>
        </w:r>
      </w:ins>
      <w:ins w:id="1046" w:author="alan" w:date="2018-03-17T22:02:05Z">
        <w:r>
          <w:rPr>
            <w:rFonts w:hint="eastAsia" w:ascii="Times New Roman" w:hAnsi="Times New Roman" w:cs="Times New Roman"/>
            <w:szCs w:val="24"/>
            <w:lang w:val="en-US" w:eastAsia="zh-CN"/>
          </w:rPr>
          <w:t>为</w:t>
        </w:r>
      </w:ins>
      <w:del w:id="1047" w:author="alan" w:date="2018-03-17T22:01:57Z">
        <w:r>
          <w:rPr>
            <w:rFonts w:ascii="Times New Roman" w:hAnsi="Times New Roman" w:cs="Times New Roman"/>
            <w:szCs w:val="24"/>
          </w:rPr>
          <w:delText>被称为</w:delText>
        </w:r>
      </w:del>
      <w:r>
        <w:rPr>
          <w:rFonts w:ascii="Times New Roman" w:hAnsi="Times New Roman" w:eastAsia="宋体" w:cs="Times New Roman"/>
          <w:szCs w:val="24"/>
          <w:rPrChange w:id="1048" w:author="alan" w:date="2018-03-17T21:46:09Z">
            <w:rPr>
              <w:rFonts w:ascii="宋体" w:hAnsi="宋体" w:eastAsia="宋体" w:cs="Times New Roman"/>
              <w:szCs w:val="24"/>
            </w:rPr>
          </w:rPrChange>
        </w:rPr>
        <w:t>“</w:t>
      </w:r>
      <w:r>
        <w:rPr>
          <w:rFonts w:ascii="Times New Roman" w:hAnsi="Times New Roman" w:cs="Times New Roman"/>
          <w:szCs w:val="24"/>
        </w:rPr>
        <w:t>坐标驻留</w:t>
      </w:r>
      <w:r>
        <w:rPr>
          <w:rFonts w:ascii="Times New Roman" w:hAnsi="Times New Roman" w:eastAsia="宋体" w:cs="Times New Roman"/>
          <w:szCs w:val="24"/>
          <w:rPrChange w:id="1049" w:author="alan" w:date="2018-03-17T21:46:09Z">
            <w:rPr>
              <w:rFonts w:ascii="宋体" w:hAnsi="宋体" w:eastAsia="宋体" w:cs="Times New Roman"/>
              <w:szCs w:val="24"/>
            </w:rPr>
          </w:rPrChange>
        </w:rPr>
        <w:t>”</w:t>
      </w:r>
      <w:r>
        <w:rPr>
          <w:rFonts w:ascii="Times New Roman" w:hAnsi="Times New Roman" w:cs="Times New Roman"/>
          <w:szCs w:val="24"/>
        </w:rPr>
        <w:t>。虽然有误差的因素存在，但仍然可以表明在这段时间内船舶近似静止。坐标驻留法就是利用这一点进行港口定位。虽然</w:t>
      </w:r>
      <w:ins w:id="1050" w:author="alan" w:date="2018-03-17T22:02:31Z">
        <w:r>
          <w:rPr>
            <w:rFonts w:hint="eastAsia" w:ascii="Times New Roman" w:hAnsi="Times New Roman" w:cs="Times New Roman"/>
            <w:szCs w:val="24"/>
            <w:lang w:val="en-US" w:eastAsia="zh-CN"/>
          </w:rPr>
          <w:t>在</w:t>
        </w:r>
      </w:ins>
      <w:del w:id="1051" w:author="alan" w:date="2018-03-17T21:14:13Z">
        <w:r>
          <w:rPr>
            <w:rFonts w:ascii="Times New Roman" w:hAnsi="Times New Roman" w:cs="Times New Roman"/>
            <w:szCs w:val="24"/>
          </w:rPr>
          <w:delText>渔船</w:delText>
        </w:r>
      </w:del>
      <w:ins w:id="105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出海</w:t>
      </w:r>
      <w:ins w:id="1053" w:author="alan" w:date="2018-03-17T22:02:36Z">
        <w:r>
          <w:rPr>
            <w:rFonts w:hint="eastAsia" w:ascii="Times New Roman" w:hAnsi="Times New Roman" w:cs="Times New Roman"/>
            <w:szCs w:val="24"/>
            <w:lang w:val="en-US" w:eastAsia="zh-CN"/>
          </w:rPr>
          <w:t>后</w:t>
        </w:r>
      </w:ins>
      <w:r>
        <w:rPr>
          <w:rFonts w:ascii="Times New Roman" w:hAnsi="Times New Roman" w:cs="Times New Roman"/>
          <w:szCs w:val="24"/>
        </w:rPr>
        <w:t>夜间</w:t>
      </w:r>
      <w:del w:id="1054" w:author="alan" w:date="2018-03-17T22:02:42Z">
        <w:r>
          <w:rPr>
            <w:rFonts w:ascii="Times New Roman" w:hAnsi="Times New Roman" w:cs="Times New Roman"/>
            <w:szCs w:val="24"/>
          </w:rPr>
          <w:delText>进</w:delText>
        </w:r>
      </w:del>
      <w:del w:id="1055" w:author="alan" w:date="2018-03-17T22:02:41Z">
        <w:r>
          <w:rPr>
            <w:rFonts w:ascii="Times New Roman" w:hAnsi="Times New Roman" w:cs="Times New Roman"/>
            <w:szCs w:val="24"/>
          </w:rPr>
          <w:delText>行</w:delText>
        </w:r>
      </w:del>
      <w:r>
        <w:rPr>
          <w:rFonts w:ascii="Times New Roman" w:hAnsi="Times New Roman" w:cs="Times New Roman"/>
          <w:szCs w:val="24"/>
        </w:rPr>
        <w:t>锚泊时也</w:t>
      </w:r>
      <w:ins w:id="1056" w:author="alan" w:date="2018-03-17T22:02:50Z">
        <w:r>
          <w:rPr>
            <w:rFonts w:hint="eastAsia" w:ascii="Times New Roman" w:hAnsi="Times New Roman" w:cs="Times New Roman"/>
            <w:szCs w:val="24"/>
            <w:lang w:val="en-US" w:eastAsia="zh-CN"/>
          </w:rPr>
          <w:t>会</w:t>
        </w:r>
      </w:ins>
      <w:ins w:id="1057" w:author="alan" w:date="2018-03-17T22:02:52Z">
        <w:r>
          <w:rPr>
            <w:rFonts w:hint="eastAsia" w:ascii="Times New Roman" w:hAnsi="Times New Roman" w:cs="Times New Roman"/>
            <w:szCs w:val="24"/>
            <w:lang w:val="en-US" w:eastAsia="zh-CN"/>
          </w:rPr>
          <w:t>出现</w:t>
        </w:r>
      </w:ins>
      <w:del w:id="1058" w:author="alan" w:date="2018-03-17T22:02:53Z">
        <w:r>
          <w:rPr>
            <w:rFonts w:ascii="Times New Roman" w:hAnsi="Times New Roman" w:cs="Times New Roman"/>
            <w:szCs w:val="24"/>
          </w:rPr>
          <w:delText>容易发</w:delText>
        </w:r>
      </w:del>
      <w:del w:id="1059" w:author="alan" w:date="2018-03-17T22:02:54Z">
        <w:r>
          <w:rPr>
            <w:rFonts w:ascii="Times New Roman" w:hAnsi="Times New Roman" w:cs="Times New Roman"/>
            <w:szCs w:val="24"/>
          </w:rPr>
          <w:delText>生</w:delText>
        </w:r>
      </w:del>
      <w:r>
        <w:rPr>
          <w:rFonts w:ascii="Times New Roman" w:hAnsi="Times New Roman" w:cs="Times New Roman"/>
          <w:szCs w:val="24"/>
        </w:rPr>
        <w:t>坐标驻留现象</w:t>
      </w:r>
      <w:del w:id="1060" w:author="alan" w:date="2018-03-17T22:03:04Z">
        <w:r>
          <w:rPr>
            <w:rFonts w:ascii="Times New Roman" w:hAnsi="Times New Roman" w:cs="Times New Roman"/>
            <w:szCs w:val="24"/>
          </w:rPr>
          <w:delText>，</w:delText>
        </w:r>
      </w:del>
      <w:ins w:id="1061" w:author="alan" w:date="2018-03-17T22:03:20Z">
        <w:r>
          <w:rPr>
            <w:rFonts w:hint="eastAsia" w:ascii="Times New Roman" w:hAnsi="Times New Roman" w:cs="Times New Roman"/>
            <w:szCs w:val="24"/>
            <w:lang w:eastAsia="zh-CN"/>
          </w:rPr>
          <w:t>，</w:t>
        </w:r>
      </w:ins>
      <w:ins w:id="1062" w:author="alan" w:date="2018-03-17T22:03:24Z">
        <w:r>
          <w:rPr>
            <w:rFonts w:hint="eastAsia" w:ascii="Times New Roman" w:hAnsi="Times New Roman" w:cs="Times New Roman"/>
            <w:szCs w:val="24"/>
            <w:lang w:val="en-US" w:eastAsia="zh-CN"/>
          </w:rPr>
          <w:t>但</w:t>
        </w:r>
      </w:ins>
      <w:ins w:id="1063" w:author="alan" w:date="2018-03-17T22:03:25Z">
        <w:r>
          <w:rPr>
            <w:rFonts w:hint="eastAsia" w:ascii="Times New Roman" w:hAnsi="Times New Roman" w:cs="Times New Roman"/>
            <w:szCs w:val="24"/>
            <w:lang w:val="en-US" w:eastAsia="zh-CN"/>
          </w:rPr>
          <w:t>和</w:t>
        </w:r>
      </w:ins>
      <w:ins w:id="1064" w:author="alan" w:date="2018-03-17T22:03:26Z">
        <w:r>
          <w:rPr>
            <w:rFonts w:hint="eastAsia" w:ascii="Times New Roman" w:hAnsi="Times New Roman" w:cs="Times New Roman"/>
            <w:szCs w:val="24"/>
            <w:lang w:val="en-US" w:eastAsia="zh-CN"/>
          </w:rPr>
          <w:t>在</w:t>
        </w:r>
      </w:ins>
      <w:ins w:id="1065" w:author="alan" w:date="2018-03-17T22:03:27Z">
        <w:r>
          <w:rPr>
            <w:rFonts w:hint="eastAsia" w:ascii="Times New Roman" w:hAnsi="Times New Roman" w:cs="Times New Roman"/>
            <w:szCs w:val="24"/>
            <w:lang w:val="en-US" w:eastAsia="zh-CN"/>
          </w:rPr>
          <w:t>港口</w:t>
        </w:r>
      </w:ins>
      <w:ins w:id="1066" w:author="alan" w:date="2018-03-17T22:03:28Z">
        <w:r>
          <w:rPr>
            <w:rFonts w:hint="eastAsia" w:ascii="Times New Roman" w:hAnsi="Times New Roman" w:cs="Times New Roman"/>
            <w:szCs w:val="24"/>
            <w:lang w:val="en-US" w:eastAsia="zh-CN"/>
          </w:rPr>
          <w:t>的</w:t>
        </w:r>
      </w:ins>
      <w:ins w:id="1067" w:author="alan" w:date="2018-03-17T22:03:32Z">
        <w:r>
          <w:rPr>
            <w:rFonts w:hint="eastAsia" w:ascii="Times New Roman" w:hAnsi="Times New Roman" w:cs="Times New Roman"/>
            <w:szCs w:val="24"/>
            <w:lang w:val="en-US" w:eastAsia="zh-CN"/>
          </w:rPr>
          <w:t>坐标</w:t>
        </w:r>
      </w:ins>
      <w:ins w:id="1068" w:author="alan" w:date="2018-03-17T22:03:37Z">
        <w:r>
          <w:rPr>
            <w:rFonts w:hint="eastAsia" w:ascii="Times New Roman" w:hAnsi="Times New Roman" w:cs="Times New Roman"/>
            <w:szCs w:val="24"/>
            <w:lang w:val="en-US" w:eastAsia="zh-CN"/>
          </w:rPr>
          <w:t>驻留</w:t>
        </w:r>
      </w:ins>
      <w:ins w:id="1069" w:author="alan" w:date="2018-03-17T22:03:39Z">
        <w:r>
          <w:rPr>
            <w:rFonts w:hint="eastAsia" w:ascii="Times New Roman" w:hAnsi="Times New Roman" w:cs="Times New Roman"/>
            <w:szCs w:val="24"/>
            <w:lang w:val="en-US" w:eastAsia="zh-CN"/>
          </w:rPr>
          <w:t>现象</w:t>
        </w:r>
      </w:ins>
      <w:ins w:id="1070" w:author="alan" w:date="2018-03-17T22:03:40Z">
        <w:r>
          <w:rPr>
            <w:rFonts w:hint="eastAsia" w:ascii="Times New Roman" w:hAnsi="Times New Roman" w:cs="Times New Roman"/>
            <w:szCs w:val="24"/>
            <w:lang w:val="en-US" w:eastAsia="zh-CN"/>
          </w:rPr>
          <w:t>有所</w:t>
        </w:r>
      </w:ins>
      <w:ins w:id="1071" w:author="alan" w:date="2018-03-17T22:03:41Z">
        <w:r>
          <w:rPr>
            <w:rFonts w:hint="eastAsia" w:ascii="Times New Roman" w:hAnsi="Times New Roman" w:cs="Times New Roman"/>
            <w:szCs w:val="24"/>
            <w:lang w:val="en-US" w:eastAsia="zh-CN"/>
          </w:rPr>
          <w:t>不同</w:t>
        </w:r>
      </w:ins>
      <w:del w:id="1072" w:author="alan" w:date="2018-03-17T22:03:12Z">
        <w:r>
          <w:rPr>
            <w:rFonts w:ascii="Times New Roman" w:hAnsi="Times New Roman" w:cs="Times New Roman"/>
            <w:szCs w:val="24"/>
          </w:rPr>
          <w:delText>但</w:delText>
        </w:r>
      </w:del>
      <w:del w:id="1073" w:author="alan" w:date="2018-03-17T22:03:12Z">
        <w:r>
          <w:rPr>
            <w:rFonts w:ascii="Times New Roman" w:hAnsi="Times New Roman" w:cs="Times New Roman"/>
            <w:szCs w:val="24"/>
            <w:lang w:val="en-US"/>
          </w:rPr>
          <w:delText>可以与港口进行区分</w:delText>
        </w:r>
      </w:del>
      <w:r>
        <w:rPr>
          <w:rFonts w:ascii="Times New Roman" w:hAnsi="Times New Roman" w:cs="Times New Roman"/>
          <w:szCs w:val="24"/>
        </w:rPr>
        <w:t>。一方面，同样是锚泊，海上风浪对</w:t>
      </w:r>
      <w:del w:id="1074" w:author="alan" w:date="2018-03-17T21:14:13Z">
        <w:r>
          <w:rPr>
            <w:rFonts w:ascii="Times New Roman" w:hAnsi="Times New Roman" w:cs="Times New Roman"/>
            <w:szCs w:val="24"/>
          </w:rPr>
          <w:delText>渔船</w:delText>
        </w:r>
      </w:del>
      <w:ins w:id="107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的影响比港口大，坐标驻留现象在港口发生的概率远大于海上。另一方面，港口一般固定不变而海上锚泊位置随机性较大，在港口区域发生坐标驻留的频度远远高于海上任一区域。</w:t>
      </w:r>
      <w:del w:id="1076" w:author="alan" w:date="2018-03-17T22:04:13Z">
        <w:r>
          <w:rPr>
            <w:rFonts w:ascii="Times New Roman" w:hAnsi="Times New Roman" w:cs="Times New Roman"/>
            <w:szCs w:val="24"/>
          </w:rPr>
          <w:delText>这种方法优点是判定条件简单，缺点同样明显：a.关闭VMS终端对判定结果有决定性影响，渔民为了省电甚至可能会在入港前提前关闭终端；b.难以识别访问次数少的港口,易与海上锚泊混淆。</w:delText>
        </w:r>
      </w:del>
      <w:r>
        <w:commentReference w:id="13"/>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3880485" cy="2353310"/>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图片 4101"/>
                    <pic:cNvPicPr>
                      <a:picLocks noChangeAspect="1"/>
                    </pic:cNvPicPr>
                  </pic:nvPicPr>
                  <pic:blipFill>
                    <a:blip r:embed="rId13"/>
                    <a:stretch>
                      <a:fillRect/>
                    </a:stretch>
                  </pic:blipFill>
                  <pic:spPr>
                    <a:xfrm>
                      <a:off x="0" y="0"/>
                      <a:ext cx="3883855" cy="2355484"/>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 xml:space="preserve">图2-6 </w:t>
      </w:r>
      <w:r>
        <w:rPr>
          <w:rFonts w:ascii="Times New Roman" w:hAnsi="Times New Roman" w:eastAsia="宋体" w:cs="Times New Roman"/>
          <w:szCs w:val="24"/>
          <w:rPrChange w:id="1077" w:author="alan" w:date="2018-03-17T21:46:09Z">
            <w:rPr>
              <w:rFonts w:ascii="宋体" w:hAnsi="宋体" w:eastAsia="宋体" w:cs="Times New Roman"/>
              <w:szCs w:val="24"/>
            </w:rPr>
          </w:rPrChange>
        </w:rPr>
        <w:t>“</w:t>
      </w:r>
      <w:r>
        <w:rPr>
          <w:rFonts w:ascii="Times New Roman" w:hAnsi="Times New Roman" w:cs="Times New Roman"/>
          <w:szCs w:val="24"/>
        </w:rPr>
        <w:t>坐标驻留</w:t>
      </w:r>
      <w:r>
        <w:rPr>
          <w:rFonts w:ascii="Times New Roman" w:hAnsi="Times New Roman" w:eastAsia="宋体" w:cs="Times New Roman"/>
          <w:szCs w:val="24"/>
          <w:rPrChange w:id="1078" w:author="alan" w:date="2018-03-17T21:46:09Z">
            <w:rPr>
              <w:rFonts w:ascii="宋体" w:hAnsi="宋体" w:eastAsia="宋体" w:cs="Times New Roman"/>
              <w:szCs w:val="24"/>
            </w:rPr>
          </w:rPrChange>
        </w:rPr>
        <w:t>”</w:t>
      </w:r>
      <w:r>
        <w:rPr>
          <w:rFonts w:ascii="Times New Roman" w:hAnsi="Times New Roman" w:cs="Times New Roman"/>
          <w:szCs w:val="24"/>
        </w:rPr>
        <w:t>现象分布（终端ID：255368）</w:t>
      </w:r>
    </w:p>
    <w:p>
      <w:pPr>
        <w:spacing w:line="360" w:lineRule="auto"/>
        <w:rPr>
          <w:del w:id="1079" w:author="alan" w:date="2018-03-17T22:04:42Z"/>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图2-6是某单港口</w:t>
      </w:r>
      <w:del w:id="1080" w:author="alan" w:date="2018-03-17T21:14:13Z">
        <w:r>
          <w:rPr>
            <w:rFonts w:ascii="Times New Roman" w:hAnsi="Times New Roman" w:cs="Times New Roman"/>
            <w:szCs w:val="24"/>
          </w:rPr>
          <w:delText>渔船</w:delText>
        </w:r>
      </w:del>
      <w:ins w:id="108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VMS数据轨迹，共存在48次</w:t>
      </w:r>
      <w:r>
        <w:rPr>
          <w:rFonts w:ascii="Times New Roman" w:hAnsi="Times New Roman" w:eastAsia="宋体" w:cs="Times New Roman"/>
          <w:szCs w:val="24"/>
          <w:rPrChange w:id="1082" w:author="alan" w:date="2018-03-17T21:46:09Z">
            <w:rPr>
              <w:rFonts w:ascii="宋体" w:hAnsi="宋体" w:eastAsia="宋体" w:cs="Times New Roman"/>
              <w:szCs w:val="24"/>
            </w:rPr>
          </w:rPrChange>
        </w:rPr>
        <w:t>“</w:t>
      </w:r>
      <w:r>
        <w:rPr>
          <w:rFonts w:ascii="Times New Roman" w:hAnsi="Times New Roman" w:cs="Times New Roman"/>
          <w:szCs w:val="24"/>
        </w:rPr>
        <w:t>坐标驻留</w:t>
      </w:r>
      <w:r>
        <w:rPr>
          <w:rFonts w:ascii="Times New Roman" w:hAnsi="Times New Roman" w:eastAsia="宋体" w:cs="Times New Roman"/>
          <w:szCs w:val="24"/>
          <w:rPrChange w:id="1083" w:author="alan" w:date="2018-03-17T21:46:09Z">
            <w:rPr>
              <w:rFonts w:ascii="宋体" w:hAnsi="宋体" w:eastAsia="宋体" w:cs="Times New Roman"/>
              <w:szCs w:val="24"/>
            </w:rPr>
          </w:rPrChange>
        </w:rPr>
        <w:t>”</w:t>
      </w:r>
      <w:r>
        <w:rPr>
          <w:rFonts w:ascii="Times New Roman" w:hAnsi="Times New Roman" w:cs="Times New Roman"/>
          <w:szCs w:val="24"/>
        </w:rPr>
        <w:t>现象，位置如图上红点所示。</w:t>
      </w:r>
      <w:del w:id="1084" w:author="alan" w:date="2018-03-17T22:04:55Z">
        <w:r>
          <w:rPr>
            <w:rFonts w:ascii="Times New Roman" w:hAnsi="Times New Roman" w:cs="Times New Roman"/>
            <w:szCs w:val="24"/>
          </w:rPr>
          <w:delText>经过判断，其中在港口区域发生38次，明显高于其他区域。</w:delText>
        </w:r>
      </w:del>
    </w:p>
    <w:p>
      <w:pPr>
        <w:spacing w:line="360" w:lineRule="auto"/>
        <w:ind w:firstLine="0"/>
        <w:rPr>
          <w:ins w:id="1086" w:author="alan" w:date="2018-03-17T22:06:37Z"/>
          <w:rFonts w:ascii="Times New Roman" w:hAnsi="Times New Roman" w:cs="Times New Roman"/>
          <w:szCs w:val="24"/>
        </w:rPr>
        <w:pPrChange w:id="1085" w:author="alan" w:date="2018-03-17T22:04:42Z">
          <w:pPr>
            <w:spacing w:line="360" w:lineRule="auto"/>
            <w:ind w:firstLine="420"/>
          </w:pPr>
        </w:pPrChange>
      </w:pPr>
      <w:r>
        <w:rPr>
          <w:rFonts w:ascii="Times New Roman" w:hAnsi="Times New Roman" w:cs="Times New Roman"/>
          <w:szCs w:val="24"/>
        </w:rPr>
        <w:t>在找到坐标驻留点后，对</w:t>
      </w:r>
      <w:ins w:id="1087" w:author="alan" w:date="2018-03-17T22:05:20Z">
        <w:r>
          <w:rPr>
            <w:rFonts w:hint="eastAsia" w:ascii="Times New Roman" w:hAnsi="Times New Roman" w:cs="Times New Roman"/>
            <w:szCs w:val="24"/>
            <w:lang w:val="en-US" w:eastAsia="zh-CN"/>
          </w:rPr>
          <w:t>海域</w:t>
        </w:r>
      </w:ins>
      <w:ins w:id="1088" w:author="alan" w:date="2018-03-17T22:05:22Z">
        <w:r>
          <w:rPr>
            <w:rFonts w:hint="eastAsia" w:ascii="Times New Roman" w:hAnsi="Times New Roman" w:cs="Times New Roman"/>
            <w:szCs w:val="24"/>
            <w:lang w:val="en-US" w:eastAsia="zh-CN"/>
          </w:rPr>
          <w:t>空间</w:t>
        </w:r>
      </w:ins>
      <w:r>
        <w:commentReference w:id="14"/>
      </w:r>
      <w:del w:id="1089" w:author="alan" w:date="2018-03-17T22:05:04Z">
        <w:r>
          <w:rPr>
            <w:rFonts w:ascii="Times New Roman" w:hAnsi="Times New Roman" w:cs="Times New Roman"/>
            <w:szCs w:val="24"/>
          </w:rPr>
          <w:delText>图像</w:delText>
        </w:r>
      </w:del>
      <w:r>
        <w:rPr>
          <w:rFonts w:ascii="Times New Roman" w:hAnsi="Times New Roman" w:cs="Times New Roman"/>
          <w:szCs w:val="24"/>
        </w:rPr>
        <w:t>划分网格并统计每个格子中坐标驻留点的数量，用阈值进行筛选，保留下的网格中心点作为港口坐标。在这里，网格大小和阈值选择都会影响到港口定位的结果</w:t>
      </w:r>
      <w:del w:id="1090" w:author="alan" w:date="2018-03-17T22:05:51Z">
        <w:r>
          <w:rPr>
            <w:rFonts w:ascii="Times New Roman" w:hAnsi="Times New Roman" w:cs="Times New Roman"/>
            <w:szCs w:val="24"/>
          </w:rPr>
          <w:delText>，</w:delText>
        </w:r>
      </w:del>
      <w:ins w:id="1091" w:author="alan" w:date="2018-03-17T22:05:51Z">
        <w:r>
          <w:rPr>
            <w:rFonts w:hint="eastAsia" w:ascii="Times New Roman" w:hAnsi="Times New Roman" w:cs="Times New Roman"/>
            <w:szCs w:val="24"/>
            <w:lang w:eastAsia="zh-CN"/>
          </w:rPr>
          <w:t>。</w:t>
        </w:r>
      </w:ins>
      <w:del w:id="1092" w:author="alan" w:date="2018-03-17T22:05:58Z">
        <w:r>
          <w:rPr>
            <w:rFonts w:ascii="Times New Roman" w:hAnsi="Times New Roman" w:cs="Times New Roman"/>
            <w:szCs w:val="24"/>
          </w:rPr>
          <w:delText>为了避免海上的坐标驻留点误判为港口，本文采用了较严格的约束条件。</w:delText>
        </w:r>
      </w:del>
      <w:r>
        <w:rPr>
          <w:rFonts w:ascii="Times New Roman" w:hAnsi="Times New Roman" w:cs="Times New Roman"/>
          <w:szCs w:val="24"/>
        </w:rPr>
        <w:t>定义网格大小为0.1′经度×0.1′纬度，约0.01平方海里；当某个网格中统计的坐标驻留点数量大于总数的5%，将其中心点作为港口。</w:t>
      </w:r>
      <w:ins w:id="1093" w:author="alan" w:date="2018-03-17T22:06:54Z">
        <w:r>
          <w:rPr>
            <w:rFonts w:hint="eastAsia" w:ascii="Times New Roman" w:hAnsi="Times New Roman" w:cs="Times New Roman"/>
            <w:szCs w:val="24"/>
            <w:lang w:val="en-US" w:eastAsia="zh-CN"/>
          </w:rPr>
          <w:t>针对</w:t>
        </w:r>
      </w:ins>
      <w:ins w:id="1094" w:author="alan" w:date="2018-03-17T22:06:56Z">
        <w:r>
          <w:rPr>
            <w:rFonts w:hint="eastAsia" w:ascii="Times New Roman" w:hAnsi="Times New Roman" w:cs="Times New Roman"/>
            <w:szCs w:val="24"/>
            <w:lang w:val="en-US" w:eastAsia="zh-CN"/>
          </w:rPr>
          <w:t>图</w:t>
        </w:r>
      </w:ins>
      <w:ins w:id="1095" w:author="alan" w:date="2018-03-17T22:06:57Z">
        <w:r>
          <w:rPr>
            <w:rFonts w:hint="eastAsia" w:ascii="Times New Roman" w:hAnsi="Times New Roman" w:cs="Times New Roman"/>
            <w:szCs w:val="24"/>
            <w:lang w:val="en-US" w:eastAsia="zh-CN"/>
          </w:rPr>
          <w:t>2-</w:t>
        </w:r>
      </w:ins>
      <w:ins w:id="1096" w:author="alan" w:date="2018-03-17T22:06:58Z">
        <w:r>
          <w:rPr>
            <w:rFonts w:hint="eastAsia" w:ascii="Times New Roman" w:hAnsi="Times New Roman" w:cs="Times New Roman"/>
            <w:szCs w:val="24"/>
            <w:lang w:val="en-US" w:eastAsia="zh-CN"/>
          </w:rPr>
          <w:t>6</w:t>
        </w:r>
      </w:ins>
      <w:ins w:id="1097" w:author="alan" w:date="2018-03-17T22:07:02Z">
        <w:r>
          <w:rPr>
            <w:rFonts w:hint="eastAsia" w:ascii="Times New Roman" w:hAnsi="Times New Roman" w:cs="Times New Roman"/>
            <w:szCs w:val="24"/>
            <w:lang w:val="en-US" w:eastAsia="zh-CN"/>
          </w:rPr>
          <w:t>的</w:t>
        </w:r>
      </w:ins>
      <w:ins w:id="1098" w:author="alan" w:date="2018-03-17T22:07:03Z">
        <w:r>
          <w:rPr>
            <w:rFonts w:hint="eastAsia" w:ascii="Times New Roman" w:hAnsi="Times New Roman" w:cs="Times New Roman"/>
            <w:szCs w:val="24"/>
            <w:lang w:val="en-US" w:eastAsia="zh-CN"/>
          </w:rPr>
          <w:t>数据</w:t>
        </w:r>
      </w:ins>
      <w:ins w:id="1099" w:author="alan" w:date="2018-03-17T22:06:16Z">
        <w:r>
          <w:rPr>
            <w:rFonts w:ascii="Times New Roman" w:hAnsi="Times New Roman" w:cs="Times New Roman"/>
            <w:szCs w:val="24"/>
          </w:rPr>
          <w:t>，</w:t>
        </w:r>
      </w:ins>
      <w:ins w:id="1100" w:author="alan" w:date="2018-03-17T22:07:17Z">
        <w:r>
          <w:rPr>
            <w:rFonts w:hint="eastAsia" w:ascii="Times New Roman" w:hAnsi="Times New Roman" w:cs="Times New Roman"/>
            <w:szCs w:val="24"/>
            <w:lang w:val="en-US" w:eastAsia="zh-CN"/>
          </w:rPr>
          <w:t>共发现</w:t>
        </w:r>
      </w:ins>
      <w:ins w:id="1101" w:author="alan" w:date="2018-03-17T22:06:16Z">
        <w:r>
          <w:rPr>
            <w:rFonts w:ascii="Times New Roman" w:hAnsi="Times New Roman" w:cs="Times New Roman"/>
            <w:szCs w:val="24"/>
          </w:rPr>
          <w:t>港口区域发生38次</w:t>
        </w:r>
      </w:ins>
      <w:ins w:id="1102" w:author="alan" w:date="2018-03-17T22:07:24Z">
        <w:r>
          <w:rPr>
            <w:rFonts w:hint="eastAsia" w:ascii="Times New Roman" w:hAnsi="Times New Roman" w:cs="Times New Roman"/>
            <w:szCs w:val="24"/>
            <w:lang w:val="en-US" w:eastAsia="zh-CN"/>
          </w:rPr>
          <w:t>坐标</w:t>
        </w:r>
      </w:ins>
      <w:ins w:id="1103" w:author="alan" w:date="2018-03-17T22:07:27Z">
        <w:r>
          <w:rPr>
            <w:rFonts w:hint="eastAsia" w:ascii="Times New Roman" w:hAnsi="Times New Roman" w:cs="Times New Roman"/>
            <w:szCs w:val="24"/>
            <w:lang w:val="en-US" w:eastAsia="zh-CN"/>
          </w:rPr>
          <w:t>驻留</w:t>
        </w:r>
      </w:ins>
      <w:ins w:id="1104" w:author="alan" w:date="2018-03-17T22:06:16Z">
        <w:r>
          <w:rPr>
            <w:rFonts w:ascii="Times New Roman" w:hAnsi="Times New Roman" w:cs="Times New Roman"/>
            <w:szCs w:val="24"/>
          </w:rPr>
          <w:t>，明显高于其他区域</w:t>
        </w:r>
      </w:ins>
      <w:ins w:id="1105" w:author="alan" w:date="2018-03-17T22:07:30Z">
        <w:r>
          <w:rPr>
            <w:rFonts w:hint="eastAsia" w:ascii="Times New Roman" w:hAnsi="Times New Roman" w:cs="Times New Roman"/>
            <w:szCs w:val="24"/>
            <w:lang w:eastAsia="zh-CN"/>
          </w:rPr>
          <w:t>；</w:t>
        </w:r>
      </w:ins>
      <w:ins w:id="1106" w:author="alan" w:date="2018-03-17T22:07:32Z">
        <w:r>
          <w:rPr>
            <w:rFonts w:hint="eastAsia" w:ascii="Times New Roman" w:hAnsi="Times New Roman" w:cs="Times New Roman"/>
            <w:szCs w:val="24"/>
            <w:lang w:val="en-US" w:eastAsia="zh-CN"/>
          </w:rPr>
          <w:t>判断</w:t>
        </w:r>
      </w:ins>
      <w:ins w:id="1107" w:author="alan" w:date="2018-03-17T22:07:33Z">
        <w:r>
          <w:rPr>
            <w:rFonts w:hint="eastAsia" w:ascii="Times New Roman" w:hAnsi="Times New Roman" w:cs="Times New Roman"/>
            <w:szCs w:val="24"/>
            <w:lang w:val="en-US" w:eastAsia="zh-CN"/>
          </w:rPr>
          <w:t>的</w:t>
        </w:r>
      </w:ins>
      <w:ins w:id="1108" w:author="alan" w:date="2018-03-17T22:07:34Z">
        <w:r>
          <w:rPr>
            <w:rFonts w:hint="eastAsia" w:ascii="Times New Roman" w:hAnsi="Times New Roman" w:cs="Times New Roman"/>
            <w:szCs w:val="24"/>
            <w:lang w:val="en-US" w:eastAsia="zh-CN"/>
          </w:rPr>
          <w:t>港口</w:t>
        </w:r>
      </w:ins>
      <w:ins w:id="1109" w:author="alan" w:date="2018-03-17T22:07:36Z">
        <w:r>
          <w:rPr>
            <w:rFonts w:hint="eastAsia" w:ascii="Times New Roman" w:hAnsi="Times New Roman" w:cs="Times New Roman"/>
            <w:szCs w:val="24"/>
            <w:lang w:val="en-US" w:eastAsia="zh-CN"/>
          </w:rPr>
          <w:t>与</w:t>
        </w:r>
      </w:ins>
      <w:ins w:id="1110" w:author="alan" w:date="2018-03-17T22:07:37Z">
        <w:r>
          <w:rPr>
            <w:rFonts w:hint="eastAsia" w:ascii="Times New Roman" w:hAnsi="Times New Roman" w:cs="Times New Roman"/>
            <w:szCs w:val="24"/>
            <w:lang w:val="en-US" w:eastAsia="zh-CN"/>
          </w:rPr>
          <w:t>实际</w:t>
        </w:r>
      </w:ins>
      <w:ins w:id="1111" w:author="alan" w:date="2018-03-17T22:07:38Z">
        <w:r>
          <w:rPr>
            <w:rFonts w:hint="eastAsia" w:ascii="Times New Roman" w:hAnsi="Times New Roman" w:cs="Times New Roman"/>
            <w:szCs w:val="24"/>
            <w:lang w:val="en-US" w:eastAsia="zh-CN"/>
          </w:rPr>
          <w:t>相符</w:t>
        </w:r>
      </w:ins>
      <w:ins w:id="1112" w:author="alan" w:date="2018-03-17T22:07:39Z">
        <w:r>
          <w:rPr>
            <w:rFonts w:hint="eastAsia" w:ascii="Times New Roman" w:hAnsi="Times New Roman" w:cs="Times New Roman"/>
            <w:szCs w:val="24"/>
            <w:lang w:val="en-US" w:eastAsia="zh-CN"/>
          </w:rPr>
          <w:t>。</w:t>
        </w:r>
      </w:ins>
    </w:p>
    <w:p>
      <w:pPr>
        <w:spacing w:line="360" w:lineRule="auto"/>
        <w:ind w:firstLine="420"/>
        <w:rPr>
          <w:ins w:id="1113" w:author="alan" w:date="2018-03-17T22:06:38Z"/>
          <w:rFonts w:ascii="Times New Roman" w:hAnsi="Times New Roman" w:cs="Times New Roman"/>
          <w:szCs w:val="24"/>
        </w:rPr>
      </w:pPr>
      <w:ins w:id="1114" w:author="alan" w:date="2018-03-17T22:07:45Z">
        <w:r>
          <w:rPr>
            <w:rFonts w:hint="eastAsia" w:ascii="Times New Roman" w:hAnsi="Times New Roman" w:cs="Times New Roman"/>
            <w:szCs w:val="24"/>
            <w:lang w:val="en-US" w:eastAsia="zh-CN"/>
          </w:rPr>
          <w:t>但是</w:t>
        </w:r>
      </w:ins>
      <w:ins w:id="1115" w:author="alan" w:date="2018-03-17T22:07:46Z">
        <w:r>
          <w:rPr>
            <w:rFonts w:hint="eastAsia" w:ascii="Times New Roman" w:hAnsi="Times New Roman" w:cs="Times New Roman"/>
            <w:szCs w:val="24"/>
            <w:lang w:val="en-US" w:eastAsia="zh-CN"/>
          </w:rPr>
          <w:t>仅</w:t>
        </w:r>
      </w:ins>
      <w:ins w:id="1116" w:author="alan" w:date="2018-03-17T22:07:48Z">
        <w:r>
          <w:rPr>
            <w:rFonts w:hint="eastAsia" w:ascii="Times New Roman" w:hAnsi="Times New Roman" w:cs="Times New Roman"/>
            <w:szCs w:val="24"/>
            <w:lang w:val="en-US" w:eastAsia="zh-CN"/>
          </w:rPr>
          <w:t>按照</w:t>
        </w:r>
      </w:ins>
      <w:ins w:id="1117" w:author="alan" w:date="2018-03-17T22:07:50Z">
        <w:r>
          <w:rPr>
            <w:rFonts w:hint="eastAsia" w:ascii="Times New Roman" w:hAnsi="Times New Roman" w:cs="Times New Roman"/>
            <w:szCs w:val="24"/>
            <w:lang w:val="en-US" w:eastAsia="zh-CN"/>
          </w:rPr>
          <w:t>每条</w:t>
        </w:r>
      </w:ins>
      <w:ins w:id="1118" w:author="alan" w:date="2018-03-17T22:07:53Z">
        <w:r>
          <w:rPr>
            <w:rFonts w:hint="eastAsia" w:ascii="Times New Roman" w:hAnsi="Times New Roman" w:cs="Times New Roman"/>
            <w:szCs w:val="24"/>
            <w:lang w:val="en-US" w:eastAsia="zh-CN"/>
          </w:rPr>
          <w:t>船舶</w:t>
        </w:r>
      </w:ins>
      <w:ins w:id="1119" w:author="alan" w:date="2018-03-17T22:07:55Z">
        <w:r>
          <w:rPr>
            <w:rFonts w:hint="eastAsia" w:ascii="Times New Roman" w:hAnsi="Times New Roman" w:cs="Times New Roman"/>
            <w:szCs w:val="24"/>
            <w:lang w:val="en-US" w:eastAsia="zh-CN"/>
          </w:rPr>
          <w:t>判断</w:t>
        </w:r>
      </w:ins>
      <w:ins w:id="1120" w:author="alan" w:date="2018-03-17T22:07:57Z">
        <w:r>
          <w:rPr>
            <w:rFonts w:hint="eastAsia" w:ascii="Times New Roman" w:hAnsi="Times New Roman" w:cs="Times New Roman"/>
            <w:szCs w:val="24"/>
            <w:lang w:val="en-US" w:eastAsia="zh-CN"/>
          </w:rPr>
          <w:t>港口</w:t>
        </w:r>
      </w:ins>
      <w:ins w:id="1121" w:author="alan" w:date="2018-03-17T22:07:58Z">
        <w:r>
          <w:rPr>
            <w:rFonts w:hint="eastAsia" w:ascii="Times New Roman" w:hAnsi="Times New Roman" w:cs="Times New Roman"/>
            <w:szCs w:val="24"/>
            <w:lang w:val="en-US" w:eastAsia="zh-CN"/>
          </w:rPr>
          <w:t>区域</w:t>
        </w:r>
      </w:ins>
      <w:ins w:id="1122" w:author="alan" w:date="2018-03-17T22:08:00Z">
        <w:r>
          <w:rPr>
            <w:rFonts w:hint="eastAsia" w:ascii="Times New Roman" w:hAnsi="Times New Roman" w:cs="Times New Roman"/>
            <w:szCs w:val="24"/>
            <w:lang w:val="en-US" w:eastAsia="zh-CN"/>
          </w:rPr>
          <w:t>可能</w:t>
        </w:r>
      </w:ins>
      <w:ins w:id="1123" w:author="alan" w:date="2018-03-17T22:08:02Z">
        <w:r>
          <w:rPr>
            <w:rFonts w:hint="eastAsia" w:ascii="Times New Roman" w:hAnsi="Times New Roman" w:cs="Times New Roman"/>
            <w:szCs w:val="24"/>
            <w:lang w:val="en-US" w:eastAsia="zh-CN"/>
          </w:rPr>
          <w:t>会</w:t>
        </w:r>
      </w:ins>
      <w:ins w:id="1124" w:author="alan" w:date="2018-03-17T22:08:05Z">
        <w:r>
          <w:rPr>
            <w:rFonts w:hint="eastAsia" w:ascii="Times New Roman" w:hAnsi="Times New Roman" w:cs="Times New Roman"/>
            <w:szCs w:val="24"/>
            <w:lang w:val="en-US" w:eastAsia="zh-CN"/>
          </w:rPr>
          <w:t>遗</w:t>
        </w:r>
      </w:ins>
      <w:ins w:id="1125" w:author="alan" w:date="2018-03-17T22:08:07Z">
        <w:r>
          <w:rPr>
            <w:rFonts w:hint="eastAsia" w:ascii="Times New Roman" w:hAnsi="Times New Roman" w:cs="Times New Roman"/>
            <w:szCs w:val="24"/>
            <w:lang w:val="en-US" w:eastAsia="zh-CN"/>
          </w:rPr>
          <w:t>漏</w:t>
        </w:r>
      </w:ins>
      <w:ins w:id="1126" w:author="alan" w:date="2018-03-17T22:08:09Z">
        <w:r>
          <w:rPr>
            <w:rFonts w:hint="eastAsia" w:ascii="Times New Roman" w:hAnsi="Times New Roman" w:cs="Times New Roman"/>
            <w:szCs w:val="24"/>
            <w:lang w:val="en-US" w:eastAsia="zh-CN"/>
          </w:rPr>
          <w:t>港口。</w:t>
        </w:r>
      </w:ins>
      <w:ins w:id="1127" w:author="alan" w:date="2018-03-17T22:08:14Z">
        <w:r>
          <w:rPr>
            <w:rFonts w:hint="eastAsia" w:ascii="Times New Roman" w:hAnsi="Times New Roman" w:cs="Times New Roman"/>
            <w:szCs w:val="24"/>
            <w:lang w:val="en-US" w:eastAsia="zh-CN"/>
          </w:rPr>
          <w:t>本文</w:t>
        </w:r>
      </w:ins>
      <w:ins w:id="1128" w:author="alan" w:date="2018-03-17T22:06:38Z">
        <w:r>
          <w:rPr>
            <w:rFonts w:ascii="Times New Roman" w:hAnsi="Times New Roman" w:cs="Times New Roman"/>
            <w:szCs w:val="24"/>
          </w:rPr>
          <w:t>将所有</w:t>
        </w:r>
      </w:ins>
      <w:ins w:id="1129" w:author="alan" w:date="2018-03-17T22:06:38Z">
        <w:r>
          <w:rPr>
            <w:rFonts w:hint="eastAsia" w:ascii="Times New Roman" w:hAnsi="Times New Roman" w:cs="Times New Roman"/>
            <w:szCs w:val="24"/>
            <w:lang w:eastAsia="zh-CN"/>
          </w:rPr>
          <w:t>渔业船舶</w:t>
        </w:r>
      </w:ins>
      <w:ins w:id="1130" w:author="alan" w:date="2018-03-17T22:06:38Z">
        <w:r>
          <w:rPr>
            <w:rFonts w:ascii="Times New Roman" w:hAnsi="Times New Roman" w:cs="Times New Roman"/>
            <w:szCs w:val="24"/>
          </w:rPr>
          <w:t>的</w:t>
        </w:r>
      </w:ins>
      <w:ins w:id="1131" w:author="alan" w:date="2018-03-17T22:08:27Z">
        <w:r>
          <w:rPr>
            <w:rFonts w:hint="eastAsia" w:ascii="Times New Roman" w:hAnsi="Times New Roman" w:cs="Times New Roman"/>
            <w:szCs w:val="24"/>
            <w:lang w:val="en-US" w:eastAsia="zh-CN"/>
          </w:rPr>
          <w:t>坐标</w:t>
        </w:r>
      </w:ins>
      <w:ins w:id="1132" w:author="alan" w:date="2018-03-17T22:08:29Z">
        <w:r>
          <w:rPr>
            <w:rFonts w:hint="eastAsia" w:ascii="Times New Roman" w:hAnsi="Times New Roman" w:cs="Times New Roman"/>
            <w:szCs w:val="24"/>
            <w:lang w:val="en-US" w:eastAsia="zh-CN"/>
          </w:rPr>
          <w:t>驻留</w:t>
        </w:r>
      </w:ins>
      <w:ins w:id="1133" w:author="alan" w:date="2018-03-17T22:08:34Z">
        <w:r>
          <w:rPr>
            <w:rFonts w:hint="eastAsia" w:ascii="Times New Roman" w:hAnsi="Times New Roman" w:cs="Times New Roman"/>
            <w:szCs w:val="24"/>
            <w:lang w:val="en-US" w:eastAsia="zh-CN"/>
          </w:rPr>
          <w:t>现象</w:t>
        </w:r>
      </w:ins>
      <w:ins w:id="1134" w:author="alan" w:date="2018-03-17T22:08:35Z">
        <w:r>
          <w:rPr>
            <w:rFonts w:hint="eastAsia" w:ascii="Times New Roman" w:hAnsi="Times New Roman" w:cs="Times New Roman"/>
            <w:szCs w:val="24"/>
            <w:lang w:val="en-US" w:eastAsia="zh-CN"/>
          </w:rPr>
          <w:t>进行</w:t>
        </w:r>
      </w:ins>
      <w:ins w:id="1135" w:author="alan" w:date="2018-03-17T22:08:36Z">
        <w:r>
          <w:rPr>
            <w:rFonts w:hint="eastAsia" w:ascii="Times New Roman" w:hAnsi="Times New Roman" w:cs="Times New Roman"/>
            <w:szCs w:val="24"/>
            <w:lang w:val="en-US" w:eastAsia="zh-CN"/>
          </w:rPr>
          <w:t>统一</w:t>
        </w:r>
      </w:ins>
      <w:ins w:id="1136" w:author="alan" w:date="2018-03-17T22:08:37Z">
        <w:r>
          <w:rPr>
            <w:rFonts w:hint="eastAsia" w:ascii="Times New Roman" w:hAnsi="Times New Roman" w:cs="Times New Roman"/>
            <w:szCs w:val="24"/>
            <w:lang w:val="en-US" w:eastAsia="zh-CN"/>
          </w:rPr>
          <w:t>统计</w:t>
        </w:r>
      </w:ins>
      <w:ins w:id="1137" w:author="alan" w:date="2018-03-17T22:06:38Z">
        <w:r>
          <w:rPr>
            <w:rFonts w:ascii="Times New Roman" w:hAnsi="Times New Roman" w:cs="Times New Roman"/>
            <w:szCs w:val="24"/>
          </w:rPr>
          <w:t>，共识别86个不同坐标的港口，作为下一节划分航次的依据。</w:t>
        </w:r>
      </w:ins>
      <w:ins w:id="1138" w:author="alan" w:date="2018-03-17T22:08:48Z">
        <w:r>
          <w:rPr>
            <w:rFonts w:hint="eastAsia" w:ascii="Times New Roman" w:hAnsi="Times New Roman" w:cs="Times New Roman"/>
            <w:szCs w:val="24"/>
            <w:lang w:val="en-US" w:eastAsia="zh-CN"/>
          </w:rPr>
          <w:t>港口</w:t>
        </w:r>
      </w:ins>
      <w:ins w:id="1139" w:author="alan" w:date="2018-03-17T22:08:49Z">
        <w:r>
          <w:rPr>
            <w:rFonts w:hint="eastAsia" w:ascii="Times New Roman" w:hAnsi="Times New Roman" w:cs="Times New Roman"/>
            <w:szCs w:val="24"/>
            <w:lang w:val="en-US" w:eastAsia="zh-CN"/>
          </w:rPr>
          <w:t>识别的</w:t>
        </w:r>
      </w:ins>
      <w:ins w:id="1140" w:author="alan" w:date="2018-03-17T22:08:50Z">
        <w:r>
          <w:rPr>
            <w:rFonts w:hint="eastAsia" w:ascii="Times New Roman" w:hAnsi="Times New Roman" w:cs="Times New Roman"/>
            <w:szCs w:val="24"/>
            <w:lang w:val="en-US" w:eastAsia="zh-CN"/>
          </w:rPr>
          <w:t>结果</w:t>
        </w:r>
      </w:ins>
      <w:ins w:id="1141" w:author="alan" w:date="2018-03-17T22:08:51Z">
        <w:r>
          <w:rPr>
            <w:rFonts w:hint="eastAsia" w:ascii="Times New Roman" w:hAnsi="Times New Roman" w:cs="Times New Roman"/>
            <w:szCs w:val="24"/>
            <w:lang w:val="en-US" w:eastAsia="zh-CN"/>
          </w:rPr>
          <w:t>参见</w:t>
        </w:r>
      </w:ins>
      <w:ins w:id="1142" w:author="alan" w:date="2018-03-17T22:08:52Z">
        <w:r>
          <w:rPr>
            <w:rFonts w:hint="eastAsia" w:ascii="Times New Roman" w:hAnsi="Times New Roman" w:cs="Times New Roman"/>
            <w:szCs w:val="24"/>
            <w:lang w:val="en-US" w:eastAsia="zh-CN"/>
          </w:rPr>
          <w:t>图2</w:t>
        </w:r>
      </w:ins>
      <w:ins w:id="1143" w:author="alan" w:date="2018-03-17T22:08:54Z">
        <w:r>
          <w:rPr>
            <w:rFonts w:hint="eastAsia" w:ascii="Times New Roman" w:hAnsi="Times New Roman" w:cs="Times New Roman"/>
            <w:szCs w:val="24"/>
            <w:lang w:val="en-US" w:eastAsia="zh-CN"/>
          </w:rPr>
          <w:t>-7</w:t>
        </w:r>
      </w:ins>
      <w:ins w:id="1144" w:author="alan" w:date="2018-03-17T22:08:58Z">
        <w:r>
          <w:rPr>
            <w:rFonts w:hint="eastAsia" w:ascii="Times New Roman" w:hAnsi="Times New Roman" w:cs="Times New Roman"/>
            <w:szCs w:val="24"/>
            <w:lang w:val="en-US" w:eastAsia="zh-CN"/>
          </w:rPr>
          <w:t>。</w:t>
        </w:r>
      </w:ins>
    </w:p>
    <w:p>
      <w:pPr>
        <w:spacing w:line="360" w:lineRule="auto"/>
        <w:ind w:firstLine="0"/>
        <w:rPr>
          <w:ins w:id="1146" w:author="alan" w:date="2018-03-17T22:06:00Z"/>
          <w:rFonts w:ascii="Times New Roman" w:hAnsi="Times New Roman" w:cs="Times New Roman"/>
          <w:szCs w:val="24"/>
        </w:rPr>
        <w:pPrChange w:id="1145" w:author="alan" w:date="2018-03-17T22:04:42Z">
          <w:pPr>
            <w:spacing w:line="360" w:lineRule="auto"/>
            <w:ind w:firstLine="420"/>
          </w:pPr>
        </w:pPrChange>
      </w:pPr>
    </w:p>
    <w:p>
      <w:pPr>
        <w:spacing w:line="360" w:lineRule="auto"/>
        <w:ind w:firstLine="0"/>
        <w:rPr>
          <w:rFonts w:ascii="Times New Roman" w:hAnsi="Times New Roman" w:cs="Times New Roman"/>
          <w:szCs w:val="24"/>
        </w:rPr>
        <w:pPrChange w:id="1147" w:author="alan" w:date="2018-03-17T22:04:42Z">
          <w:pPr>
            <w:spacing w:line="360" w:lineRule="auto"/>
            <w:ind w:firstLine="420"/>
          </w:pPr>
        </w:pPrChange>
      </w:pP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3534410" cy="2647315"/>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图片 4103" descr="C:\Users\zhenyong\Documents\GitHub\Dissertation\图片\2-6 港口分布.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35151" cy="2647789"/>
                    </a:xfrm>
                    <a:prstGeom prst="rect">
                      <a:avLst/>
                    </a:prstGeom>
                    <a:noFill/>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图2-7 港口识别结果</w:t>
      </w:r>
    </w:p>
    <w:p>
      <w:pPr>
        <w:spacing w:line="360" w:lineRule="auto"/>
        <w:ind w:firstLine="420"/>
        <w:rPr>
          <w:del w:id="1148" w:author="alan" w:date="2018-03-17T22:06:34Z"/>
          <w:rFonts w:ascii="Times New Roman" w:hAnsi="Times New Roman" w:cs="Times New Roman"/>
          <w:szCs w:val="24"/>
        </w:rPr>
      </w:pPr>
      <w:del w:id="1149" w:author="alan" w:date="2018-03-17T22:06:34Z">
        <w:r>
          <w:rPr>
            <w:rFonts w:ascii="Times New Roman" w:hAnsi="Times New Roman" w:cs="Times New Roman"/>
            <w:szCs w:val="24"/>
          </w:rPr>
          <w:delText>这样做会导致一些港口无法识别，于是将所有渔船的港口识别结果汇总为一个港口信息表，共识别86个不同坐标的港口（图2-7），作为下一节划分航次的依据。</w:delText>
        </w:r>
      </w:del>
    </w:p>
    <w:p>
      <w:pPr>
        <w:spacing w:line="360" w:lineRule="auto"/>
        <w:rPr>
          <w:rFonts w:ascii="Times New Roman" w:hAnsi="Times New Roman" w:cs="Times New Roman"/>
          <w:szCs w:val="24"/>
        </w:rPr>
      </w:pPr>
      <w:r>
        <w:rPr>
          <w:rFonts w:ascii="Times New Roman" w:hAnsi="Times New Roman" w:cs="Times New Roman"/>
          <w:szCs w:val="24"/>
        </w:rPr>
        <w:tab/>
      </w:r>
      <w:del w:id="1150" w:author="alan" w:date="2018-03-17T22:06:42Z">
        <w:r>
          <w:rPr>
            <w:rFonts w:ascii="Times New Roman" w:hAnsi="Times New Roman" w:cs="Times New Roman"/>
            <w:szCs w:val="24"/>
          </w:rPr>
          <w:delText>需要指出的是，随着船舶监控系统的完善，渔民主动关机的现象必然会大大减少。而且随着VMS数据的进一步积累，</w:delText>
        </w:r>
      </w:del>
      <w:del w:id="1151" w:author="alan" w:date="2018-03-17T22:06:42Z">
        <w:r>
          <w:rPr>
            <w:rFonts w:ascii="Times New Roman" w:hAnsi="Times New Roman" w:eastAsia="宋体" w:cs="Times New Roman"/>
            <w:szCs w:val="24"/>
            <w:rPrChange w:id="1152" w:author="alan" w:date="2018-03-17T21:46:09Z">
              <w:rPr>
                <w:rFonts w:ascii="宋体" w:hAnsi="宋体" w:eastAsia="宋体" w:cs="Times New Roman"/>
                <w:szCs w:val="24"/>
              </w:rPr>
            </w:rPrChange>
          </w:rPr>
          <w:delText>“</w:delText>
        </w:r>
      </w:del>
      <w:del w:id="1153" w:author="alan" w:date="2018-03-17T22:06:42Z">
        <w:r>
          <w:rPr>
            <w:rFonts w:ascii="Times New Roman" w:hAnsi="Times New Roman" w:cs="Times New Roman"/>
            <w:szCs w:val="24"/>
          </w:rPr>
          <w:delText>坐标驻留法</w:delText>
        </w:r>
      </w:del>
      <w:del w:id="1154" w:author="alan" w:date="2018-03-17T22:06:42Z">
        <w:r>
          <w:rPr>
            <w:rFonts w:ascii="Times New Roman" w:hAnsi="Times New Roman" w:eastAsia="宋体" w:cs="Times New Roman"/>
            <w:szCs w:val="24"/>
            <w:rPrChange w:id="1155" w:author="alan" w:date="2018-03-17T21:46:09Z">
              <w:rPr>
                <w:rFonts w:ascii="宋体" w:hAnsi="宋体" w:eastAsia="宋体" w:cs="Times New Roman"/>
                <w:szCs w:val="24"/>
              </w:rPr>
            </w:rPrChange>
          </w:rPr>
          <w:delText>”</w:delText>
        </w:r>
      </w:del>
      <w:del w:id="1156" w:author="alan" w:date="2018-03-17T22:06:42Z">
        <w:r>
          <w:rPr>
            <w:rFonts w:ascii="Times New Roman" w:hAnsi="Times New Roman" w:cs="Times New Roman"/>
            <w:szCs w:val="24"/>
          </w:rPr>
          <w:delText>本身处理速度快的特点将进一步体现，并且准确率也会大幅提高。</w:delText>
        </w:r>
      </w:del>
    </w:p>
    <w:p>
      <w:pPr>
        <w:pStyle w:val="3"/>
        <w:keepNext w:val="0"/>
        <w:keepLines w:val="0"/>
        <w:numPr>
          <w:ilvl w:val="1"/>
          <w:numId w:val="1"/>
        </w:numPr>
        <w:spacing w:line="360" w:lineRule="auto"/>
        <w:rPr>
          <w:rFonts w:ascii="Times New Roman" w:hAnsi="Times New Roman" w:cs="Times New Roman"/>
          <w:rPrChange w:id="1157" w:author="alan" w:date="2018-03-17T21:46:09Z">
            <w:rPr/>
          </w:rPrChange>
        </w:rPr>
      </w:pPr>
      <w:bookmarkStart w:id="18" w:name="_Toc508613001"/>
      <w:bookmarkStart w:id="19" w:name="_Toc508613074"/>
      <w:r>
        <w:rPr>
          <w:rFonts w:hint="default" w:ascii="Times New Roman" w:hAnsi="Times New Roman" w:cs="Times New Roman"/>
          <w:rPrChange w:id="1158" w:author="alan" w:date="2018-03-17T21:46:09Z">
            <w:rPr>
              <w:rFonts w:hint="eastAsia"/>
            </w:rPr>
          </w:rPrChange>
        </w:rPr>
        <w:t>航次划分</w:t>
      </w:r>
      <w:bookmarkEnd w:id="18"/>
      <w:bookmarkEnd w:id="19"/>
    </w:p>
    <w:p>
      <w:pPr>
        <w:spacing w:line="360" w:lineRule="auto"/>
        <w:rPr>
          <w:rFonts w:ascii="Times New Roman" w:hAnsi="Times New Roman" w:cs="Times New Roman"/>
          <w:szCs w:val="24"/>
        </w:rPr>
      </w:pPr>
      <w:r>
        <w:rPr>
          <w:rFonts w:hint="default" w:ascii="Times New Roman" w:hAnsi="Times New Roman" w:cs="Times New Roman"/>
          <w:szCs w:val="24"/>
          <w:rPrChange w:id="1159" w:author="alan" w:date="2018-03-17T21:46:09Z">
            <w:rPr>
              <w:rFonts w:hint="eastAsia" w:asciiTheme="minorEastAsia" w:hAnsiTheme="minorEastAsia"/>
              <w:szCs w:val="24"/>
            </w:rPr>
          </w:rPrChange>
        </w:rPr>
        <w:tab/>
      </w:r>
      <w:r>
        <w:rPr>
          <w:rFonts w:ascii="Times New Roman" w:hAnsi="Times New Roman" w:cs="Times New Roman"/>
          <w:szCs w:val="24"/>
        </w:rPr>
        <w:t>航次是</w:t>
      </w:r>
      <w:del w:id="1160" w:author="alan" w:date="2018-03-17T21:14:13Z">
        <w:r>
          <w:rPr>
            <w:rFonts w:ascii="Times New Roman" w:hAnsi="Times New Roman" w:cs="Times New Roman"/>
            <w:szCs w:val="24"/>
          </w:rPr>
          <w:delText>渔船</w:delText>
        </w:r>
      </w:del>
      <w:ins w:id="116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捕捞活动的基本单位，刻画了</w:t>
      </w:r>
      <w:del w:id="1162" w:author="alan" w:date="2018-03-17T21:14:13Z">
        <w:r>
          <w:rPr>
            <w:rFonts w:ascii="Times New Roman" w:hAnsi="Times New Roman" w:cs="Times New Roman"/>
            <w:szCs w:val="24"/>
          </w:rPr>
          <w:delText>渔船</w:delText>
        </w:r>
      </w:del>
      <w:ins w:id="116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从离开港口出海捕捞到返回港口的过程。本模块通过港口信息表，对VMS数据进行分段，使捕捞行为识别模块的处理对象从叠加的VMS数据简化为单一的航次数据。</w:t>
      </w:r>
    </w:p>
    <w:p>
      <w:pPr>
        <w:spacing w:line="360" w:lineRule="auto"/>
        <w:ind w:firstLine="420"/>
        <w:rPr>
          <w:rFonts w:ascii="Times New Roman" w:hAnsi="Times New Roman" w:cs="Times New Roman"/>
          <w:szCs w:val="24"/>
        </w:rPr>
      </w:pPr>
      <w:r>
        <w:rPr>
          <w:rFonts w:ascii="Times New Roman" w:hAnsi="Times New Roman" w:cs="Times New Roman"/>
          <w:szCs w:val="24"/>
        </w:rPr>
        <w:t>具体步骤是</w:t>
      </w:r>
      <w:ins w:id="1164" w:author="alan" w:date="2018-03-17T22:09:47Z">
        <w:r>
          <w:rPr>
            <w:rFonts w:hint="eastAsia" w:ascii="Times New Roman" w:hAnsi="Times New Roman" w:cs="Times New Roman"/>
            <w:szCs w:val="24"/>
            <w:lang w:eastAsia="zh-CN"/>
          </w:rPr>
          <w:t>：</w:t>
        </w:r>
      </w:ins>
      <w:ins w:id="1165" w:author="alan" w:date="2018-03-17T22:09:49Z">
        <w:r>
          <w:rPr>
            <w:rFonts w:hint="eastAsia" w:ascii="Times New Roman" w:hAnsi="Times New Roman" w:cs="Times New Roman"/>
            <w:szCs w:val="24"/>
            <w:lang w:val="en-US" w:eastAsia="zh-CN"/>
          </w:rPr>
          <w:t>将</w:t>
        </w:r>
      </w:ins>
      <w:ins w:id="1166" w:author="alan" w:date="2018-03-17T22:09:50Z">
        <w:r>
          <w:rPr>
            <w:rFonts w:hint="eastAsia" w:ascii="Times New Roman" w:hAnsi="Times New Roman" w:cs="Times New Roman"/>
            <w:szCs w:val="24"/>
            <w:lang w:val="en-US" w:eastAsia="zh-CN"/>
          </w:rPr>
          <w:t>空间</w:t>
        </w:r>
      </w:ins>
      <w:ins w:id="1167" w:author="alan" w:date="2018-03-17T22:09:52Z">
        <w:r>
          <w:rPr>
            <w:rFonts w:hint="eastAsia" w:ascii="Times New Roman" w:hAnsi="Times New Roman" w:cs="Times New Roman"/>
            <w:szCs w:val="24"/>
            <w:lang w:val="en-US" w:eastAsia="zh-CN"/>
          </w:rPr>
          <w:t>划分为</w:t>
        </w:r>
      </w:ins>
      <w:del w:id="1168" w:author="alan" w:date="2018-03-17T22:09:53Z">
        <w:r>
          <w:rPr>
            <w:rFonts w:ascii="Times New Roman" w:hAnsi="Times New Roman" w:cs="Times New Roman"/>
            <w:szCs w:val="24"/>
          </w:rPr>
          <w:delText>：</w:delText>
        </w:r>
      </w:del>
      <w:del w:id="1169" w:author="alan" w:date="2018-03-17T22:09:53Z">
        <w:r>
          <w:rPr>
            <w:rFonts w:ascii="Times New Roman" w:hAnsi="Times New Roman" w:cs="Times New Roman"/>
            <w:szCs w:val="24"/>
            <w:lang w:val="en-US"/>
          </w:rPr>
          <w:delText>初始化一幅图像令全部像素值为0，</w:delText>
        </w:r>
      </w:del>
      <w:del w:id="1170" w:author="alan" w:date="2018-03-17T22:09:53Z">
        <w:r>
          <w:rPr>
            <w:rFonts w:ascii="Times New Roman" w:hAnsi="Times New Roman" w:cs="Times New Roman"/>
            <w:szCs w:val="24"/>
          </w:rPr>
          <w:delText>每</w:delText>
        </w:r>
      </w:del>
      <w:del w:id="1171" w:author="alan" w:date="2018-03-17T22:09:54Z">
        <w:r>
          <w:rPr>
            <w:rFonts w:ascii="Times New Roman" w:hAnsi="Times New Roman" w:cs="Times New Roman"/>
            <w:szCs w:val="24"/>
          </w:rPr>
          <w:delText>个像素</w:delText>
        </w:r>
      </w:del>
      <w:del w:id="1172" w:author="alan" w:date="2018-03-17T22:09:55Z">
        <w:r>
          <w:rPr>
            <w:rFonts w:ascii="Times New Roman" w:hAnsi="Times New Roman" w:cs="Times New Roman"/>
            <w:szCs w:val="24"/>
          </w:rPr>
          <w:delText>表示</w:delText>
        </w:r>
      </w:del>
      <w:r>
        <w:rPr>
          <w:rFonts w:ascii="Times New Roman" w:hAnsi="Times New Roman" w:cs="Times New Roman"/>
          <w:szCs w:val="24"/>
        </w:rPr>
        <w:t>1′经度×1′纬度的区域。</w:t>
      </w:r>
      <w:ins w:id="1173" w:author="alan" w:date="2018-03-17T22:10:11Z">
        <w:r>
          <w:rPr>
            <w:rFonts w:hint="eastAsia" w:ascii="Times New Roman" w:hAnsi="Times New Roman" w:cs="Times New Roman"/>
            <w:szCs w:val="24"/>
            <w:lang w:val="en-US" w:eastAsia="zh-CN"/>
          </w:rPr>
          <w:t>只要</w:t>
        </w:r>
      </w:ins>
      <w:ins w:id="1174" w:author="alan" w:date="2018-03-17T22:10:12Z">
        <w:r>
          <w:rPr>
            <w:rFonts w:hint="eastAsia" w:ascii="Times New Roman" w:hAnsi="Times New Roman" w:cs="Times New Roman"/>
            <w:szCs w:val="24"/>
            <w:lang w:val="en-US" w:eastAsia="zh-CN"/>
          </w:rPr>
          <w:t>港口</w:t>
        </w:r>
      </w:ins>
      <w:ins w:id="1175" w:author="alan" w:date="2018-03-17T22:10:13Z">
        <w:r>
          <w:rPr>
            <w:rFonts w:hint="eastAsia" w:ascii="Times New Roman" w:hAnsi="Times New Roman" w:cs="Times New Roman"/>
            <w:szCs w:val="24"/>
            <w:lang w:val="en-US" w:eastAsia="zh-CN"/>
          </w:rPr>
          <w:t>坐标</w:t>
        </w:r>
      </w:ins>
      <w:ins w:id="1176" w:author="alan" w:date="2018-03-17T22:10:14Z">
        <w:r>
          <w:rPr>
            <w:rFonts w:hint="eastAsia" w:ascii="Times New Roman" w:hAnsi="Times New Roman" w:cs="Times New Roman"/>
            <w:szCs w:val="24"/>
            <w:lang w:val="en-US" w:eastAsia="zh-CN"/>
          </w:rPr>
          <w:t>在</w:t>
        </w:r>
      </w:ins>
      <w:ins w:id="1177" w:author="alan" w:date="2018-03-17T22:10:17Z">
        <w:r>
          <w:rPr>
            <w:rFonts w:hint="eastAsia" w:ascii="Times New Roman" w:hAnsi="Times New Roman" w:cs="Times New Roman"/>
            <w:szCs w:val="24"/>
            <w:lang w:val="en-US" w:eastAsia="zh-CN"/>
          </w:rPr>
          <w:t>一个</w:t>
        </w:r>
      </w:ins>
      <w:ins w:id="1178" w:author="alan" w:date="2018-03-17T22:10:22Z">
        <w:r>
          <w:rPr>
            <w:rFonts w:hint="eastAsia" w:ascii="Times New Roman" w:hAnsi="Times New Roman" w:cs="Times New Roman"/>
            <w:szCs w:val="24"/>
            <w:lang w:val="en-US" w:eastAsia="zh-CN"/>
          </w:rPr>
          <w:t>区域</w:t>
        </w:r>
      </w:ins>
      <w:ins w:id="1179" w:author="alan" w:date="2018-03-17T22:10:23Z">
        <w:r>
          <w:rPr>
            <w:rFonts w:hint="eastAsia" w:ascii="Times New Roman" w:hAnsi="Times New Roman" w:cs="Times New Roman"/>
            <w:szCs w:val="24"/>
            <w:lang w:val="en-US" w:eastAsia="zh-CN"/>
          </w:rPr>
          <w:t>内，</w:t>
        </w:r>
      </w:ins>
      <w:ins w:id="1180" w:author="alan" w:date="2018-03-17T22:10:24Z">
        <w:r>
          <w:rPr>
            <w:rFonts w:hint="eastAsia" w:ascii="Times New Roman" w:hAnsi="Times New Roman" w:cs="Times New Roman"/>
            <w:szCs w:val="24"/>
            <w:lang w:val="en-US" w:eastAsia="zh-CN"/>
          </w:rPr>
          <w:t>就</w:t>
        </w:r>
      </w:ins>
      <w:ins w:id="1181" w:author="alan" w:date="2018-03-17T22:10:27Z">
        <w:r>
          <w:rPr>
            <w:rFonts w:hint="eastAsia" w:ascii="Times New Roman" w:hAnsi="Times New Roman" w:cs="Times New Roman"/>
            <w:szCs w:val="24"/>
            <w:lang w:val="en-US" w:eastAsia="zh-CN"/>
          </w:rPr>
          <w:t>认为</w:t>
        </w:r>
      </w:ins>
      <w:ins w:id="1182" w:author="alan" w:date="2018-03-17T22:10:30Z">
        <w:r>
          <w:rPr>
            <w:rFonts w:hint="eastAsia" w:ascii="Times New Roman" w:hAnsi="Times New Roman" w:cs="Times New Roman"/>
            <w:szCs w:val="24"/>
            <w:lang w:val="en-US" w:eastAsia="zh-CN"/>
          </w:rPr>
          <w:t>该区域</w:t>
        </w:r>
      </w:ins>
      <w:ins w:id="1183" w:author="alan" w:date="2018-03-17T22:10:32Z">
        <w:r>
          <w:rPr>
            <w:rFonts w:hint="eastAsia" w:ascii="Times New Roman" w:hAnsi="Times New Roman" w:cs="Times New Roman"/>
            <w:szCs w:val="24"/>
            <w:lang w:val="en-US" w:eastAsia="zh-CN"/>
          </w:rPr>
          <w:t>整个</w:t>
        </w:r>
      </w:ins>
      <w:ins w:id="1184" w:author="alan" w:date="2018-03-17T22:10:34Z">
        <w:r>
          <w:rPr>
            <w:rFonts w:hint="eastAsia" w:ascii="Times New Roman" w:hAnsi="Times New Roman" w:cs="Times New Roman"/>
            <w:szCs w:val="24"/>
            <w:lang w:val="en-US" w:eastAsia="zh-CN"/>
          </w:rPr>
          <w:t>都是</w:t>
        </w:r>
      </w:ins>
      <w:ins w:id="1185" w:author="alan" w:date="2018-03-17T22:10:36Z">
        <w:r>
          <w:rPr>
            <w:rFonts w:hint="eastAsia" w:ascii="Times New Roman" w:hAnsi="Times New Roman" w:cs="Times New Roman"/>
            <w:szCs w:val="24"/>
            <w:lang w:val="en-US" w:eastAsia="zh-CN"/>
          </w:rPr>
          <w:t>港口</w:t>
        </w:r>
      </w:ins>
      <w:del w:id="1186" w:author="alan" w:date="2018-03-17T22:10:09Z">
        <w:r>
          <w:rPr>
            <w:rFonts w:ascii="Times New Roman" w:hAnsi="Times New Roman" w:cs="Times New Roman"/>
            <w:szCs w:val="24"/>
          </w:rPr>
          <w:delText>将港</w:delText>
        </w:r>
      </w:del>
      <w:del w:id="1187" w:author="alan" w:date="2018-03-17T22:10:08Z">
        <w:r>
          <w:rPr>
            <w:rFonts w:ascii="Times New Roman" w:hAnsi="Times New Roman" w:cs="Times New Roman"/>
            <w:szCs w:val="24"/>
          </w:rPr>
          <w:delText>口坐</w:delText>
        </w:r>
      </w:del>
      <w:del w:id="1188" w:author="alan" w:date="2018-03-17T22:10:04Z">
        <w:r>
          <w:rPr>
            <w:rFonts w:ascii="Times New Roman" w:hAnsi="Times New Roman" w:cs="Times New Roman"/>
            <w:szCs w:val="24"/>
          </w:rPr>
          <w:delText>标</w:delText>
        </w:r>
      </w:del>
      <w:del w:id="1189" w:author="alan" w:date="2018-03-17T22:10:04Z">
        <w:r>
          <w:rPr>
            <w:rFonts w:ascii="Times New Roman" w:hAnsi="Times New Roman" w:cs="Times New Roman"/>
            <w:szCs w:val="24"/>
            <w:lang w:val="en-US"/>
          </w:rPr>
          <w:delText>映射到图像上令值为1</w:delText>
        </w:r>
      </w:del>
      <w:r>
        <w:rPr>
          <w:rFonts w:ascii="Times New Roman" w:hAnsi="Times New Roman" w:cs="Times New Roman"/>
          <w:szCs w:val="24"/>
        </w:rPr>
        <w:t>。</w:t>
      </w:r>
      <w:del w:id="1190" w:author="alan" w:date="2018-03-17T22:10:40Z">
        <w:r>
          <w:rPr>
            <w:rFonts w:ascii="Times New Roman" w:hAnsi="Times New Roman" w:cs="Times New Roman"/>
            <w:szCs w:val="24"/>
            <w:lang w:val="en-US"/>
          </w:rPr>
          <w:delText>同理，将</w:delText>
        </w:r>
      </w:del>
      <w:ins w:id="1191" w:author="alan" w:date="2018-03-17T22:10:40Z">
        <w:r>
          <w:rPr>
            <w:rFonts w:hint="eastAsia" w:ascii="Times New Roman" w:hAnsi="Times New Roman" w:cs="Times New Roman"/>
            <w:szCs w:val="24"/>
            <w:lang w:val="en-US" w:eastAsia="zh-CN"/>
          </w:rPr>
          <w:t>然后</w:t>
        </w:r>
      </w:ins>
      <w:ins w:id="1192" w:author="alan" w:date="2018-03-17T22:10:41Z">
        <w:r>
          <w:rPr>
            <w:rFonts w:hint="eastAsia" w:ascii="Times New Roman" w:hAnsi="Times New Roman" w:cs="Times New Roman"/>
            <w:szCs w:val="24"/>
            <w:lang w:val="en-US" w:eastAsia="zh-CN"/>
          </w:rPr>
          <w:t>，</w:t>
        </w:r>
      </w:ins>
      <w:ins w:id="1193" w:author="alan" w:date="2018-03-17T22:10:47Z">
        <w:r>
          <w:rPr>
            <w:rFonts w:hint="eastAsia" w:ascii="Times New Roman" w:hAnsi="Times New Roman" w:cs="Times New Roman"/>
            <w:szCs w:val="24"/>
            <w:lang w:val="en-US" w:eastAsia="zh-CN"/>
          </w:rPr>
          <w:t>遍历</w:t>
        </w:r>
      </w:ins>
      <w:ins w:id="1194" w:author="alan" w:date="2018-03-17T22:10:48Z">
        <w:r>
          <w:rPr>
            <w:rFonts w:hint="eastAsia" w:ascii="Times New Roman" w:hAnsi="Times New Roman" w:cs="Times New Roman"/>
            <w:szCs w:val="24"/>
            <w:lang w:val="en-US" w:eastAsia="zh-CN"/>
          </w:rPr>
          <w:t>每个</w:t>
        </w:r>
      </w:ins>
      <w:ins w:id="1195" w:author="alan" w:date="2018-03-17T22:10:51Z">
        <w:r>
          <w:rPr>
            <w:rFonts w:hint="eastAsia" w:ascii="Times New Roman" w:hAnsi="Times New Roman" w:cs="Times New Roman"/>
            <w:szCs w:val="24"/>
            <w:lang w:val="en-US" w:eastAsia="zh-CN"/>
          </w:rPr>
          <w:t>渔业</w:t>
        </w:r>
      </w:ins>
      <w:ins w:id="1196" w:author="alan" w:date="2018-03-17T22:10:53Z">
        <w:r>
          <w:rPr>
            <w:rFonts w:hint="eastAsia" w:ascii="Times New Roman" w:hAnsi="Times New Roman" w:cs="Times New Roman"/>
            <w:szCs w:val="24"/>
            <w:lang w:val="en-US" w:eastAsia="zh-CN"/>
          </w:rPr>
          <w:t>船舶的</w:t>
        </w:r>
      </w:ins>
      <w:r>
        <w:rPr>
          <w:rFonts w:ascii="Times New Roman" w:hAnsi="Times New Roman" w:cs="Times New Roman"/>
          <w:szCs w:val="24"/>
        </w:rPr>
        <w:t>VMS轨迹</w:t>
      </w:r>
      <w:del w:id="1197" w:author="alan" w:date="2018-03-17T22:10:59Z">
        <w:r>
          <w:rPr>
            <w:rFonts w:ascii="Times New Roman" w:hAnsi="Times New Roman" w:cs="Times New Roman"/>
            <w:szCs w:val="24"/>
            <w:lang w:val="en-US"/>
          </w:rPr>
          <w:delText>数据映射到该图像上</w:delText>
        </w:r>
      </w:del>
      <w:ins w:id="1198" w:author="alan" w:date="2018-03-17T22:11:00Z">
        <w:r>
          <w:rPr>
            <w:rFonts w:hint="eastAsia" w:ascii="Times New Roman" w:hAnsi="Times New Roman" w:cs="Times New Roman"/>
            <w:szCs w:val="24"/>
            <w:lang w:val="en-US" w:eastAsia="zh-CN"/>
          </w:rPr>
          <w:t>记录</w:t>
        </w:r>
      </w:ins>
      <w:r>
        <w:commentReference w:id="15"/>
      </w:r>
      <w:r>
        <w:rPr>
          <w:rFonts w:ascii="Times New Roman" w:hAnsi="Times New Roman" w:cs="Times New Roman"/>
          <w:szCs w:val="24"/>
        </w:rPr>
        <w:t>，标记所有离开港口</w:t>
      </w:r>
      <w:del w:id="1199" w:author="alan" w:date="2018-03-17T22:11:44Z">
        <w:r>
          <w:rPr>
            <w:rFonts w:ascii="Times New Roman" w:hAnsi="Times New Roman" w:cs="Times New Roman"/>
            <w:szCs w:val="24"/>
          </w:rPr>
          <w:delText>像素</w:delText>
        </w:r>
      </w:del>
      <w:r>
        <w:rPr>
          <w:rFonts w:ascii="Times New Roman" w:hAnsi="Times New Roman" w:cs="Times New Roman"/>
          <w:szCs w:val="24"/>
        </w:rPr>
        <w:t>和进入港口</w:t>
      </w:r>
      <w:del w:id="1200" w:author="alan" w:date="2018-03-17T22:11:47Z">
        <w:r>
          <w:rPr>
            <w:rFonts w:ascii="Times New Roman" w:hAnsi="Times New Roman" w:cs="Times New Roman"/>
            <w:szCs w:val="24"/>
          </w:rPr>
          <w:delText>像素</w:delText>
        </w:r>
      </w:del>
      <w:r>
        <w:rPr>
          <w:rFonts w:ascii="Times New Roman" w:hAnsi="Times New Roman" w:cs="Times New Roman"/>
          <w:szCs w:val="24"/>
        </w:rPr>
        <w:t>的</w:t>
      </w:r>
      <w:ins w:id="1201" w:author="alan" w:date="2018-03-17T22:11:51Z">
        <w:r>
          <w:rPr>
            <w:rFonts w:hint="eastAsia" w:ascii="Times New Roman" w:hAnsi="Times New Roman" w:cs="Times New Roman"/>
            <w:szCs w:val="24"/>
            <w:lang w:val="en-US" w:eastAsia="zh-CN"/>
          </w:rPr>
          <w:t>记录</w:t>
        </w:r>
      </w:ins>
      <w:del w:id="1202" w:author="alan" w:date="2018-03-17T22:11:49Z">
        <w:r>
          <w:rPr>
            <w:rFonts w:ascii="Times New Roman" w:hAnsi="Times New Roman" w:cs="Times New Roman"/>
            <w:szCs w:val="24"/>
          </w:rPr>
          <w:delText>数据</w:delText>
        </w:r>
      </w:del>
      <w:r>
        <w:rPr>
          <w:rFonts w:ascii="Times New Roman" w:hAnsi="Times New Roman" w:cs="Times New Roman"/>
          <w:szCs w:val="24"/>
        </w:rPr>
        <w:t>。从离开港口到进入港口</w:t>
      </w:r>
      <w:ins w:id="1203" w:author="alan" w:date="2018-03-17T22:11:57Z">
        <w:r>
          <w:rPr>
            <w:rFonts w:hint="eastAsia" w:ascii="Times New Roman" w:hAnsi="Times New Roman" w:cs="Times New Roman"/>
            <w:szCs w:val="24"/>
            <w:lang w:val="en-US" w:eastAsia="zh-CN"/>
          </w:rPr>
          <w:t>之间</w:t>
        </w:r>
      </w:ins>
      <w:r>
        <w:rPr>
          <w:rFonts w:ascii="Times New Roman" w:hAnsi="Times New Roman" w:cs="Times New Roman"/>
          <w:szCs w:val="24"/>
        </w:rPr>
        <w:t>的</w:t>
      </w:r>
      <w:ins w:id="1204" w:author="alan" w:date="2018-03-17T22:12:00Z">
        <w:r>
          <w:rPr>
            <w:rFonts w:hint="eastAsia" w:ascii="Times New Roman" w:hAnsi="Times New Roman" w:cs="Times New Roman"/>
            <w:szCs w:val="24"/>
            <w:lang w:val="en-US" w:eastAsia="zh-CN"/>
          </w:rPr>
          <w:t>VMS</w:t>
        </w:r>
      </w:ins>
      <w:ins w:id="1205" w:author="alan" w:date="2018-03-17T22:12:01Z">
        <w:r>
          <w:rPr>
            <w:rFonts w:hint="eastAsia" w:ascii="Times New Roman" w:hAnsi="Times New Roman" w:cs="Times New Roman"/>
            <w:szCs w:val="24"/>
            <w:lang w:val="en-US" w:eastAsia="zh-CN"/>
          </w:rPr>
          <w:t>记录</w:t>
        </w:r>
      </w:ins>
      <w:ins w:id="1206" w:author="alan" w:date="2018-03-17T22:12:03Z">
        <w:r>
          <w:rPr>
            <w:rFonts w:hint="eastAsia" w:ascii="Times New Roman" w:hAnsi="Times New Roman" w:cs="Times New Roman"/>
            <w:szCs w:val="24"/>
            <w:lang w:val="en-US" w:eastAsia="zh-CN"/>
          </w:rPr>
          <w:t>数据</w:t>
        </w:r>
      </w:ins>
      <w:del w:id="1207" w:author="alan" w:date="2018-03-17T22:12:06Z">
        <w:r>
          <w:rPr>
            <w:rFonts w:ascii="Times New Roman" w:hAnsi="Times New Roman" w:cs="Times New Roman"/>
            <w:szCs w:val="24"/>
            <w:lang w:val="en-US"/>
          </w:rPr>
          <w:delText>轨迹称为</w:delText>
        </w:r>
      </w:del>
      <w:ins w:id="1208" w:author="alan" w:date="2018-03-17T22:12:07Z">
        <w:r>
          <w:rPr>
            <w:rFonts w:hint="eastAsia" w:ascii="Times New Roman" w:hAnsi="Times New Roman" w:cs="Times New Roman"/>
            <w:szCs w:val="24"/>
            <w:lang w:val="en-US" w:eastAsia="zh-CN"/>
          </w:rPr>
          <w:t>构成</w:t>
        </w:r>
      </w:ins>
      <w:ins w:id="1209" w:author="alan" w:date="2018-03-17T22:12:08Z">
        <w:r>
          <w:rPr>
            <w:rFonts w:hint="eastAsia" w:ascii="Times New Roman" w:hAnsi="Times New Roman" w:cs="Times New Roman"/>
            <w:szCs w:val="24"/>
            <w:lang w:val="en-US" w:eastAsia="zh-CN"/>
          </w:rPr>
          <w:t>了</w:t>
        </w:r>
      </w:ins>
      <w:r>
        <w:rPr>
          <w:rFonts w:ascii="Times New Roman" w:hAnsi="Times New Roman" w:cs="Times New Roman"/>
          <w:szCs w:val="24"/>
        </w:rPr>
        <w:t>一个航次</w:t>
      </w:r>
      <w:ins w:id="1210" w:author="alan" w:date="2018-03-17T22:12:11Z">
        <w:r>
          <w:rPr>
            <w:rFonts w:hint="eastAsia" w:ascii="Times New Roman" w:hAnsi="Times New Roman" w:cs="Times New Roman"/>
            <w:szCs w:val="24"/>
            <w:lang w:val="en-US" w:eastAsia="zh-CN"/>
          </w:rPr>
          <w:t>的</w:t>
        </w:r>
      </w:ins>
      <w:ins w:id="1211" w:author="alan" w:date="2018-03-17T22:12:12Z">
        <w:r>
          <w:rPr>
            <w:rFonts w:hint="eastAsia" w:ascii="Times New Roman" w:hAnsi="Times New Roman" w:cs="Times New Roman"/>
            <w:szCs w:val="24"/>
            <w:lang w:val="en-US" w:eastAsia="zh-CN"/>
          </w:rPr>
          <w:t>VMS</w:t>
        </w:r>
      </w:ins>
      <w:ins w:id="1212" w:author="alan" w:date="2018-03-17T22:12:17Z">
        <w:r>
          <w:rPr>
            <w:rFonts w:hint="eastAsia" w:ascii="Times New Roman" w:hAnsi="Times New Roman" w:cs="Times New Roman"/>
            <w:szCs w:val="24"/>
            <w:lang w:val="en-US" w:eastAsia="zh-CN"/>
          </w:rPr>
          <w:t>记录</w:t>
        </w:r>
      </w:ins>
      <w:r>
        <w:rPr>
          <w:rFonts w:ascii="Times New Roman" w:hAnsi="Times New Roman" w:cs="Times New Roman"/>
          <w:szCs w:val="24"/>
        </w:rPr>
        <w:t>。</w:t>
      </w:r>
    </w:p>
    <w:p>
      <w:pPr>
        <w:spacing w:line="360" w:lineRule="auto"/>
        <w:ind w:firstLine="420"/>
        <w:rPr>
          <w:rFonts w:ascii="Times New Roman" w:hAnsi="Times New Roman" w:cs="Times New Roman"/>
          <w:szCs w:val="24"/>
        </w:rPr>
      </w:pPr>
      <w:r>
        <w:rPr>
          <w:rFonts w:ascii="Times New Roman" w:hAnsi="Times New Roman" w:cs="Times New Roman"/>
          <w:szCs w:val="24"/>
        </w:rPr>
        <w:t>需要注意的是，对于图2-3的例子（终端ID：255368），共划分了99个航次，远远超出了实际情况。这是因为</w:t>
      </w:r>
      <w:del w:id="1213" w:author="alan" w:date="2018-03-17T21:14:13Z">
        <w:r>
          <w:rPr>
            <w:rFonts w:ascii="Times New Roman" w:hAnsi="Times New Roman" w:cs="Times New Roman"/>
            <w:szCs w:val="24"/>
          </w:rPr>
          <w:delText>渔船</w:delText>
        </w:r>
      </w:del>
      <w:ins w:id="121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路过港口A到达港口B的轨迹，被视为先抵达港口A，后抵达港口B，从而将AB之间的轨迹作为一个航次。由于6小时内无法完成一个航次，已知平均数据采样间隔是3分钟，6小时平均产生120</w:t>
      </w:r>
      <w:ins w:id="1215" w:author="alan" w:date="2018-03-17T22:14:47Z">
        <w:r>
          <w:rPr>
            <w:rFonts w:hint="eastAsia" w:ascii="Times New Roman" w:hAnsi="Times New Roman" w:cs="Times New Roman"/>
            <w:szCs w:val="24"/>
            <w:lang w:val="en-US" w:eastAsia="zh-CN"/>
          </w:rPr>
          <w:t>条</w:t>
        </w:r>
      </w:ins>
      <w:ins w:id="1216" w:author="alan" w:date="2018-03-17T22:14:48Z">
        <w:r>
          <w:rPr>
            <w:rFonts w:hint="eastAsia" w:ascii="Times New Roman" w:hAnsi="Times New Roman" w:cs="Times New Roman"/>
            <w:szCs w:val="24"/>
            <w:lang w:val="en-US" w:eastAsia="zh-CN"/>
          </w:rPr>
          <w:t>记录</w:t>
        </w:r>
      </w:ins>
      <w:del w:id="1217" w:author="alan" w:date="2018-03-17T22:14:45Z">
        <w:r>
          <w:rPr>
            <w:rFonts w:ascii="Times New Roman" w:hAnsi="Times New Roman" w:cs="Times New Roman"/>
            <w:szCs w:val="24"/>
          </w:rPr>
          <w:delText>个数据点</w:delText>
        </w:r>
      </w:del>
      <w:r>
        <w:rPr>
          <w:rFonts w:ascii="Times New Roman" w:hAnsi="Times New Roman" w:cs="Times New Roman"/>
          <w:szCs w:val="24"/>
        </w:rPr>
        <w:t>。</w:t>
      </w:r>
      <w:ins w:id="1218" w:author="alan" w:date="2018-03-17T22:13:19Z">
        <w:r>
          <w:rPr>
            <w:rFonts w:hint="eastAsia" w:ascii="Times New Roman" w:hAnsi="Times New Roman" w:cs="Times New Roman"/>
            <w:szCs w:val="24"/>
            <w:lang w:val="en-US" w:eastAsia="zh-CN"/>
          </w:rPr>
          <w:t>因此</w:t>
        </w:r>
      </w:ins>
      <w:ins w:id="1219" w:author="alan" w:date="2018-03-17T22:13:41Z">
        <w:r>
          <w:rPr>
            <w:rFonts w:hint="eastAsia" w:ascii="Times New Roman" w:hAnsi="Times New Roman" w:cs="Times New Roman"/>
            <w:szCs w:val="24"/>
            <w:lang w:val="en-US" w:eastAsia="zh-CN"/>
          </w:rPr>
          <w:t>，</w:t>
        </w:r>
      </w:ins>
      <w:ins w:id="1220" w:author="alan" w:date="2018-03-17T22:13:25Z">
        <w:r>
          <w:rPr>
            <w:rFonts w:hint="eastAsia" w:ascii="Times New Roman" w:hAnsi="Times New Roman" w:cs="Times New Roman"/>
            <w:szCs w:val="24"/>
            <w:lang w:val="en-US" w:eastAsia="zh-CN"/>
          </w:rPr>
          <w:t>本文</w:t>
        </w:r>
      </w:ins>
      <w:ins w:id="1221" w:author="alan" w:date="2018-03-17T22:13:26Z">
        <w:r>
          <w:rPr>
            <w:rFonts w:hint="eastAsia" w:ascii="Times New Roman" w:hAnsi="Times New Roman" w:cs="Times New Roman"/>
            <w:szCs w:val="24"/>
            <w:lang w:val="en-US" w:eastAsia="zh-CN"/>
          </w:rPr>
          <w:t>进一步</w:t>
        </w:r>
      </w:ins>
      <w:ins w:id="1222" w:author="alan" w:date="2018-03-17T22:13:28Z">
        <w:r>
          <w:rPr>
            <w:rFonts w:hint="eastAsia" w:ascii="Times New Roman" w:hAnsi="Times New Roman" w:cs="Times New Roman"/>
            <w:szCs w:val="24"/>
            <w:lang w:val="en-US" w:eastAsia="zh-CN"/>
          </w:rPr>
          <w:t>使用</w:t>
        </w:r>
      </w:ins>
      <w:ins w:id="1223" w:author="alan" w:date="2018-03-17T22:14:41Z">
        <w:r>
          <w:rPr>
            <w:rFonts w:hint="eastAsia" w:ascii="Times New Roman" w:hAnsi="Times New Roman" w:cs="Times New Roman"/>
            <w:szCs w:val="24"/>
            <w:lang w:val="en-US" w:eastAsia="zh-CN"/>
          </w:rPr>
          <w:t>12</w:t>
        </w:r>
      </w:ins>
      <w:ins w:id="1224" w:author="alan" w:date="2018-03-17T22:14:42Z">
        <w:r>
          <w:rPr>
            <w:rFonts w:hint="eastAsia" w:ascii="Times New Roman" w:hAnsi="Times New Roman" w:cs="Times New Roman"/>
            <w:szCs w:val="24"/>
            <w:lang w:val="en-US" w:eastAsia="zh-CN"/>
          </w:rPr>
          <w:t>0</w:t>
        </w:r>
      </w:ins>
      <w:ins w:id="1225" w:author="alan" w:date="2018-03-17T22:14:03Z">
        <w:r>
          <w:rPr>
            <w:rFonts w:hint="eastAsia" w:ascii="Times New Roman" w:hAnsi="Times New Roman" w:cs="Times New Roman"/>
            <w:szCs w:val="24"/>
            <w:lang w:val="en-US" w:eastAsia="zh-CN"/>
          </w:rPr>
          <w:t>作为</w:t>
        </w:r>
      </w:ins>
      <w:ins w:id="1226" w:author="alan" w:date="2018-03-17T22:14:05Z">
        <w:r>
          <w:rPr>
            <w:rFonts w:hint="eastAsia" w:ascii="Times New Roman" w:hAnsi="Times New Roman" w:cs="Times New Roman"/>
            <w:szCs w:val="24"/>
            <w:lang w:val="en-US" w:eastAsia="zh-CN"/>
          </w:rPr>
          <w:t>确认</w:t>
        </w:r>
      </w:ins>
      <w:ins w:id="1227" w:author="alan" w:date="2018-03-17T22:14:06Z">
        <w:r>
          <w:rPr>
            <w:rFonts w:hint="eastAsia" w:ascii="Times New Roman" w:hAnsi="Times New Roman" w:cs="Times New Roman"/>
            <w:szCs w:val="24"/>
            <w:lang w:val="en-US" w:eastAsia="zh-CN"/>
          </w:rPr>
          <w:t>航次</w:t>
        </w:r>
      </w:ins>
      <w:ins w:id="1228" w:author="alan" w:date="2018-03-17T22:14:07Z">
        <w:r>
          <w:rPr>
            <w:rFonts w:hint="eastAsia" w:ascii="Times New Roman" w:hAnsi="Times New Roman" w:cs="Times New Roman"/>
            <w:szCs w:val="24"/>
            <w:lang w:val="en-US" w:eastAsia="zh-CN"/>
          </w:rPr>
          <w:t>的</w:t>
        </w:r>
      </w:ins>
      <w:ins w:id="1229" w:author="alan" w:date="2018-03-17T22:14:08Z">
        <w:r>
          <w:rPr>
            <w:rFonts w:hint="eastAsia" w:ascii="Times New Roman" w:hAnsi="Times New Roman" w:cs="Times New Roman"/>
            <w:szCs w:val="24"/>
            <w:lang w:val="en-US" w:eastAsia="zh-CN"/>
          </w:rPr>
          <w:t>门限</w:t>
        </w:r>
      </w:ins>
      <w:ins w:id="1230" w:author="alan" w:date="2018-03-17T22:14:59Z">
        <w:r>
          <w:rPr>
            <w:rFonts w:hint="eastAsia" w:ascii="Times New Roman" w:hAnsi="Times New Roman" w:cs="Times New Roman"/>
            <w:szCs w:val="24"/>
            <w:lang w:val="en-US" w:eastAsia="zh-CN"/>
          </w:rPr>
          <w:t>记录数</w:t>
        </w:r>
      </w:ins>
      <w:ins w:id="1231" w:author="alan" w:date="2018-03-17T22:14:09Z">
        <w:r>
          <w:rPr>
            <w:rFonts w:hint="eastAsia" w:ascii="Times New Roman" w:hAnsi="Times New Roman" w:cs="Times New Roman"/>
            <w:szCs w:val="24"/>
            <w:lang w:val="en-US" w:eastAsia="zh-CN"/>
          </w:rPr>
          <w:t>，</w:t>
        </w:r>
      </w:ins>
      <w:ins w:id="1232" w:author="alan" w:date="2018-03-17T22:14:10Z">
        <w:r>
          <w:rPr>
            <w:rFonts w:hint="eastAsia" w:ascii="Times New Roman" w:hAnsi="Times New Roman" w:cs="Times New Roman"/>
            <w:szCs w:val="24"/>
            <w:lang w:val="en-US" w:eastAsia="zh-CN"/>
          </w:rPr>
          <w:t>超过</w:t>
        </w:r>
      </w:ins>
      <w:ins w:id="1233" w:author="alan" w:date="2018-03-17T22:15:02Z">
        <w:r>
          <w:rPr>
            <w:rFonts w:hint="eastAsia" w:ascii="Times New Roman" w:hAnsi="Times New Roman" w:cs="Times New Roman"/>
            <w:szCs w:val="24"/>
            <w:lang w:val="en-US" w:eastAsia="zh-CN"/>
          </w:rPr>
          <w:t>12</w:t>
        </w:r>
      </w:ins>
      <w:ins w:id="1234" w:author="alan" w:date="2018-03-17T22:15:03Z">
        <w:r>
          <w:rPr>
            <w:rFonts w:hint="eastAsia" w:ascii="Times New Roman" w:hAnsi="Times New Roman" w:cs="Times New Roman"/>
            <w:szCs w:val="24"/>
            <w:lang w:val="en-US" w:eastAsia="zh-CN"/>
          </w:rPr>
          <w:t>0</w:t>
        </w:r>
      </w:ins>
      <w:ins w:id="1235" w:author="alan" w:date="2018-03-17T22:15:04Z">
        <w:r>
          <w:rPr>
            <w:rFonts w:hint="eastAsia" w:ascii="Times New Roman" w:hAnsi="Times New Roman" w:cs="Times New Roman"/>
            <w:szCs w:val="24"/>
            <w:lang w:val="en-US" w:eastAsia="zh-CN"/>
          </w:rPr>
          <w:t>条</w:t>
        </w:r>
      </w:ins>
      <w:ins w:id="1236" w:author="alan" w:date="2018-03-17T22:15:05Z">
        <w:r>
          <w:rPr>
            <w:rFonts w:hint="eastAsia" w:ascii="Times New Roman" w:hAnsi="Times New Roman" w:cs="Times New Roman"/>
            <w:szCs w:val="24"/>
            <w:lang w:val="en-US" w:eastAsia="zh-CN"/>
          </w:rPr>
          <w:t>的</w:t>
        </w:r>
      </w:ins>
      <w:ins w:id="1237" w:author="alan" w:date="2018-03-17T22:14:22Z">
        <w:r>
          <w:rPr>
            <w:rFonts w:hint="eastAsia" w:ascii="Times New Roman" w:hAnsi="Times New Roman" w:cs="Times New Roman"/>
            <w:szCs w:val="24"/>
            <w:lang w:val="en-US" w:eastAsia="zh-CN"/>
          </w:rPr>
          <w:t>VMS</w:t>
        </w:r>
      </w:ins>
      <w:ins w:id="1238" w:author="alan" w:date="2018-03-17T22:14:23Z">
        <w:r>
          <w:rPr>
            <w:rFonts w:hint="eastAsia" w:ascii="Times New Roman" w:hAnsi="Times New Roman" w:cs="Times New Roman"/>
            <w:szCs w:val="24"/>
            <w:lang w:val="en-US" w:eastAsia="zh-CN"/>
          </w:rPr>
          <w:t>记录</w:t>
        </w:r>
      </w:ins>
      <w:ins w:id="1239" w:author="alan" w:date="2018-03-17T22:14:24Z">
        <w:r>
          <w:rPr>
            <w:rFonts w:hint="eastAsia" w:ascii="Times New Roman" w:hAnsi="Times New Roman" w:cs="Times New Roman"/>
            <w:szCs w:val="24"/>
            <w:lang w:val="en-US" w:eastAsia="zh-CN"/>
          </w:rPr>
          <w:t>集合</w:t>
        </w:r>
      </w:ins>
      <w:ins w:id="1240" w:author="alan" w:date="2018-03-17T22:14:25Z">
        <w:r>
          <w:rPr>
            <w:rFonts w:hint="eastAsia" w:ascii="Times New Roman" w:hAnsi="Times New Roman" w:cs="Times New Roman"/>
            <w:szCs w:val="24"/>
            <w:lang w:val="en-US" w:eastAsia="zh-CN"/>
          </w:rPr>
          <w:t>才</w:t>
        </w:r>
      </w:ins>
      <w:ins w:id="1241" w:author="alan" w:date="2018-03-17T22:14:27Z">
        <w:r>
          <w:rPr>
            <w:rFonts w:hint="eastAsia" w:ascii="Times New Roman" w:hAnsi="Times New Roman" w:cs="Times New Roman"/>
            <w:szCs w:val="24"/>
            <w:lang w:val="en-US" w:eastAsia="zh-CN"/>
          </w:rPr>
          <w:t>确定</w:t>
        </w:r>
      </w:ins>
      <w:ins w:id="1242" w:author="alan" w:date="2018-03-17T22:14:28Z">
        <w:r>
          <w:rPr>
            <w:rFonts w:hint="eastAsia" w:ascii="Times New Roman" w:hAnsi="Times New Roman" w:cs="Times New Roman"/>
            <w:szCs w:val="24"/>
            <w:lang w:val="en-US" w:eastAsia="zh-CN"/>
          </w:rPr>
          <w:t>为</w:t>
        </w:r>
      </w:ins>
      <w:ins w:id="1243" w:author="alan" w:date="2018-03-17T22:14:29Z">
        <w:r>
          <w:rPr>
            <w:rFonts w:hint="eastAsia" w:ascii="Times New Roman" w:hAnsi="Times New Roman" w:cs="Times New Roman"/>
            <w:szCs w:val="24"/>
            <w:lang w:val="en-US" w:eastAsia="zh-CN"/>
          </w:rPr>
          <w:t>一个</w:t>
        </w:r>
      </w:ins>
      <w:ins w:id="1244" w:author="alan" w:date="2018-03-17T22:14:30Z">
        <w:r>
          <w:rPr>
            <w:rFonts w:hint="eastAsia" w:ascii="Times New Roman" w:hAnsi="Times New Roman" w:cs="Times New Roman"/>
            <w:szCs w:val="24"/>
            <w:lang w:val="en-US" w:eastAsia="zh-CN"/>
          </w:rPr>
          <w:t>航次</w:t>
        </w:r>
      </w:ins>
      <w:ins w:id="1245" w:author="alan" w:date="2018-03-17T22:14:31Z">
        <w:r>
          <w:rPr>
            <w:rFonts w:hint="eastAsia" w:ascii="Times New Roman" w:hAnsi="Times New Roman" w:cs="Times New Roman"/>
            <w:szCs w:val="24"/>
            <w:lang w:val="en-US" w:eastAsia="zh-CN"/>
          </w:rPr>
          <w:t>。</w:t>
        </w:r>
      </w:ins>
      <w:r>
        <w:rPr>
          <w:rFonts w:ascii="Times New Roman" w:hAnsi="Times New Roman" w:cs="Times New Roman"/>
          <w:szCs w:val="24"/>
        </w:rPr>
        <w:t>经过统计，划分出的99个航次中有81个航次的数据量小于120</w:t>
      </w:r>
      <w:ins w:id="1246" w:author="alan" w:date="2018-03-17T22:15:15Z">
        <w:r>
          <w:rPr>
            <w:rFonts w:hint="eastAsia" w:ascii="Times New Roman" w:hAnsi="Times New Roman" w:cs="Times New Roman"/>
            <w:szCs w:val="24"/>
            <w:lang w:val="en-US" w:eastAsia="zh-CN"/>
          </w:rPr>
          <w:t>条</w:t>
        </w:r>
      </w:ins>
      <w:ins w:id="1247" w:author="alan" w:date="2018-03-17T22:15:16Z">
        <w:r>
          <w:rPr>
            <w:rFonts w:hint="eastAsia" w:ascii="Times New Roman" w:hAnsi="Times New Roman" w:cs="Times New Roman"/>
            <w:szCs w:val="24"/>
            <w:lang w:val="en-US" w:eastAsia="zh-CN"/>
          </w:rPr>
          <w:t>记录</w:t>
        </w:r>
      </w:ins>
      <w:del w:id="1248" w:author="alan" w:date="2018-03-17T22:15:14Z">
        <w:r>
          <w:rPr>
            <w:rFonts w:ascii="Times New Roman" w:hAnsi="Times New Roman" w:cs="Times New Roman"/>
            <w:szCs w:val="24"/>
          </w:rPr>
          <w:delText>个</w:delText>
        </w:r>
      </w:del>
      <w:del w:id="1249" w:author="alan" w:date="2018-03-17T22:15:13Z">
        <w:r>
          <w:rPr>
            <w:rFonts w:ascii="Times New Roman" w:hAnsi="Times New Roman" w:cs="Times New Roman"/>
            <w:szCs w:val="24"/>
          </w:rPr>
          <w:delText>数据</w:delText>
        </w:r>
      </w:del>
      <w:del w:id="1250" w:author="alan" w:date="2018-03-17T22:15:12Z">
        <w:r>
          <w:rPr>
            <w:rFonts w:ascii="Times New Roman" w:hAnsi="Times New Roman" w:cs="Times New Roman"/>
            <w:szCs w:val="24"/>
          </w:rPr>
          <w:delText>点</w:delText>
        </w:r>
      </w:del>
      <w:r>
        <w:rPr>
          <w:rFonts w:ascii="Times New Roman" w:hAnsi="Times New Roman" w:cs="Times New Roman"/>
          <w:szCs w:val="24"/>
        </w:rPr>
        <w:t>。</w:t>
      </w:r>
      <w:ins w:id="1251" w:author="alan" w:date="2018-03-17T22:15:37Z">
        <w:r>
          <w:rPr>
            <w:rFonts w:hint="eastAsia" w:ascii="Times New Roman" w:hAnsi="Times New Roman" w:cs="Times New Roman"/>
            <w:szCs w:val="24"/>
            <w:lang w:val="en-US" w:eastAsia="zh-CN"/>
          </w:rPr>
          <w:t>针对</w:t>
        </w:r>
      </w:ins>
      <w:ins w:id="1252" w:author="alan" w:date="2018-03-17T22:15:34Z">
        <w:r>
          <w:rPr>
            <w:rFonts w:ascii="Times New Roman" w:hAnsi="Times New Roman" w:cs="Times New Roman"/>
            <w:szCs w:val="24"/>
          </w:rPr>
          <w:t>图2-3的例子</w:t>
        </w:r>
      </w:ins>
      <w:ins w:id="1253" w:author="alan" w:date="2018-03-17T22:15:38Z">
        <w:r>
          <w:rPr>
            <w:rFonts w:hint="eastAsia" w:ascii="Times New Roman" w:hAnsi="Times New Roman" w:cs="Times New Roman"/>
            <w:szCs w:val="24"/>
            <w:lang w:eastAsia="zh-CN"/>
          </w:rPr>
          <w:t>，</w:t>
        </w:r>
      </w:ins>
      <w:r>
        <w:rPr>
          <w:rFonts w:ascii="Times New Roman" w:hAnsi="Times New Roman" w:cs="Times New Roman"/>
          <w:szCs w:val="24"/>
        </w:rPr>
        <w:t>通过</w:t>
      </w:r>
      <w:ins w:id="1254" w:author="alan" w:date="2018-03-17T22:15:43Z">
        <w:r>
          <w:rPr>
            <w:rFonts w:hint="eastAsia" w:ascii="Times New Roman" w:hAnsi="Times New Roman" w:cs="Times New Roman"/>
            <w:szCs w:val="24"/>
            <w:lang w:val="en-US" w:eastAsia="zh-CN"/>
          </w:rPr>
          <w:t>门限</w:t>
        </w:r>
      </w:ins>
      <w:del w:id="1255" w:author="alan" w:date="2018-03-17T22:15:41Z">
        <w:r>
          <w:rPr>
            <w:rFonts w:ascii="Times New Roman" w:hAnsi="Times New Roman" w:cs="Times New Roman"/>
            <w:szCs w:val="24"/>
          </w:rPr>
          <w:delText>这一</w:delText>
        </w:r>
      </w:del>
      <w:del w:id="1256" w:author="alan" w:date="2018-03-17T22:15:40Z">
        <w:r>
          <w:rPr>
            <w:rFonts w:ascii="Times New Roman" w:hAnsi="Times New Roman" w:cs="Times New Roman"/>
            <w:szCs w:val="24"/>
          </w:rPr>
          <w:delText>约束</w:delText>
        </w:r>
      </w:del>
      <w:r>
        <w:rPr>
          <w:rFonts w:ascii="Times New Roman" w:hAnsi="Times New Roman" w:cs="Times New Roman"/>
          <w:szCs w:val="24"/>
        </w:rPr>
        <w:t>条件筛选得到18个航次作为航次划分模块的结果。</w:t>
      </w:r>
    </w:p>
    <w:p>
      <w:pPr>
        <w:pStyle w:val="3"/>
        <w:keepNext w:val="0"/>
        <w:keepLines w:val="0"/>
        <w:numPr>
          <w:ilvl w:val="1"/>
          <w:numId w:val="1"/>
        </w:numPr>
        <w:spacing w:line="360" w:lineRule="auto"/>
        <w:rPr>
          <w:rFonts w:ascii="Times New Roman" w:hAnsi="Times New Roman" w:cs="Times New Roman"/>
          <w:rPrChange w:id="1257" w:author="alan" w:date="2018-03-17T21:46:09Z">
            <w:rPr/>
          </w:rPrChange>
        </w:rPr>
      </w:pPr>
      <w:bookmarkStart w:id="20" w:name="_Toc508613002"/>
      <w:bookmarkStart w:id="21" w:name="_Toc508613075"/>
      <w:r>
        <w:rPr>
          <w:rFonts w:hint="default" w:ascii="Times New Roman" w:hAnsi="Times New Roman" w:cs="Times New Roman"/>
          <w:rPrChange w:id="1258" w:author="alan" w:date="2018-03-17T21:46:09Z">
            <w:rPr>
              <w:rFonts w:hint="eastAsia"/>
            </w:rPr>
          </w:rPrChange>
        </w:rPr>
        <w:t>捕捞行为识别</w:t>
      </w:r>
      <w:bookmarkEnd w:id="20"/>
      <w:bookmarkEnd w:id="21"/>
    </w:p>
    <w:p>
      <w:pPr>
        <w:spacing w:line="360" w:lineRule="auto"/>
        <w:rPr>
          <w:rFonts w:ascii="Times New Roman" w:hAnsi="Times New Roman" w:cs="Times New Roman"/>
          <w:szCs w:val="24"/>
        </w:rPr>
      </w:pPr>
      <w:r>
        <w:rPr>
          <w:rFonts w:hint="default" w:ascii="Times New Roman" w:hAnsi="Times New Roman" w:cs="Times New Roman"/>
          <w:szCs w:val="24"/>
          <w:rPrChange w:id="1259" w:author="alan" w:date="2018-03-17T21:46:09Z">
            <w:rPr>
              <w:rFonts w:hint="eastAsia" w:asciiTheme="minorEastAsia" w:hAnsiTheme="minorEastAsia"/>
              <w:szCs w:val="24"/>
            </w:rPr>
          </w:rPrChange>
        </w:rPr>
        <w:tab/>
      </w:r>
      <w:r>
        <w:rPr>
          <w:rFonts w:ascii="Times New Roman" w:hAnsi="Times New Roman" w:cs="Times New Roman"/>
          <w:szCs w:val="24"/>
        </w:rPr>
        <w:t>拖网</w:t>
      </w:r>
      <w:del w:id="1260" w:author="alan" w:date="2018-03-17T21:14:13Z">
        <w:r>
          <w:rPr>
            <w:rFonts w:ascii="Times New Roman" w:hAnsi="Times New Roman" w:cs="Times New Roman"/>
            <w:szCs w:val="24"/>
          </w:rPr>
          <w:delText>渔船</w:delText>
        </w:r>
      </w:del>
      <w:ins w:id="126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在捕捞作业中通过拖曳渔网在渔区内做折返运动完成捕捞，</w:t>
      </w:r>
      <w:del w:id="1262" w:author="alan" w:date="2018-03-17T22:16:10Z">
        <w:r>
          <w:rPr>
            <w:rFonts w:ascii="Times New Roman" w:hAnsi="Times New Roman" w:cs="Times New Roman"/>
            <w:szCs w:val="24"/>
            <w:lang w:val="en-US"/>
          </w:rPr>
          <w:delText>我们</w:delText>
        </w:r>
      </w:del>
      <w:ins w:id="1263" w:author="alan" w:date="2018-03-17T22:16:11Z">
        <w:r>
          <w:rPr>
            <w:rFonts w:hint="eastAsia" w:ascii="Times New Roman" w:hAnsi="Times New Roman" w:cs="Times New Roman"/>
            <w:szCs w:val="24"/>
            <w:lang w:val="en-US" w:eastAsia="zh-CN"/>
          </w:rPr>
          <w:t>本文</w:t>
        </w:r>
      </w:ins>
      <w:r>
        <w:rPr>
          <w:rFonts w:ascii="Times New Roman" w:hAnsi="Times New Roman" w:cs="Times New Roman"/>
          <w:szCs w:val="24"/>
        </w:rPr>
        <w:t>利用</w:t>
      </w:r>
      <w:ins w:id="1264" w:author="alan" w:date="2018-03-17T22:16:17Z">
        <w:r>
          <w:rPr>
            <w:rFonts w:hint="eastAsia" w:ascii="Times New Roman" w:hAnsi="Times New Roman" w:cs="Times New Roman"/>
            <w:szCs w:val="24"/>
            <w:lang w:val="en-US" w:eastAsia="zh-CN"/>
          </w:rPr>
          <w:t>这个</w:t>
        </w:r>
      </w:ins>
      <w:ins w:id="1265" w:author="alan" w:date="2018-03-17T22:16:18Z">
        <w:r>
          <w:rPr>
            <w:rFonts w:hint="eastAsia" w:ascii="Times New Roman" w:hAnsi="Times New Roman" w:cs="Times New Roman"/>
            <w:szCs w:val="24"/>
            <w:lang w:val="en-US" w:eastAsia="zh-CN"/>
          </w:rPr>
          <w:t>特点</w:t>
        </w:r>
      </w:ins>
      <w:del w:id="1266" w:author="alan" w:date="2018-03-17T22:16:16Z">
        <w:r>
          <w:rPr>
            <w:rFonts w:ascii="Times New Roman" w:hAnsi="Times New Roman" w:cs="Times New Roman"/>
            <w:szCs w:val="24"/>
          </w:rPr>
          <w:delText>这种</w:delText>
        </w:r>
      </w:del>
      <w:del w:id="1267" w:author="alan" w:date="2018-03-17T22:16:15Z">
        <w:r>
          <w:rPr>
            <w:rFonts w:ascii="Times New Roman" w:hAnsi="Times New Roman" w:cs="Times New Roman"/>
            <w:szCs w:val="24"/>
          </w:rPr>
          <w:delText>特性，</w:delText>
        </w:r>
      </w:del>
      <w:del w:id="1268" w:author="alan" w:date="2018-03-17T22:16:14Z">
        <w:r>
          <w:rPr>
            <w:rFonts w:ascii="Times New Roman" w:hAnsi="Times New Roman" w:cs="Times New Roman"/>
            <w:szCs w:val="24"/>
          </w:rPr>
          <w:delText>通过</w:delText>
        </w:r>
      </w:del>
      <w:r>
        <w:rPr>
          <w:rFonts w:ascii="Times New Roman" w:hAnsi="Times New Roman" w:cs="Times New Roman"/>
          <w:szCs w:val="24"/>
        </w:rPr>
        <w:t>识别</w:t>
      </w:r>
      <w:ins w:id="1269" w:author="alan" w:date="2018-03-17T22:16:22Z">
        <w:r>
          <w:rPr>
            <w:rFonts w:hint="eastAsia" w:ascii="Times New Roman" w:hAnsi="Times New Roman" w:cs="Times New Roman"/>
            <w:szCs w:val="24"/>
            <w:lang w:val="en-US" w:eastAsia="zh-CN"/>
          </w:rPr>
          <w:t>VMS</w:t>
        </w:r>
      </w:ins>
      <w:r>
        <w:rPr>
          <w:rFonts w:ascii="Times New Roman" w:hAnsi="Times New Roman" w:cs="Times New Roman"/>
          <w:szCs w:val="24"/>
        </w:rPr>
        <w:t>轨迹上的</w:t>
      </w:r>
      <w:ins w:id="1270" w:author="alan" w:date="2018-03-17T22:16:26Z">
        <w:r>
          <w:rPr>
            <w:rFonts w:hint="eastAsia" w:ascii="Times New Roman" w:hAnsi="Times New Roman" w:cs="Times New Roman"/>
            <w:szCs w:val="24"/>
            <w:lang w:val="en-US" w:eastAsia="zh-CN"/>
          </w:rPr>
          <w:t>叠加</w:t>
        </w:r>
      </w:ins>
      <w:del w:id="1271" w:author="alan" w:date="2018-03-17T22:16:24Z">
        <w:r>
          <w:rPr>
            <w:rFonts w:ascii="Times New Roman" w:hAnsi="Times New Roman" w:cs="Times New Roman"/>
            <w:szCs w:val="24"/>
          </w:rPr>
          <w:delText>折返</w:delText>
        </w:r>
      </w:del>
      <w:r>
        <w:rPr>
          <w:rFonts w:ascii="Times New Roman" w:hAnsi="Times New Roman" w:cs="Times New Roman"/>
          <w:szCs w:val="24"/>
        </w:rPr>
        <w:t>区域</w:t>
      </w:r>
      <w:del w:id="1272" w:author="alan" w:date="2018-03-17T22:16:35Z">
        <w:r>
          <w:rPr>
            <w:rFonts w:ascii="Times New Roman" w:hAnsi="Times New Roman" w:cs="Times New Roman"/>
            <w:szCs w:val="24"/>
          </w:rPr>
          <w:delText>——本文称其为</w:delText>
        </w:r>
      </w:del>
      <w:ins w:id="1273" w:author="alan" w:date="2018-03-17T22:16:35Z">
        <w:r>
          <w:rPr>
            <w:rFonts w:hint="eastAsia" w:ascii="Times New Roman" w:hAnsi="Times New Roman" w:cs="Times New Roman"/>
            <w:szCs w:val="24"/>
            <w:lang w:eastAsia="zh-CN"/>
          </w:rPr>
          <w:t>，</w:t>
        </w:r>
      </w:ins>
      <w:ins w:id="1274" w:author="alan" w:date="2018-03-17T22:16:36Z">
        <w:r>
          <w:rPr>
            <w:rFonts w:hint="eastAsia" w:ascii="Times New Roman" w:hAnsi="Times New Roman" w:cs="Times New Roman"/>
            <w:szCs w:val="24"/>
            <w:lang w:val="en-US" w:eastAsia="zh-CN"/>
          </w:rPr>
          <w:t>确定</w:t>
        </w:r>
      </w:ins>
      <w:ins w:id="1275" w:author="alan" w:date="2018-03-17T22:16:37Z">
        <w:r>
          <w:rPr>
            <w:rFonts w:hint="eastAsia" w:ascii="Times New Roman" w:hAnsi="Times New Roman" w:cs="Times New Roman"/>
            <w:szCs w:val="24"/>
            <w:lang w:val="en-US" w:eastAsia="zh-CN"/>
          </w:rPr>
          <w:t>为</w:t>
        </w:r>
      </w:ins>
      <w:r>
        <w:commentReference w:id="16"/>
      </w:r>
      <w:r>
        <w:rPr>
          <w:rFonts w:ascii="Times New Roman" w:hAnsi="Times New Roman" w:cs="Times New Roman"/>
          <w:szCs w:val="24"/>
        </w:rPr>
        <w:t>捕捞轨迹区域，</w:t>
      </w:r>
      <w:ins w:id="1276" w:author="alan" w:date="2018-03-17T22:17:27Z">
        <w:r>
          <w:rPr>
            <w:rFonts w:hint="eastAsia" w:ascii="Times New Roman" w:hAnsi="Times New Roman" w:cs="Times New Roman"/>
            <w:szCs w:val="24"/>
            <w:lang w:val="en-US" w:eastAsia="zh-CN"/>
          </w:rPr>
          <w:t>进而</w:t>
        </w:r>
      </w:ins>
      <w:ins w:id="1277" w:author="alan" w:date="2018-03-17T22:17:30Z">
        <w:r>
          <w:rPr>
            <w:rFonts w:hint="eastAsia" w:ascii="Times New Roman" w:hAnsi="Times New Roman" w:cs="Times New Roman"/>
            <w:szCs w:val="24"/>
            <w:lang w:val="en-US" w:eastAsia="zh-CN"/>
          </w:rPr>
          <w:t>确定</w:t>
        </w:r>
      </w:ins>
      <w:ins w:id="1278" w:author="alan" w:date="2018-03-17T22:17:37Z">
        <w:r>
          <w:rPr>
            <w:rFonts w:hint="eastAsia" w:ascii="Times New Roman" w:hAnsi="Times New Roman" w:cs="Times New Roman"/>
            <w:szCs w:val="24"/>
            <w:lang w:val="en-US" w:eastAsia="zh-CN"/>
          </w:rPr>
          <w:t>进入</w:t>
        </w:r>
      </w:ins>
      <w:ins w:id="1279" w:author="alan" w:date="2018-03-17T22:17:39Z">
        <w:r>
          <w:rPr>
            <w:rFonts w:hint="eastAsia" w:ascii="Times New Roman" w:hAnsi="Times New Roman" w:cs="Times New Roman"/>
            <w:szCs w:val="24"/>
            <w:lang w:val="en-US" w:eastAsia="zh-CN"/>
          </w:rPr>
          <w:t>离开</w:t>
        </w:r>
      </w:ins>
      <w:ins w:id="1280" w:author="alan" w:date="2018-03-17T22:17:44Z">
        <w:r>
          <w:rPr>
            <w:rFonts w:hint="eastAsia" w:ascii="Times New Roman" w:hAnsi="Times New Roman" w:cs="Times New Roman"/>
            <w:szCs w:val="24"/>
            <w:lang w:val="en-US" w:eastAsia="zh-CN"/>
          </w:rPr>
          <w:t>该区域</w:t>
        </w:r>
      </w:ins>
      <w:ins w:id="1281" w:author="alan" w:date="2018-03-17T22:17:45Z">
        <w:r>
          <w:rPr>
            <w:rFonts w:hint="eastAsia" w:ascii="Times New Roman" w:hAnsi="Times New Roman" w:cs="Times New Roman"/>
            <w:szCs w:val="24"/>
            <w:lang w:val="en-US" w:eastAsia="zh-CN"/>
          </w:rPr>
          <w:t>的</w:t>
        </w:r>
      </w:ins>
      <w:ins w:id="1282" w:author="alan" w:date="2018-03-17T22:18:00Z">
        <w:r>
          <w:rPr>
            <w:rFonts w:hint="eastAsia" w:ascii="Times New Roman" w:hAnsi="Times New Roman" w:cs="Times New Roman"/>
            <w:szCs w:val="24"/>
            <w:lang w:val="en-US" w:eastAsia="zh-CN"/>
          </w:rPr>
          <w:t>捕捞</w:t>
        </w:r>
      </w:ins>
      <w:ins w:id="1283" w:author="alan" w:date="2018-03-17T22:18:01Z">
        <w:r>
          <w:rPr>
            <w:rFonts w:hint="eastAsia" w:ascii="Times New Roman" w:hAnsi="Times New Roman" w:cs="Times New Roman"/>
            <w:szCs w:val="24"/>
            <w:lang w:val="en-US" w:eastAsia="zh-CN"/>
          </w:rPr>
          <w:t>记录</w:t>
        </w:r>
      </w:ins>
      <w:ins w:id="1284" w:author="alan" w:date="2018-03-17T22:18:07Z">
        <w:r>
          <w:rPr>
            <w:rFonts w:hint="eastAsia" w:ascii="Times New Roman" w:hAnsi="Times New Roman" w:cs="Times New Roman"/>
            <w:szCs w:val="24"/>
            <w:lang w:val="en-US" w:eastAsia="zh-CN"/>
          </w:rPr>
          <w:t>端</w:t>
        </w:r>
      </w:ins>
      <w:ins w:id="1285" w:author="alan" w:date="2018-03-17T22:18:01Z">
        <w:r>
          <w:rPr>
            <w:rFonts w:hint="eastAsia" w:ascii="Times New Roman" w:hAnsi="Times New Roman" w:cs="Times New Roman"/>
            <w:szCs w:val="24"/>
            <w:lang w:val="en-US" w:eastAsia="zh-CN"/>
          </w:rPr>
          <w:t>点</w:t>
        </w:r>
      </w:ins>
      <w:ins w:id="1286" w:author="alan" w:date="2018-03-17T22:18:02Z">
        <w:r>
          <w:rPr>
            <w:rFonts w:hint="eastAsia" w:ascii="Times New Roman" w:hAnsi="Times New Roman" w:cs="Times New Roman"/>
            <w:szCs w:val="24"/>
            <w:lang w:val="en-US" w:eastAsia="zh-CN"/>
          </w:rPr>
          <w:t>，</w:t>
        </w:r>
      </w:ins>
      <w:r>
        <w:rPr>
          <w:rFonts w:ascii="Times New Roman" w:hAnsi="Times New Roman" w:cs="Times New Roman"/>
          <w:szCs w:val="24"/>
        </w:rPr>
        <w:t>完成对</w:t>
      </w:r>
      <w:del w:id="1287" w:author="alan" w:date="2018-03-17T21:14:13Z">
        <w:r>
          <w:rPr>
            <w:rFonts w:ascii="Times New Roman" w:hAnsi="Times New Roman" w:cs="Times New Roman"/>
            <w:szCs w:val="24"/>
          </w:rPr>
          <w:delText>渔船</w:delText>
        </w:r>
      </w:del>
      <w:ins w:id="128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捕捞行为的识别。捕捞行为识别模块首先对航次进行轨迹压缩，然后通过数学形态学识别</w:t>
      </w:r>
      <w:ins w:id="1289" w:author="alan" w:date="2018-03-17T22:18:33Z">
        <w:r>
          <w:rPr>
            <w:rFonts w:hint="eastAsia" w:ascii="Times New Roman" w:hAnsi="Times New Roman" w:cs="Times New Roman"/>
            <w:szCs w:val="24"/>
            <w:lang w:val="en-US" w:eastAsia="zh-CN"/>
          </w:rPr>
          <w:t>但航次</w:t>
        </w:r>
      </w:ins>
      <w:r>
        <w:rPr>
          <w:rFonts w:ascii="Times New Roman" w:hAnsi="Times New Roman" w:cs="Times New Roman"/>
          <w:szCs w:val="24"/>
        </w:rPr>
        <w:t>轨迹图像上的捕捞</w:t>
      </w:r>
      <w:del w:id="1290" w:author="alan" w:date="2018-03-17T22:18:39Z">
        <w:r>
          <w:rPr>
            <w:rFonts w:ascii="Times New Roman" w:hAnsi="Times New Roman" w:cs="Times New Roman"/>
            <w:szCs w:val="24"/>
          </w:rPr>
          <w:delText>轨</w:delText>
        </w:r>
      </w:del>
      <w:del w:id="1291" w:author="alan" w:date="2018-03-17T22:18:38Z">
        <w:r>
          <w:rPr>
            <w:rFonts w:ascii="Times New Roman" w:hAnsi="Times New Roman" w:cs="Times New Roman"/>
            <w:szCs w:val="24"/>
          </w:rPr>
          <w:delText>迹</w:delText>
        </w:r>
      </w:del>
      <w:r>
        <w:rPr>
          <w:rFonts w:ascii="Times New Roman" w:hAnsi="Times New Roman" w:cs="Times New Roman"/>
          <w:szCs w:val="24"/>
        </w:rPr>
        <w:t>区域，得到捕捞行为起始和结束点作为输出。</w:t>
      </w:r>
    </w:p>
    <w:p>
      <w:pPr>
        <w:pStyle w:val="4"/>
        <w:keepNext w:val="0"/>
        <w:keepLines w:val="0"/>
        <w:numPr>
          <w:ilvl w:val="2"/>
          <w:numId w:val="1"/>
        </w:numPr>
        <w:spacing w:line="360" w:lineRule="auto"/>
        <w:rPr>
          <w:rFonts w:ascii="Times New Roman" w:hAnsi="Times New Roman" w:cs="Times New Roman"/>
          <w:rPrChange w:id="1292" w:author="alan" w:date="2018-03-17T21:46:09Z">
            <w:rPr/>
          </w:rPrChange>
        </w:rPr>
      </w:pPr>
      <w:bookmarkStart w:id="22" w:name="_Toc508613076"/>
      <w:bookmarkStart w:id="23" w:name="_Toc508613003"/>
      <w:r>
        <w:rPr>
          <w:rFonts w:hint="default" w:ascii="Times New Roman" w:hAnsi="Times New Roman" w:cs="Times New Roman"/>
          <w:rPrChange w:id="1293" w:author="alan" w:date="2018-03-17T21:46:09Z">
            <w:rPr>
              <w:rFonts w:hint="eastAsia"/>
            </w:rPr>
          </w:rPrChange>
        </w:rPr>
        <w:t>轨迹压缩</w:t>
      </w:r>
      <w:bookmarkEnd w:id="22"/>
      <w:bookmarkEnd w:id="23"/>
    </w:p>
    <w:p>
      <w:pPr>
        <w:spacing w:line="360" w:lineRule="auto"/>
        <w:ind w:firstLine="420"/>
        <w:rPr>
          <w:rFonts w:ascii="Times New Roman" w:hAnsi="Times New Roman" w:cs="Times New Roman"/>
          <w:szCs w:val="24"/>
        </w:rPr>
        <w:pPrChange w:id="1294" w:author="alan" w:date="2018-03-17T22:20:56Z">
          <w:pPr>
            <w:spacing w:line="360" w:lineRule="auto"/>
          </w:pPr>
        </w:pPrChange>
      </w:pPr>
      <w:r>
        <w:commentReference w:id="17"/>
      </w:r>
      <w:ins w:id="1295" w:author="alan" w:date="2018-03-17T22:21:21Z">
        <w:r>
          <w:rPr>
            <w:rFonts w:hint="eastAsia"/>
            <w:lang w:val="en-US" w:eastAsia="zh-CN"/>
          </w:rPr>
          <w:t>单</w:t>
        </w:r>
      </w:ins>
      <w:ins w:id="1296" w:author="alan" w:date="2018-03-17T22:21:22Z">
        <w:r>
          <w:rPr>
            <w:rFonts w:hint="eastAsia"/>
            <w:lang w:val="en-US" w:eastAsia="zh-CN"/>
          </w:rPr>
          <w:t>航次</w:t>
        </w:r>
      </w:ins>
      <w:ins w:id="1297" w:author="alan" w:date="2018-03-17T22:21:26Z">
        <w:r>
          <w:rPr>
            <w:rFonts w:hint="eastAsia"/>
            <w:lang w:val="en-US" w:eastAsia="zh-CN"/>
          </w:rPr>
          <w:t>VMS</w:t>
        </w:r>
      </w:ins>
      <w:ins w:id="1298" w:author="alan" w:date="2018-03-17T22:21:27Z">
        <w:r>
          <w:rPr>
            <w:rFonts w:hint="eastAsia"/>
            <w:lang w:val="en-US" w:eastAsia="zh-CN"/>
          </w:rPr>
          <w:t>数据</w:t>
        </w:r>
      </w:ins>
      <w:ins w:id="1299" w:author="alan" w:date="2018-03-17T22:21:29Z">
        <w:r>
          <w:rPr>
            <w:rFonts w:hint="eastAsia"/>
            <w:lang w:val="en-US" w:eastAsia="zh-CN"/>
          </w:rPr>
          <w:t>中</w:t>
        </w:r>
      </w:ins>
      <w:ins w:id="1300" w:author="alan" w:date="2018-03-17T22:21:30Z">
        <w:r>
          <w:rPr>
            <w:rFonts w:hint="eastAsia"/>
            <w:lang w:val="en-US" w:eastAsia="zh-CN"/>
          </w:rPr>
          <w:t>，</w:t>
        </w:r>
      </w:ins>
      <w:ins w:id="1301" w:author="alan" w:date="2018-03-17T22:21:36Z">
        <w:r>
          <w:rPr>
            <w:rFonts w:hint="eastAsia"/>
            <w:lang w:val="en-US" w:eastAsia="zh-CN"/>
          </w:rPr>
          <w:t>也可能</w:t>
        </w:r>
      </w:ins>
      <w:ins w:id="1302" w:author="alan" w:date="2018-03-17T22:21:38Z">
        <w:r>
          <w:rPr>
            <w:rFonts w:hint="eastAsia"/>
            <w:lang w:val="en-US" w:eastAsia="zh-CN"/>
          </w:rPr>
          <w:t>存在</w:t>
        </w:r>
      </w:ins>
      <w:ins w:id="1303" w:author="alan" w:date="2018-03-17T22:21:39Z">
        <w:r>
          <w:rPr>
            <w:rFonts w:hint="eastAsia"/>
            <w:lang w:val="en-US" w:eastAsia="zh-CN"/>
          </w:rPr>
          <w:t>航行</w:t>
        </w:r>
      </w:ins>
      <w:ins w:id="1304" w:author="alan" w:date="2018-03-17T22:21:40Z">
        <w:r>
          <w:rPr>
            <w:rFonts w:hint="eastAsia"/>
            <w:lang w:val="en-US" w:eastAsia="zh-CN"/>
          </w:rPr>
          <w:t>轨迹</w:t>
        </w:r>
      </w:ins>
      <w:ins w:id="1305" w:author="alan" w:date="2018-03-17T22:21:41Z">
        <w:r>
          <w:rPr>
            <w:rFonts w:hint="eastAsia"/>
            <w:lang w:val="en-US" w:eastAsia="zh-CN"/>
          </w:rPr>
          <w:t>的</w:t>
        </w:r>
      </w:ins>
      <w:ins w:id="1306" w:author="alan" w:date="2018-03-17T22:21:43Z">
        <w:r>
          <w:rPr>
            <w:rFonts w:hint="eastAsia"/>
            <w:lang w:val="en-US" w:eastAsia="zh-CN"/>
          </w:rPr>
          <w:t>叠加</w:t>
        </w:r>
      </w:ins>
      <w:ins w:id="1307" w:author="alan" w:date="2018-03-17T22:21:44Z">
        <w:r>
          <w:rPr>
            <w:rFonts w:hint="eastAsia"/>
            <w:lang w:val="en-US" w:eastAsia="zh-CN"/>
          </w:rPr>
          <w:t>区域</w:t>
        </w:r>
      </w:ins>
      <w:ins w:id="1308" w:author="alan" w:date="2018-03-17T22:21:45Z">
        <w:r>
          <w:rPr>
            <w:rFonts w:hint="eastAsia"/>
            <w:lang w:val="en-US" w:eastAsia="zh-CN"/>
          </w:rPr>
          <w:t>。</w:t>
        </w:r>
      </w:ins>
      <w:del w:id="1309" w:author="alan" w:date="2018-03-17T22:20:55Z">
        <w:r>
          <w:rPr>
            <w:rFonts w:hint="default" w:ascii="Times New Roman" w:hAnsi="Times New Roman" w:cs="Times New Roman"/>
            <w:szCs w:val="24"/>
            <w:rPrChange w:id="1310" w:author="alan" w:date="2018-03-17T21:46:09Z">
              <w:rPr>
                <w:rFonts w:hint="eastAsia" w:asciiTheme="minorEastAsia" w:hAnsiTheme="minorEastAsia"/>
                <w:szCs w:val="24"/>
              </w:rPr>
            </w:rPrChange>
          </w:rPr>
          <w:tab/>
        </w:r>
      </w:del>
      <w:del w:id="1311" w:author="alan" w:date="2018-03-17T22:20:55Z">
        <w:r>
          <w:rPr>
            <w:rFonts w:ascii="Times New Roman" w:hAnsi="Times New Roman" w:cs="Times New Roman"/>
            <w:szCs w:val="24"/>
          </w:rPr>
          <w:delText>为了避免轨迹重叠严重对识别捕捞轨迹区域的影响，</w:delText>
        </w:r>
      </w:del>
      <w:del w:id="1312" w:author="alan" w:date="2018-03-17T22:21:48Z">
        <w:r>
          <w:rPr>
            <w:rFonts w:ascii="Times New Roman" w:hAnsi="Times New Roman" w:cs="Times New Roman"/>
            <w:szCs w:val="24"/>
            <w:lang w:val="en-US"/>
          </w:rPr>
          <w:delText>上</w:delText>
        </w:r>
      </w:del>
      <w:del w:id="1313" w:author="alan" w:date="2018-03-17T22:21:48Z">
        <w:r>
          <w:rPr/>
          <w:commentReference w:id="18"/>
        </w:r>
      </w:del>
      <w:del w:id="1314" w:author="alan" w:date="2018-03-17T22:21:48Z">
        <w:r>
          <w:rPr>
            <w:rFonts w:ascii="Times New Roman" w:hAnsi="Times New Roman" w:cs="Times New Roman"/>
            <w:szCs w:val="24"/>
          </w:rPr>
          <w:delText>文</w:delText>
        </w:r>
      </w:del>
      <w:del w:id="1315" w:author="alan" w:date="2018-03-17T22:21:49Z">
        <w:r>
          <w:rPr>
            <w:rFonts w:ascii="Times New Roman" w:hAnsi="Times New Roman" w:cs="Times New Roman"/>
            <w:szCs w:val="24"/>
          </w:rPr>
          <w:delText>提出了航次划分模块对轨迹进行简化。从而可以很明显的指出一个航次中捕捞轨迹区域的位置。比如</w:delText>
        </w:r>
      </w:del>
      <w:del w:id="1316" w:author="alan" w:date="2018-03-17T22:21:50Z">
        <w:r>
          <w:rPr>
            <w:rFonts w:ascii="Times New Roman" w:hAnsi="Times New Roman" w:cs="Times New Roman"/>
            <w:szCs w:val="24"/>
          </w:rPr>
          <w:delText>，</w:delText>
        </w:r>
      </w:del>
      <w:r>
        <w:rPr>
          <w:rFonts w:ascii="Times New Roman" w:hAnsi="Times New Roman" w:cs="Times New Roman"/>
          <w:szCs w:val="24"/>
        </w:rPr>
        <w:t>图2-6</w:t>
      </w:r>
      <w:del w:id="1317" w:author="alan" w:date="2018-03-17T22:21:53Z">
        <w:r>
          <w:rPr>
            <w:rFonts w:ascii="Times New Roman" w:hAnsi="Times New Roman" w:cs="Times New Roman"/>
            <w:szCs w:val="24"/>
          </w:rPr>
          <w:delText>上</w:delText>
        </w:r>
      </w:del>
      <w:r>
        <w:rPr>
          <w:rFonts w:ascii="Times New Roman" w:hAnsi="Times New Roman" w:cs="Times New Roman"/>
          <w:szCs w:val="24"/>
        </w:rPr>
        <w:t>用红色圈注</w:t>
      </w:r>
      <w:del w:id="1318" w:author="alan" w:date="2018-03-17T22:21:59Z">
        <w:r>
          <w:rPr>
            <w:rFonts w:ascii="Times New Roman" w:hAnsi="Times New Roman" w:cs="Times New Roman"/>
            <w:szCs w:val="24"/>
          </w:rPr>
          <w:delText>的</w:delText>
        </w:r>
      </w:del>
      <w:ins w:id="1319" w:author="alan" w:date="2018-03-17T22:22:06Z">
        <w:r>
          <w:rPr>
            <w:rFonts w:hint="eastAsia" w:ascii="Times New Roman" w:hAnsi="Times New Roman" w:cs="Times New Roman"/>
            <w:szCs w:val="24"/>
            <w:lang w:val="en-US" w:eastAsia="zh-CN"/>
          </w:rPr>
          <w:t>了</w:t>
        </w:r>
      </w:ins>
      <w:ins w:id="1320" w:author="alan" w:date="2018-03-17T22:22:07Z">
        <w:r>
          <w:rPr>
            <w:rFonts w:hint="eastAsia" w:ascii="Times New Roman" w:hAnsi="Times New Roman" w:cs="Times New Roman"/>
            <w:szCs w:val="24"/>
            <w:lang w:val="en-US" w:eastAsia="zh-CN"/>
          </w:rPr>
          <w:t>可能的</w:t>
        </w:r>
      </w:ins>
      <w:ins w:id="1321" w:author="alan" w:date="2018-03-17T22:22:09Z">
        <w:r>
          <w:rPr>
            <w:rFonts w:hint="eastAsia" w:ascii="Times New Roman" w:hAnsi="Times New Roman" w:cs="Times New Roman"/>
            <w:szCs w:val="24"/>
            <w:lang w:val="en-US" w:eastAsia="zh-CN"/>
          </w:rPr>
          <w:t>捕捞</w:t>
        </w:r>
      </w:ins>
      <w:ins w:id="1322" w:author="alan" w:date="2018-03-17T22:22:11Z">
        <w:r>
          <w:rPr>
            <w:rFonts w:hint="eastAsia" w:ascii="Times New Roman" w:hAnsi="Times New Roman" w:cs="Times New Roman"/>
            <w:szCs w:val="24"/>
            <w:lang w:val="en-US" w:eastAsia="zh-CN"/>
          </w:rPr>
          <w:t>区域</w:t>
        </w:r>
      </w:ins>
      <w:del w:id="1323" w:author="alan" w:date="2018-03-17T22:22:12Z">
        <w:r>
          <w:rPr>
            <w:rFonts w:ascii="Times New Roman" w:hAnsi="Times New Roman" w:cs="Times New Roman"/>
            <w:szCs w:val="24"/>
          </w:rPr>
          <w:delText>区域</w:delText>
        </w:r>
      </w:del>
      <w:r>
        <w:rPr>
          <w:rFonts w:ascii="Times New Roman" w:hAnsi="Times New Roman" w:cs="Times New Roman"/>
          <w:szCs w:val="24"/>
        </w:rPr>
        <w:t>。但是</w:t>
      </w:r>
      <w:del w:id="1324" w:author="alan" w:date="2018-03-17T22:22:16Z">
        <w:r>
          <w:rPr>
            <w:rFonts w:ascii="Times New Roman" w:hAnsi="Times New Roman" w:cs="Times New Roman"/>
            <w:szCs w:val="24"/>
          </w:rPr>
          <w:delText>在实际处理中，</w:delText>
        </w:r>
      </w:del>
      <w:ins w:id="1325" w:author="alan" w:date="2018-03-17T22:22:16Z">
        <w:r>
          <w:rPr>
            <w:rFonts w:hint="eastAsia" w:ascii="Times New Roman" w:hAnsi="Times New Roman" w:cs="Times New Roman"/>
            <w:szCs w:val="24"/>
            <w:lang w:eastAsia="zh-CN"/>
          </w:rPr>
          <w:t>，</w:t>
        </w:r>
      </w:ins>
      <w:ins w:id="1326" w:author="alan" w:date="2018-03-17T22:22:17Z">
        <w:r>
          <w:rPr>
            <w:rFonts w:hint="eastAsia" w:ascii="Times New Roman" w:hAnsi="Times New Roman" w:cs="Times New Roman"/>
            <w:szCs w:val="24"/>
            <w:lang w:val="en-US" w:eastAsia="zh-CN"/>
          </w:rPr>
          <w:t>图中</w:t>
        </w:r>
      </w:ins>
      <w:r>
        <w:rPr>
          <w:rFonts w:ascii="Times New Roman" w:hAnsi="Times New Roman" w:cs="Times New Roman"/>
          <w:szCs w:val="24"/>
        </w:rPr>
        <w:t>蓝色圈注区域由于</w:t>
      </w:r>
      <w:ins w:id="1327" w:author="alan" w:date="2018-03-17T22:22:23Z">
        <w:r>
          <w:rPr>
            <w:rFonts w:hint="eastAsia" w:ascii="Times New Roman" w:hAnsi="Times New Roman" w:cs="Times New Roman"/>
            <w:szCs w:val="24"/>
            <w:lang w:val="en-US" w:eastAsia="zh-CN"/>
          </w:rPr>
          <w:t>航行</w:t>
        </w:r>
      </w:ins>
      <w:r>
        <w:rPr>
          <w:rFonts w:ascii="Times New Roman" w:hAnsi="Times New Roman" w:cs="Times New Roman"/>
          <w:szCs w:val="24"/>
        </w:rPr>
        <w:t>航线的交叉造成局部轨迹</w:t>
      </w:r>
      <w:del w:id="1328" w:author="alan" w:date="2018-03-17T22:22:29Z">
        <w:r>
          <w:rPr>
            <w:rFonts w:ascii="Times New Roman" w:hAnsi="Times New Roman" w:cs="Times New Roman"/>
            <w:szCs w:val="24"/>
            <w:lang w:val="en-US"/>
          </w:rPr>
          <w:delText>较为密集</w:delText>
        </w:r>
      </w:del>
      <w:ins w:id="1329" w:author="alan" w:date="2018-03-17T22:22:30Z">
        <w:r>
          <w:rPr>
            <w:rFonts w:hint="eastAsia" w:ascii="Times New Roman" w:hAnsi="Times New Roman" w:cs="Times New Roman"/>
            <w:szCs w:val="24"/>
            <w:lang w:val="en-US" w:eastAsia="zh-CN"/>
          </w:rPr>
          <w:t>叠加</w:t>
        </w:r>
      </w:ins>
      <w:r>
        <w:rPr>
          <w:rFonts w:ascii="Times New Roman" w:hAnsi="Times New Roman" w:cs="Times New Roman"/>
          <w:szCs w:val="24"/>
        </w:rPr>
        <w:t>，</w:t>
      </w:r>
      <w:del w:id="1330" w:author="alan" w:date="2018-03-17T22:22:38Z">
        <w:r>
          <w:rPr>
            <w:rFonts w:ascii="Times New Roman" w:hAnsi="Times New Roman" w:cs="Times New Roman"/>
            <w:szCs w:val="24"/>
            <w:lang w:val="en-US"/>
          </w:rPr>
          <w:delText>容易被错误识别成</w:delText>
        </w:r>
      </w:del>
      <w:ins w:id="1331" w:author="alan" w:date="2018-03-17T22:22:39Z">
        <w:r>
          <w:rPr>
            <w:rFonts w:hint="eastAsia" w:ascii="Times New Roman" w:hAnsi="Times New Roman" w:cs="Times New Roman"/>
            <w:szCs w:val="24"/>
            <w:lang w:val="en-US" w:eastAsia="zh-CN"/>
          </w:rPr>
          <w:t>可能会</w:t>
        </w:r>
      </w:ins>
      <w:ins w:id="1332" w:author="alan" w:date="2018-03-17T22:22:41Z">
        <w:r>
          <w:rPr>
            <w:rFonts w:hint="eastAsia" w:ascii="Times New Roman" w:hAnsi="Times New Roman" w:cs="Times New Roman"/>
            <w:szCs w:val="24"/>
            <w:lang w:val="en-US" w:eastAsia="zh-CN"/>
          </w:rPr>
          <w:t>误判为</w:t>
        </w:r>
      </w:ins>
      <w:r>
        <w:rPr>
          <w:rFonts w:ascii="Times New Roman" w:hAnsi="Times New Roman" w:cs="Times New Roman"/>
          <w:szCs w:val="24"/>
        </w:rPr>
        <w:t>捕捞轨迹区域。因此</w:t>
      </w:r>
      <w:ins w:id="1333" w:author="alan" w:date="2018-03-17T22:22:55Z">
        <w:r>
          <w:rPr>
            <w:rFonts w:hint="eastAsia" w:ascii="Times New Roman" w:hAnsi="Times New Roman" w:cs="Times New Roman"/>
            <w:szCs w:val="24"/>
            <w:lang w:eastAsia="zh-CN"/>
          </w:rPr>
          <w:t>，</w:t>
        </w:r>
      </w:ins>
      <w:r>
        <w:rPr>
          <w:rFonts w:ascii="Times New Roman" w:hAnsi="Times New Roman" w:cs="Times New Roman"/>
          <w:szCs w:val="24"/>
        </w:rPr>
        <w:t>需要</w:t>
      </w:r>
      <w:ins w:id="1334" w:author="alan" w:date="2018-03-17T22:22:59Z">
        <w:r>
          <w:rPr>
            <w:rFonts w:hint="eastAsia" w:ascii="Times New Roman" w:hAnsi="Times New Roman" w:cs="Times New Roman"/>
            <w:szCs w:val="24"/>
            <w:lang w:val="en-US" w:eastAsia="zh-CN"/>
          </w:rPr>
          <w:t>设法</w:t>
        </w:r>
      </w:ins>
      <w:r>
        <w:rPr>
          <w:rFonts w:ascii="Times New Roman" w:hAnsi="Times New Roman" w:cs="Times New Roman"/>
          <w:szCs w:val="24"/>
        </w:rPr>
        <w:t>在保留捕捞轨迹区域特点的前提下，减少蓝色圈注区域的数据点数量。</w:t>
      </w:r>
    </w:p>
    <w:p>
      <w:pPr>
        <w:spacing w:line="360" w:lineRule="auto"/>
        <w:jc w:val="center"/>
        <w:rPr>
          <w:rFonts w:ascii="Times New Roman" w:hAnsi="Times New Roman" w:cs="Times New Roman"/>
          <w:szCs w:val="24"/>
        </w:rPr>
      </w:pPr>
      <w:r>
        <w:rPr>
          <w:rFonts w:ascii="Times New Roman" w:hAnsi="Times New Roman" w:cs="Times New Roman"/>
          <w:szCs w:val="24"/>
        </w:rPr>
        <mc:AlternateContent>
          <mc:Choice Requires="wpg">
            <w:drawing>
              <wp:inline distT="0" distB="0" distL="0" distR="0">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a:fillRect/>
                            </a:stretch>
                          </pic:blipFill>
                          <pic:spPr>
                            <a:xfrm>
                              <a:off x="43286" y="77755"/>
                              <a:ext cx="2658707" cy="1584788"/>
                            </a:xfrm>
                            <a:prstGeom prst="rect">
                              <a:avLst/>
                            </a:prstGeom>
                          </pic:spPr>
                        </pic:pic>
                        <wps:wsp>
                          <wps:cNvPr id="2068" name="椭圆 2068"/>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o:spt="203" style="height:113.3pt;width:181.65pt;" coordsize="2701993,1662543" o:gfxdata="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">
                <o:lock v:ext="edit" aspectratio="f"/>
                <v:group id="_x0000_s1026" o:spid="_x0000_s1026" o:spt="203" style="position:absolute;left:43286;top:77755;height:1584788;width:2658707;" coordorigin="43286,77755" coordsize="2658707,1584788" o:gfxdata="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w6kZPvwAAAN0AAAAPAAAAAAAAAAEAIAAAACIAAABkcnMvZG93bnJldi54&#10;bWxQSwECFAAUAAAACACHTuJAMy8FnjsAAAA5AAAAFQAAAAAAAAABACAAAAAOAQAAZHJzL2dyb3Vw&#10;c2hhcGV4bWwueG1sUEsFBgAAAAAGAAYAYAEAAMsDAAAAAA==&#10;">
                  <o:lock v:ext="edit" aspectratio="f"/>
                  <v:shape id="_x0000_s1026" o:spid="_x0000_s1026" o:spt="75" type="#_x0000_t75" style="position:absolute;left:43286;top:77755;height:1584788;width:2658707;" filled="f" o:preferrelative="t" stroked="f" coordsize="21600,21600" o:gfxdata="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BRxOvQAA&#10;AN0AAAAPAAAAAAAAAAEAIAAAACIAAABkcnMvZG93bnJldi54bWxQSwECFAAUAAAACACHTuJAMy8F&#10;njsAAAA5AAAAEAAAAAAAAAABACAAAAAMAQAAZHJzL3NoYXBleG1sLnhtbFBLBQYAAAAABgAGAFsB&#10;AAC2AwAAAAA=&#10;">
                    <v:fill on="f" focussize="0,0"/>
                    <v:stroke on="f"/>
                    <v:imagedata r:id="rId15" cropleft="9331f" croptop="7537f" cropright="8898f" cropbottom="14418f" recolortarget="#275791" o:title=""/>
                    <o:lock v:ext="edit" aspectratio="t"/>
                  </v:shape>
                  <v:shape id="_x0000_s1026" o:spid="_x0000_s1026" o:spt="3" type="#_x0000_t3" style="position:absolute;left:49282;top:1245373;height:54235;width:90010;v-text-anchor:middle;" fillcolor="#376092 [2404]" filled="t" stroked="f" coordsize="21600,21600" o:gfxdata="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U+u1ugAAAN0A&#10;AAAPAAAAAAAAAAEAIAAAACIAAABkcnMvZG93bnJldi54bWxQSwECFAAUAAAACACHTuJAMy8FnjsA&#10;AAA5AAAAEAAAAAAAAAABACAAAAAJAQAAZHJzL3NoYXBleG1sLnhtbFBLBQYAAAAABgAGAFsBAACz&#10;AwAAAAA=&#10;">
                    <v:fill on="t" focussize="0,0"/>
                    <v:stroke on="f" weight="2pt"/>
                    <v:imagedata o:title=""/>
                    <o:lock v:ext="edit" aspectratio="f"/>
                  </v:shape>
                </v:group>
                <v:rect id="_x0000_s1026" o:spid="_x0000_s1026" o:spt="1" style="position:absolute;left:43286;top:130177;height:1476000;width:2592000;v-text-anchor:middle;" filled="f" stroked="t" coordsize="21600,21600" o:gfxdata="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4nM2/&#10;AAAA3QAAAA8AAAAAAAAAAQAgAAAAIgAAAGRycy9kb3ducmV2LnhtbFBLAQIUABQAAAAIAIdO4kAz&#10;LwWeOwAAADkAAAAQAAAAAAAAAAEAIAAAAA4BAABkcnMvc2hhcGV4bWwueG1sUEsFBgAAAAAGAAYA&#10;WwEAALgDAAAAAA==&#10;">
                  <v:fill on="f" focussize="0,0"/>
                  <v:stroke weight="2pt" color="#808080 [1629]" joinstyle="round"/>
                  <v:imagedata o:title=""/>
                  <o:lock v:ext="edit" aspectratio="f"/>
                </v:rect>
                <v:shape id="_x0000_s1026" o:spid="_x0000_s1026" o:spt="3" type="#_x0000_t3" style="position:absolute;left:1080120;top:802045;height:235796;width:235796;v-text-anchor:middle;" filled="f" stroked="t" coordsize="21600,21600" o:gfxdata="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IKqsugAAAN0A&#10;AAAPAAAAAAAAAAEAIAAAACIAAABkcnMvZG93bnJldi54bWxQSwECFAAUAAAACACHTuJAMy8FnjsA&#10;AAA5AAAAEAAAAAAAAAABACAAAAAJAQAAZHJzL3NoYXBleG1sLnhtbFBLBQYAAAAABgAGAFsBAACz&#10;AwAAAAA=&#10;">
                  <v:fill on="f" focussize="0,0"/>
                  <v:stroke weight="2pt" color="#FF0000 [3204]" joinstyle="round"/>
                  <v:imagedata o:title=""/>
                  <o:lock v:ext="edit" aspectratio="f"/>
                </v:shape>
                <v:shape id="_x0000_s1026" o:spid="_x0000_s1026" o:spt="3" type="#_x0000_t3" style="position:absolute;left:1408683;top:862348;height:259376;width:259376;v-text-anchor:middle;" filled="f" stroked="t" coordsize="21600,21600" o:gfxdata="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VTqA&#10;wAAAAN0AAAAPAAAAAAAAAAEAIAAAACIAAABkcnMvZG93bnJldi54bWxQSwECFAAUAAAACACHTuJA&#10;My8FnjsAAAA5AAAAEAAAAAAAAAABACAAAAAPAQAAZHJzL3NoYXBleG1sLnhtbFBLBQYAAAAABgAG&#10;AFsBAAC5AwAAAAA=&#10;">
                  <v:fill on="f" focussize="0,0"/>
                  <v:stroke weight="2pt" color="#00B0F0 [3204]" joinstyle="round"/>
                  <v:imagedata o:title=""/>
                  <o:lock v:ext="edit" aspectratio="f"/>
                </v:shape>
                <v:shape id="_x0000_s1026" o:spid="_x0000_s1026" o:spt="3" type="#_x0000_t3" style="position:absolute;left:1974796;top:0;height:611596;width:611596;v-text-anchor:middle;" filled="f" stroked="t" coordsize="21600,21600" o:gfxdata="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kUC8AAAA&#10;3QAAAA8AAAAAAAAAAQAgAAAAIgAAAGRycy9kb3ducmV2LnhtbFBLAQIUABQAAAAIAIdO4kAzLwWe&#10;OwAAADkAAAAQAAAAAAAAAAEAIAAAAAsBAABkcnMvc2hhcGV4bWwueG1sUEsFBgAAAAAGAAYAWwEA&#10;ALUDAAAAAA==&#10;">
                  <v:fill on="f" focussize="0,0"/>
                  <v:stroke weight="2pt" color="#FF0000 [3204]" joinstyle="round"/>
                  <v:imagedata o:title=""/>
                  <o:lock v:ext="edit" aspectratio="f"/>
                </v:shape>
                <v:shape id="_x0000_s1026" o:spid="_x0000_s1026" o:spt="3" type="#_x0000_t3" style="position:absolute;left:0;top:1138505;height:259376;width:259376;v-text-anchor:middle;" filled="f" stroked="t" coordsize="21600,21600" o:gfxdata="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8sB&#10;bMEAAADdAAAADwAAAAAAAAABACAAAAAiAAAAZHJzL2Rvd25yZXYueG1sUEsBAhQAFAAAAAgAh07i&#10;QDMvBZ47AAAAOQAAABAAAAAAAAAAAQAgAAAAEAEAAGRycy9zaGFwZXhtbC54bWxQSwUGAAAAAAYA&#10;BgBbAQAAugMAAAAA&#10;">
                  <v:fill on="f" focussize="0,0"/>
                  <v:stroke weight="2pt" color="#00B0F0 [3204]" joinstyle="round"/>
                  <v:imagedata o:title=""/>
                  <o:lock v:ext="edit" aspectratio="f"/>
                </v:shape>
                <w10:wrap type="none"/>
                <w10:anchorlock/>
              </v:group>
            </w:pict>
          </mc:Fallback>
        </mc:AlternateContent>
      </w:r>
      <w:r>
        <w:rPr>
          <w:rFonts w:ascii="Times New Roman" w:hAnsi="Times New Roman" w:cs="Times New Roman"/>
          <w:szCs w:val="24"/>
        </w:rPr>
        <w:t xml:space="preserve"> </w:t>
      </w:r>
    </w:p>
    <w:p>
      <w:pPr>
        <w:spacing w:line="360" w:lineRule="auto"/>
        <w:jc w:val="center"/>
        <w:rPr>
          <w:rFonts w:ascii="Times New Roman" w:hAnsi="Times New Roman" w:cs="Times New Roman"/>
          <w:szCs w:val="24"/>
        </w:rPr>
      </w:pPr>
      <w:r>
        <w:rPr>
          <w:rFonts w:ascii="Times New Roman" w:hAnsi="Times New Roman" w:cs="Times New Roman"/>
          <w:szCs w:val="24"/>
        </w:rPr>
        <w:t>图2-8 根据轨迹密集区域判断捕捞轨迹区域</w:t>
      </w:r>
    </w:p>
    <w:p>
      <w:pPr>
        <w:spacing w:line="360" w:lineRule="auto"/>
        <w:ind w:firstLine="42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81792" behindDoc="0" locked="0" layoutInCell="1" allowOverlap="1">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enyong\Documents\GitHub\Dissertation\图片\2-8轨迹压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462395" cy="2367280"/>
                    </a:xfrm>
                    <a:prstGeom prst="rect">
                      <a:avLst/>
                    </a:prstGeom>
                    <a:noFill/>
                    <a:ln>
                      <a:noFill/>
                    </a:ln>
                  </pic:spPr>
                </pic:pic>
              </a:graphicData>
            </a:graphic>
          </wp:anchor>
        </w:drawing>
      </w:r>
      <w:ins w:id="1335" w:author="alan" w:date="2018-03-17T22:24:07Z">
        <w:r>
          <w:rPr>
            <w:rFonts w:hint="eastAsia" w:ascii="Times New Roman" w:hAnsi="Times New Roman" w:cs="Times New Roman"/>
            <w:szCs w:val="24"/>
            <w:lang w:val="en-US" w:eastAsia="zh-CN"/>
          </w:rPr>
          <w:t>对</w:t>
        </w:r>
      </w:ins>
      <w:ins w:id="1336" w:author="alan" w:date="2018-03-17T22:24:30Z">
        <w:r>
          <w:rPr>
            <w:rFonts w:hint="eastAsia" w:ascii="Times New Roman" w:hAnsi="Times New Roman" w:cs="Times New Roman"/>
            <w:szCs w:val="24"/>
            <w:lang w:val="en-US" w:eastAsia="zh-CN"/>
          </w:rPr>
          <w:t>单</w:t>
        </w:r>
      </w:ins>
      <w:ins w:id="1337" w:author="alan" w:date="2018-03-17T22:24:19Z">
        <w:r>
          <w:rPr>
            <w:rFonts w:hint="eastAsia" w:ascii="Times New Roman" w:hAnsi="Times New Roman" w:cs="Times New Roman"/>
            <w:szCs w:val="24"/>
            <w:lang w:val="en-US" w:eastAsia="zh-CN"/>
          </w:rPr>
          <w:t>航次</w:t>
        </w:r>
      </w:ins>
      <w:ins w:id="1338" w:author="alan" w:date="2018-03-17T22:24:21Z">
        <w:r>
          <w:rPr>
            <w:rFonts w:hint="eastAsia" w:ascii="Times New Roman" w:hAnsi="Times New Roman" w:cs="Times New Roman"/>
            <w:szCs w:val="24"/>
            <w:lang w:val="en-US" w:eastAsia="zh-CN"/>
          </w:rPr>
          <w:t>轨迹</w:t>
        </w:r>
      </w:ins>
      <w:ins w:id="1339" w:author="alan" w:date="2018-03-17T22:24:23Z">
        <w:r>
          <w:rPr>
            <w:rFonts w:hint="eastAsia" w:ascii="Times New Roman" w:hAnsi="Times New Roman" w:cs="Times New Roman"/>
            <w:szCs w:val="24"/>
            <w:lang w:val="en-US" w:eastAsia="zh-CN"/>
          </w:rPr>
          <w:t>进行</w:t>
        </w:r>
      </w:ins>
      <w:ins w:id="1340" w:author="alan" w:date="2018-03-17T22:24:24Z">
        <w:r>
          <w:rPr>
            <w:rFonts w:hint="eastAsia" w:ascii="Times New Roman" w:hAnsi="Times New Roman" w:cs="Times New Roman"/>
            <w:szCs w:val="24"/>
            <w:lang w:val="en-US" w:eastAsia="zh-CN"/>
          </w:rPr>
          <w:t>压缩，</w:t>
        </w:r>
      </w:ins>
      <w:ins w:id="1341" w:author="alan" w:date="2018-03-17T22:24:33Z">
        <w:r>
          <w:rPr>
            <w:rFonts w:hint="eastAsia" w:ascii="Times New Roman" w:hAnsi="Times New Roman" w:cs="Times New Roman"/>
            <w:szCs w:val="24"/>
            <w:lang w:val="en-US" w:eastAsia="zh-CN"/>
          </w:rPr>
          <w:t>可能</w:t>
        </w:r>
      </w:ins>
      <w:ins w:id="1342" w:author="alan" w:date="2018-03-17T22:24:35Z">
        <w:r>
          <w:rPr>
            <w:rFonts w:hint="eastAsia" w:ascii="Times New Roman" w:hAnsi="Times New Roman" w:cs="Times New Roman"/>
            <w:szCs w:val="24"/>
            <w:lang w:val="en-US" w:eastAsia="zh-CN"/>
          </w:rPr>
          <w:t>有助于</w:t>
        </w:r>
      </w:ins>
      <w:ins w:id="1343" w:author="alan" w:date="2018-03-17T22:24:36Z">
        <w:r>
          <w:rPr>
            <w:rFonts w:hint="eastAsia" w:ascii="Times New Roman" w:hAnsi="Times New Roman" w:cs="Times New Roman"/>
            <w:szCs w:val="24"/>
            <w:lang w:val="en-US" w:eastAsia="zh-CN"/>
          </w:rPr>
          <w:t>去除</w:t>
        </w:r>
      </w:ins>
      <w:ins w:id="1344" w:author="alan" w:date="2018-03-17T22:24:39Z">
        <w:r>
          <w:rPr>
            <w:rFonts w:hint="eastAsia" w:ascii="Times New Roman" w:hAnsi="Times New Roman" w:cs="Times New Roman"/>
            <w:szCs w:val="24"/>
            <w:lang w:val="en-US" w:eastAsia="zh-CN"/>
          </w:rPr>
          <w:t>航行</w:t>
        </w:r>
      </w:ins>
      <w:ins w:id="1345" w:author="alan" w:date="2018-03-17T22:24:40Z">
        <w:r>
          <w:rPr>
            <w:rFonts w:hint="eastAsia" w:ascii="Times New Roman" w:hAnsi="Times New Roman" w:cs="Times New Roman"/>
            <w:szCs w:val="24"/>
            <w:lang w:val="en-US" w:eastAsia="zh-CN"/>
          </w:rPr>
          <w:t>中的</w:t>
        </w:r>
      </w:ins>
      <w:ins w:id="1346" w:author="alan" w:date="2018-03-17T22:24:45Z">
        <w:r>
          <w:rPr>
            <w:rFonts w:hint="eastAsia" w:ascii="Times New Roman" w:hAnsi="Times New Roman" w:cs="Times New Roman"/>
            <w:szCs w:val="24"/>
            <w:lang w:val="en-US" w:eastAsia="zh-CN"/>
          </w:rPr>
          <w:t>轨迹</w:t>
        </w:r>
      </w:ins>
      <w:ins w:id="1347" w:author="alan" w:date="2018-03-17T22:24:46Z">
        <w:r>
          <w:rPr>
            <w:rFonts w:hint="eastAsia" w:ascii="Times New Roman" w:hAnsi="Times New Roman" w:cs="Times New Roman"/>
            <w:szCs w:val="24"/>
            <w:lang w:val="en-US" w:eastAsia="zh-CN"/>
          </w:rPr>
          <w:t>叠加</w:t>
        </w:r>
      </w:ins>
      <w:ins w:id="1348" w:author="alan" w:date="2018-03-17T22:24:47Z">
        <w:r>
          <w:rPr>
            <w:rFonts w:hint="eastAsia" w:ascii="Times New Roman" w:hAnsi="Times New Roman" w:cs="Times New Roman"/>
            <w:szCs w:val="24"/>
            <w:lang w:val="en-US" w:eastAsia="zh-CN"/>
          </w:rPr>
          <w:t>。</w:t>
        </w:r>
      </w:ins>
      <w:ins w:id="1349" w:author="alan" w:date="2018-03-17T22:24:48Z">
        <w:r>
          <w:rPr>
            <w:rFonts w:hint="eastAsia" w:ascii="Times New Roman" w:hAnsi="Times New Roman" w:cs="Times New Roman"/>
            <w:szCs w:val="24"/>
            <w:lang w:val="en-US" w:eastAsia="zh-CN"/>
          </w:rPr>
          <w:t>本文</w:t>
        </w:r>
      </w:ins>
      <w:r>
        <w:rPr>
          <w:rFonts w:ascii="Times New Roman" w:hAnsi="Times New Roman" w:cs="Times New Roman"/>
          <w:szCs w:val="24"/>
        </w:rPr>
        <w:t>使用Douglas-Peucker算法</w:t>
      </w:r>
      <w:ins w:id="1350" w:author="alan" w:date="2018-03-17T22:23:06Z">
        <w:r>
          <w:rPr>
            <w:rFonts w:hint="eastAsia" w:ascii="Times New Roman" w:hAnsi="Times New Roman" w:cs="Times New Roman"/>
            <w:szCs w:val="24"/>
            <w:lang w:eastAsia="zh-CN"/>
          </w:rPr>
          <w:t>【</w:t>
        </w:r>
      </w:ins>
      <w:ins w:id="1351" w:author="alan" w:date="2018-03-17T22:23:11Z">
        <w:r>
          <w:rPr>
            <w:rFonts w:hint="eastAsia" w:ascii="Times New Roman" w:hAnsi="Times New Roman" w:cs="Times New Roman"/>
            <w:szCs w:val="24"/>
            <w:lang w:val="en-US" w:eastAsia="zh-CN"/>
          </w:rPr>
          <w:t>参考</w:t>
        </w:r>
      </w:ins>
      <w:ins w:id="1352" w:author="alan" w:date="2018-03-17T22:23:12Z">
        <w:r>
          <w:rPr>
            <w:rFonts w:hint="eastAsia" w:ascii="Times New Roman" w:hAnsi="Times New Roman" w:cs="Times New Roman"/>
            <w:szCs w:val="24"/>
            <w:lang w:val="en-US" w:eastAsia="zh-CN"/>
          </w:rPr>
          <w:t>文献</w:t>
        </w:r>
      </w:ins>
      <w:ins w:id="1353" w:author="alan" w:date="2018-03-17T22:23:07Z">
        <w:r>
          <w:rPr>
            <w:rFonts w:hint="eastAsia" w:ascii="Times New Roman" w:hAnsi="Times New Roman" w:cs="Times New Roman"/>
            <w:szCs w:val="24"/>
            <w:lang w:eastAsia="zh-CN"/>
          </w:rPr>
          <w:t>】</w:t>
        </w:r>
      </w:ins>
      <w:r>
        <w:rPr>
          <w:rFonts w:ascii="Times New Roman" w:hAnsi="Times New Roman" w:cs="Times New Roman"/>
          <w:szCs w:val="24"/>
        </w:rPr>
        <w:t>对VMS数据进行轨迹压缩</w:t>
      </w:r>
      <w:ins w:id="1354" w:author="alan" w:date="2018-03-17T22:24:54Z">
        <w:r>
          <w:rPr>
            <w:rFonts w:hint="eastAsia" w:ascii="Times New Roman" w:hAnsi="Times New Roman" w:cs="Times New Roman"/>
            <w:szCs w:val="24"/>
            <w:lang w:eastAsia="zh-CN"/>
          </w:rPr>
          <w:t>。</w:t>
        </w:r>
      </w:ins>
      <w:del w:id="1355" w:author="alan" w:date="2018-03-17T22:24:54Z">
        <w:r>
          <w:rPr>
            <w:rFonts w:ascii="Times New Roman" w:hAnsi="Times New Roman" w:cs="Times New Roman"/>
            <w:szCs w:val="24"/>
          </w:rPr>
          <w:delText>，</w:delText>
        </w:r>
      </w:del>
      <w:r>
        <w:rPr>
          <w:rFonts w:ascii="Times New Roman" w:hAnsi="Times New Roman" w:cs="Times New Roman"/>
          <w:szCs w:val="24"/>
        </w:rPr>
        <w:t>它将垂直欧氏距离作为压缩误差，并与提前设好的阈值进行比较，作为轨迹压缩的终止条件。图2-8是对航次数据压缩前后的效果。图2-8（1）是压缩前的折线图，共7,183条记录；图2-8（2）是阈值取0.03得到的压缩后的折线图，保留了126条记录。</w:t>
      </w:r>
    </w:p>
    <w:p>
      <w:pPr>
        <w:spacing w:line="360" w:lineRule="auto"/>
        <w:ind w:firstLine="240" w:firstLineChars="100"/>
        <w:rPr>
          <w:del w:id="1356" w:author="alan" w:date="2018-03-17T22:26:10Z"/>
          <w:rFonts w:ascii="Times New Roman" w:hAnsi="Times New Roman" w:cs="Times New Roman"/>
          <w:szCs w:val="24"/>
        </w:rPr>
      </w:pPr>
      <w:r>
        <w:rPr>
          <w:rFonts w:ascii="Times New Roman" w:hAnsi="Times New Roman" w:cs="Times New Roman"/>
          <w:szCs w:val="24"/>
        </w:rPr>
        <w:t>（</w:t>
      </w:r>
      <w:ins w:id="1357" w:author="alan" w:date="2018-03-17T22:25:25Z">
        <w:r>
          <w:rPr>
            <w:rFonts w:hint="eastAsia" w:ascii="Times New Roman" w:hAnsi="Times New Roman" w:cs="Times New Roman"/>
            <w:szCs w:val="24"/>
            <w:lang w:val="en-US" w:eastAsia="zh-CN"/>
          </w:rPr>
          <w:t>a</w:t>
        </w:r>
      </w:ins>
      <w:del w:id="1358" w:author="alan" w:date="2018-03-17T22:25:22Z">
        <w:r>
          <w:rPr>
            <w:rFonts w:ascii="Times New Roman" w:hAnsi="Times New Roman" w:cs="Times New Roman"/>
            <w:szCs w:val="24"/>
          </w:rPr>
          <w:delText>1</w:delText>
        </w:r>
      </w:del>
      <w:r>
        <w:rPr>
          <w:rFonts w:ascii="Times New Roman" w:hAnsi="Times New Roman" w:cs="Times New Roman"/>
          <w:szCs w:val="24"/>
        </w:rPr>
        <w:t>）</w:t>
      </w:r>
      <w:del w:id="1359" w:author="alan" w:date="2018-03-17T22:26:05Z">
        <w:r>
          <w:rPr>
            <w:rFonts w:ascii="Times New Roman" w:hAnsi="Times New Roman" w:cs="Times New Roman"/>
            <w:szCs w:val="24"/>
          </w:rPr>
          <w:delText xml:space="preserve">压缩前折线图 </w:delText>
        </w:r>
      </w:del>
      <w:r>
        <w:rPr>
          <w:rFonts w:ascii="Times New Roman" w:hAnsi="Times New Roman" w:cs="Times New Roman"/>
          <w:szCs w:val="24"/>
        </w:rPr>
        <w:t xml:space="preserve">       （</w:t>
      </w:r>
      <w:ins w:id="1360" w:author="alan" w:date="2018-03-17T22:25:28Z">
        <w:r>
          <w:rPr>
            <w:rFonts w:hint="eastAsia" w:ascii="Times New Roman" w:hAnsi="Times New Roman" w:cs="Times New Roman"/>
            <w:szCs w:val="24"/>
            <w:lang w:val="en-US" w:eastAsia="zh-CN"/>
          </w:rPr>
          <w:t>b</w:t>
        </w:r>
      </w:ins>
      <w:del w:id="1361" w:author="alan" w:date="2018-03-17T22:25:27Z">
        <w:r>
          <w:rPr>
            <w:rFonts w:ascii="Times New Roman" w:hAnsi="Times New Roman" w:cs="Times New Roman"/>
            <w:szCs w:val="24"/>
          </w:rPr>
          <w:delText>2</w:delText>
        </w:r>
      </w:del>
      <w:r>
        <w:rPr>
          <w:rFonts w:ascii="Times New Roman" w:hAnsi="Times New Roman" w:cs="Times New Roman"/>
          <w:szCs w:val="24"/>
        </w:rPr>
        <w:t>）</w:t>
      </w:r>
      <w:del w:id="1362" w:author="alan" w:date="2018-03-17T22:26:08Z">
        <w:r>
          <w:rPr>
            <w:rFonts w:ascii="Times New Roman" w:hAnsi="Times New Roman" w:cs="Times New Roman"/>
            <w:szCs w:val="24"/>
          </w:rPr>
          <w:delText>压缩后折线图</w:delText>
        </w:r>
      </w:del>
      <w:r>
        <w:rPr>
          <w:rFonts w:ascii="Times New Roman" w:hAnsi="Times New Roman" w:cs="Times New Roman"/>
          <w:szCs w:val="24"/>
        </w:rPr>
        <w:t xml:space="preserve">       （</w:t>
      </w:r>
      <w:ins w:id="1363" w:author="alan" w:date="2018-03-17T22:25:31Z">
        <w:r>
          <w:rPr>
            <w:rFonts w:hint="eastAsia" w:ascii="Times New Roman" w:hAnsi="Times New Roman" w:cs="Times New Roman"/>
            <w:szCs w:val="24"/>
            <w:lang w:val="en-US" w:eastAsia="zh-CN"/>
          </w:rPr>
          <w:t>c</w:t>
        </w:r>
      </w:ins>
      <w:del w:id="1364" w:author="alan" w:date="2018-03-17T22:25:30Z">
        <w:r>
          <w:rPr>
            <w:rFonts w:ascii="Times New Roman" w:hAnsi="Times New Roman" w:cs="Times New Roman"/>
            <w:szCs w:val="24"/>
          </w:rPr>
          <w:delText>3</w:delText>
        </w:r>
      </w:del>
      <w:r>
        <w:rPr>
          <w:rFonts w:ascii="Times New Roman" w:hAnsi="Times New Roman" w:cs="Times New Roman"/>
          <w:szCs w:val="24"/>
        </w:rPr>
        <w:t>）</w:t>
      </w:r>
      <w:r>
        <w:commentReference w:id="19"/>
      </w:r>
      <w:del w:id="1365" w:author="alan" w:date="2018-03-17T22:26:10Z">
        <w:r>
          <w:rPr>
            <w:rFonts w:ascii="Times New Roman" w:hAnsi="Times New Roman" w:cs="Times New Roman"/>
            <w:szCs w:val="24"/>
          </w:rPr>
          <w:delText>压缩后点图</w:delText>
        </w:r>
      </w:del>
    </w:p>
    <w:p>
      <w:pPr>
        <w:spacing w:line="360" w:lineRule="auto"/>
        <w:ind w:firstLine="240" w:firstLineChars="100"/>
        <w:rPr>
          <w:ins w:id="1366" w:author="alan" w:date="2018-03-17T22:26:11Z"/>
          <w:rFonts w:ascii="Times New Roman" w:hAnsi="Times New Roman" w:cs="Times New Roman"/>
          <w:szCs w:val="24"/>
        </w:rPr>
      </w:pPr>
    </w:p>
    <w:p>
      <w:pPr>
        <w:spacing w:line="360" w:lineRule="auto"/>
        <w:ind w:firstLine="240" w:firstLineChars="100"/>
        <w:rPr>
          <w:ins w:id="1367" w:author="alan" w:date="2018-03-17T22:26:01Z"/>
          <w:rFonts w:ascii="Times New Roman" w:hAnsi="Times New Roman" w:cs="Times New Roman"/>
          <w:szCs w:val="24"/>
        </w:rPr>
      </w:pPr>
      <w:commentRangeStart w:id="20"/>
      <w:r>
        <w:rPr>
          <w:rFonts w:ascii="Times New Roman" w:hAnsi="Times New Roman" w:cs="Times New Roman"/>
          <w:szCs w:val="24"/>
        </w:rPr>
        <w:t>图2-9 利用Douglas-Peucker算法压缩轨迹数据的前后对照</w:t>
      </w:r>
      <w:ins w:id="1368" w:author="alan" w:date="2018-03-17T22:25:50Z">
        <w:r>
          <w:rPr>
            <w:rFonts w:ascii="Times New Roman" w:hAnsi="Times New Roman" w:cs="Times New Roman"/>
            <w:szCs w:val="24"/>
          </w:rPr>
          <w:t>（</w:t>
        </w:r>
      </w:ins>
      <w:ins w:id="1369" w:author="alan" w:date="2018-03-17T22:25:50Z">
        <w:r>
          <w:rPr>
            <w:rFonts w:hint="eastAsia" w:ascii="Times New Roman" w:hAnsi="Times New Roman" w:cs="Times New Roman"/>
            <w:szCs w:val="24"/>
            <w:lang w:val="en-US" w:eastAsia="zh-CN"/>
          </w:rPr>
          <w:t>a</w:t>
        </w:r>
      </w:ins>
      <w:ins w:id="1370" w:author="alan" w:date="2018-03-17T22:25:50Z">
        <w:r>
          <w:rPr>
            <w:rFonts w:ascii="Times New Roman" w:hAnsi="Times New Roman" w:cs="Times New Roman"/>
            <w:szCs w:val="24"/>
          </w:rPr>
          <w:t>）压缩前折线图</w:t>
        </w:r>
        <w:commentRangeEnd w:id="20"/>
      </w:ins>
      <w:r>
        <w:commentReference w:id="20"/>
      </w:r>
      <w:ins w:id="1371" w:author="alan" w:date="2018-03-17T22:25:55Z">
        <w:r>
          <w:rPr>
            <w:rFonts w:ascii="Times New Roman" w:hAnsi="Times New Roman" w:cs="Times New Roman"/>
            <w:szCs w:val="24"/>
          </w:rPr>
          <w:t>（</w:t>
        </w:r>
      </w:ins>
      <w:ins w:id="1372" w:author="alan" w:date="2018-03-17T22:25:55Z">
        <w:r>
          <w:rPr>
            <w:rFonts w:hint="eastAsia" w:ascii="Times New Roman" w:hAnsi="Times New Roman" w:cs="Times New Roman"/>
            <w:szCs w:val="24"/>
            <w:lang w:val="en-US" w:eastAsia="zh-CN"/>
          </w:rPr>
          <w:t>b</w:t>
        </w:r>
      </w:ins>
      <w:ins w:id="1373" w:author="alan" w:date="2018-03-17T22:25:55Z">
        <w:r>
          <w:rPr>
            <w:rFonts w:ascii="Times New Roman" w:hAnsi="Times New Roman" w:cs="Times New Roman"/>
            <w:szCs w:val="24"/>
          </w:rPr>
          <w:t xml:space="preserve">）压缩后折线图 </w:t>
        </w:r>
      </w:ins>
      <w:r>
        <w:commentReference w:id="21"/>
      </w:r>
      <w:ins w:id="1374" w:author="alan" w:date="2018-03-17T22:26:01Z">
        <w:r>
          <w:rPr>
            <w:rFonts w:ascii="Times New Roman" w:hAnsi="Times New Roman" w:cs="Times New Roman"/>
            <w:szCs w:val="24"/>
          </w:rPr>
          <w:t>（</w:t>
        </w:r>
      </w:ins>
      <w:ins w:id="1375" w:author="alan" w:date="2018-03-17T22:26:01Z">
        <w:r>
          <w:rPr>
            <w:rFonts w:hint="eastAsia" w:ascii="Times New Roman" w:hAnsi="Times New Roman" w:cs="Times New Roman"/>
            <w:szCs w:val="24"/>
            <w:lang w:val="en-US" w:eastAsia="zh-CN"/>
          </w:rPr>
          <w:t>c</w:t>
        </w:r>
      </w:ins>
      <w:ins w:id="1376" w:author="alan" w:date="2018-03-17T22:26:01Z">
        <w:r>
          <w:rPr>
            <w:rFonts w:ascii="Times New Roman" w:hAnsi="Times New Roman" w:cs="Times New Roman"/>
            <w:szCs w:val="24"/>
          </w:rPr>
          <w:t>）压缩后点图</w:t>
        </w:r>
      </w:ins>
    </w:p>
    <w:p>
      <w:pPr>
        <w:spacing w:line="360" w:lineRule="auto"/>
        <w:jc w:val="center"/>
        <w:rPr>
          <w:rFonts w:ascii="Times New Roman" w:hAnsi="Times New Roman" w:cs="Times New Roman"/>
          <w:szCs w:val="24"/>
        </w:rPr>
      </w:pPr>
    </w:p>
    <w:p>
      <w:pPr>
        <w:spacing w:line="360" w:lineRule="auto"/>
        <w:ind w:firstLine="420"/>
        <w:rPr>
          <w:rFonts w:ascii="Times New Roman" w:hAnsi="Times New Roman" w:cs="Times New Roman"/>
          <w:szCs w:val="24"/>
        </w:rPr>
      </w:pPr>
      <w:r>
        <w:rPr>
          <w:rFonts w:ascii="Times New Roman" w:hAnsi="Times New Roman" w:cs="Times New Roman"/>
          <w:szCs w:val="24"/>
        </w:rPr>
        <w:t>由于Douglas-Peucker算法是利用轨迹的转折程度进行压缩。当</w:t>
      </w:r>
      <w:del w:id="1377" w:author="alan" w:date="2018-03-17T21:14:13Z">
        <w:r>
          <w:rPr>
            <w:rFonts w:ascii="Times New Roman" w:hAnsi="Times New Roman" w:cs="Times New Roman"/>
            <w:szCs w:val="24"/>
          </w:rPr>
          <w:delText>渔船</w:delText>
        </w:r>
      </w:del>
      <w:ins w:id="137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沿直线航行时，数据压缩率较大；反之，当</w:t>
      </w:r>
      <w:del w:id="1379" w:author="alan" w:date="2018-03-17T21:14:13Z">
        <w:r>
          <w:rPr>
            <w:rFonts w:ascii="Times New Roman" w:hAnsi="Times New Roman" w:cs="Times New Roman"/>
            <w:szCs w:val="24"/>
          </w:rPr>
          <w:delText>渔船</w:delText>
        </w:r>
      </w:del>
      <w:ins w:id="138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轨迹曲折时，数据压缩率较低。对应</w:t>
      </w:r>
      <w:ins w:id="1381" w:author="alan" w:date="2018-03-17T22:27:32Z">
        <w:r>
          <w:rPr>
            <w:rFonts w:hint="eastAsia" w:ascii="Times New Roman" w:hAnsi="Times New Roman" w:cs="Times New Roman"/>
            <w:szCs w:val="24"/>
            <w:lang w:val="en-US" w:eastAsia="zh-CN"/>
          </w:rPr>
          <w:t>到</w:t>
        </w:r>
      </w:ins>
      <w:del w:id="1382" w:author="alan" w:date="2018-03-17T22:27:29Z">
        <w:r>
          <w:rPr>
            <w:rFonts w:ascii="Times New Roman" w:hAnsi="Times New Roman" w:cs="Times New Roman"/>
            <w:szCs w:val="24"/>
          </w:rPr>
          <w:delText>到</w:delText>
        </w:r>
      </w:del>
      <w:del w:id="1383" w:author="alan" w:date="2018-03-17T22:27:23Z">
        <w:r>
          <w:rPr>
            <w:rFonts w:ascii="Times New Roman" w:hAnsi="Times New Roman" w:cs="Times New Roman"/>
            <w:szCs w:val="24"/>
            <w:lang w:val="en-US"/>
          </w:rPr>
          <w:delText>实际轨迹</w:delText>
        </w:r>
      </w:del>
      <w:ins w:id="1384" w:author="alan" w:date="2018-03-17T22:27:24Z">
        <w:r>
          <w:rPr>
            <w:rFonts w:hint="eastAsia" w:ascii="Times New Roman" w:hAnsi="Times New Roman" w:cs="Times New Roman"/>
            <w:szCs w:val="24"/>
            <w:lang w:val="en-US" w:eastAsia="zh-CN"/>
          </w:rPr>
          <w:t>行为</w:t>
        </w:r>
      </w:ins>
      <w:ins w:id="1385" w:author="alan" w:date="2018-03-17T22:27:27Z">
        <w:r>
          <w:rPr>
            <w:rFonts w:hint="eastAsia" w:ascii="Times New Roman" w:hAnsi="Times New Roman" w:cs="Times New Roman"/>
            <w:szCs w:val="24"/>
            <w:lang w:val="en-US" w:eastAsia="zh-CN"/>
          </w:rPr>
          <w:t>分类</w:t>
        </w:r>
      </w:ins>
      <w:r>
        <w:rPr>
          <w:rFonts w:ascii="Times New Roman" w:hAnsi="Times New Roman" w:cs="Times New Roman"/>
          <w:szCs w:val="24"/>
        </w:rPr>
        <w:t>上，航行行为数据大幅减少，而捕捞行为数据保留比例较大。图2-9（</w:t>
      </w:r>
      <w:ins w:id="1386" w:author="alan" w:date="2018-03-17T22:27:39Z">
        <w:r>
          <w:rPr>
            <w:rFonts w:hint="eastAsia" w:ascii="Times New Roman" w:hAnsi="Times New Roman" w:cs="Times New Roman"/>
            <w:szCs w:val="24"/>
            <w:lang w:val="en-US" w:eastAsia="zh-CN"/>
          </w:rPr>
          <w:t>c</w:t>
        </w:r>
      </w:ins>
      <w:del w:id="1387" w:author="alan" w:date="2018-03-17T22:27:38Z">
        <w:r>
          <w:rPr>
            <w:rFonts w:ascii="Times New Roman" w:hAnsi="Times New Roman" w:cs="Times New Roman"/>
            <w:szCs w:val="24"/>
          </w:rPr>
          <w:delText>3</w:delText>
        </w:r>
      </w:del>
      <w:r>
        <w:rPr>
          <w:rFonts w:ascii="Times New Roman" w:hAnsi="Times New Roman" w:cs="Times New Roman"/>
          <w:szCs w:val="24"/>
        </w:rPr>
        <w:t>）的点图与图2-9（</w:t>
      </w:r>
      <w:ins w:id="1388" w:author="alan" w:date="2018-03-17T22:27:42Z">
        <w:r>
          <w:rPr>
            <w:rFonts w:hint="eastAsia" w:ascii="Times New Roman" w:hAnsi="Times New Roman" w:cs="Times New Roman"/>
            <w:szCs w:val="24"/>
            <w:lang w:val="en-US" w:eastAsia="zh-CN"/>
          </w:rPr>
          <w:t>b</w:t>
        </w:r>
      </w:ins>
      <w:del w:id="1389" w:author="alan" w:date="2018-03-17T22:27:41Z">
        <w:r>
          <w:rPr>
            <w:rFonts w:ascii="Times New Roman" w:hAnsi="Times New Roman" w:cs="Times New Roman"/>
            <w:szCs w:val="24"/>
          </w:rPr>
          <w:delText>2</w:delText>
        </w:r>
      </w:del>
      <w:r>
        <w:rPr>
          <w:rFonts w:ascii="Times New Roman" w:hAnsi="Times New Roman" w:cs="Times New Roman"/>
          <w:szCs w:val="24"/>
        </w:rPr>
        <w:t>）折线图的数据相同，</w:t>
      </w:r>
      <w:del w:id="1390" w:author="alan" w:date="2018-03-17T22:28:18Z">
        <w:r>
          <w:rPr>
            <w:rFonts w:ascii="Times New Roman" w:hAnsi="Times New Roman" w:cs="Times New Roman"/>
            <w:szCs w:val="24"/>
          </w:rPr>
          <w:delText>可以看出，</w:delText>
        </w:r>
      </w:del>
      <w:ins w:id="1391" w:author="alan" w:date="2018-03-17T22:28:20Z">
        <w:r>
          <w:rPr>
            <w:rFonts w:hint="eastAsia" w:ascii="Times New Roman" w:hAnsi="Times New Roman" w:cs="Times New Roman"/>
            <w:szCs w:val="24"/>
            <w:lang w:val="en-US" w:eastAsia="zh-CN"/>
          </w:rPr>
          <w:t>因此</w:t>
        </w:r>
      </w:ins>
      <w:r>
        <w:rPr>
          <w:rFonts w:ascii="Times New Roman" w:hAnsi="Times New Roman" w:cs="Times New Roman"/>
          <w:szCs w:val="24"/>
        </w:rPr>
        <w:t>图2-8蓝色圈注区域由于轨迹交叉造成局部轨迹复杂的问题已经基本解决。</w:t>
      </w:r>
    </w:p>
    <w:p>
      <w:pPr>
        <w:pStyle w:val="4"/>
        <w:keepNext w:val="0"/>
        <w:keepLines w:val="0"/>
        <w:numPr>
          <w:ilvl w:val="2"/>
          <w:numId w:val="1"/>
        </w:numPr>
        <w:spacing w:line="360" w:lineRule="auto"/>
        <w:rPr>
          <w:rFonts w:ascii="Times New Roman" w:hAnsi="Times New Roman" w:cs="Times New Roman"/>
          <w:rPrChange w:id="1392" w:author="alan" w:date="2018-03-17T21:46:09Z">
            <w:rPr/>
          </w:rPrChange>
        </w:rPr>
      </w:pPr>
      <w:bookmarkStart w:id="24" w:name="_Toc508613004"/>
      <w:bookmarkStart w:id="25" w:name="_Toc508613077"/>
      <w:r>
        <w:rPr>
          <w:rFonts w:hint="default" w:ascii="Times New Roman" w:hAnsi="Times New Roman" w:cs="Times New Roman"/>
          <w:rPrChange w:id="1393" w:author="alan" w:date="2018-03-17T21:46:09Z">
            <w:rPr>
              <w:rFonts w:hint="eastAsia"/>
            </w:rPr>
          </w:rPrChange>
        </w:rPr>
        <w:t>数学形态学</w:t>
      </w:r>
      <w:bookmarkEnd w:id="24"/>
      <w:bookmarkEnd w:id="25"/>
    </w:p>
    <w:p>
      <w:pPr>
        <w:spacing w:line="360" w:lineRule="auto"/>
        <w:rPr>
          <w:rFonts w:ascii="Times New Roman" w:hAnsi="Times New Roman" w:cs="Times New Roman"/>
          <w:szCs w:val="24"/>
        </w:rPr>
      </w:pPr>
      <w:r>
        <w:rPr>
          <w:rFonts w:hint="default" w:ascii="Times New Roman" w:hAnsi="Times New Roman" w:cs="Times New Roman"/>
          <w:szCs w:val="24"/>
          <w:rPrChange w:id="1394" w:author="alan" w:date="2018-03-17T21:46:09Z">
            <w:rPr>
              <w:rFonts w:hint="eastAsia" w:asciiTheme="minorEastAsia" w:hAnsiTheme="minorEastAsia"/>
              <w:szCs w:val="24"/>
            </w:rPr>
          </w:rPrChange>
        </w:rPr>
        <w:tab/>
      </w:r>
      <w:r>
        <w:rPr>
          <w:rFonts w:ascii="Times New Roman" w:hAnsi="Times New Roman" w:cs="Times New Roman"/>
          <w:szCs w:val="24"/>
        </w:rPr>
        <w:t>数学形态学是一种图像处理方法，包含四种基本运算：膨胀、腐蚀、开启和闭合。它利用一种被称为结构元素的算子对图像进行代数运算，适用于各种图像形状和结构的分析和处理。本模块利用单拖</w:t>
      </w:r>
      <w:del w:id="1395" w:author="alan" w:date="2018-03-17T21:14:13Z">
        <w:r>
          <w:rPr>
            <w:rFonts w:ascii="Times New Roman" w:hAnsi="Times New Roman" w:cs="Times New Roman"/>
            <w:szCs w:val="24"/>
          </w:rPr>
          <w:delText>渔船</w:delText>
        </w:r>
      </w:del>
      <w:ins w:id="139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的捕捞作业特点，对航次轨迹进行数学形态学处理，得到对应的捕捞轨迹区域，并以进出该区域的位置作为模块的输出，之间的轨迹就是待识别的捕捞行为。</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5109210" cy="3412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139028" cy="3432558"/>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图2-10 利用形态学方法识别捕捞区的流程</w:t>
      </w:r>
      <w:ins w:id="1397" w:author="alan" w:date="2018-03-17T22:29:54Z">
        <w:r>
          <w:rPr>
            <w:rFonts w:hint="eastAsia" w:ascii="Times New Roman" w:hAnsi="Times New Roman" w:cs="Times New Roman"/>
            <w:szCs w:val="24"/>
            <w:lang w:val="en-US" w:eastAsia="zh-CN"/>
          </w:rPr>
          <w:t xml:space="preserve"> </w:t>
        </w:r>
      </w:ins>
      <w:ins w:id="1398" w:author="alan" w:date="2018-03-17T22:29:58Z">
        <w:r>
          <w:rPr>
            <w:rFonts w:hint="eastAsia" w:ascii="Times New Roman" w:hAnsi="Times New Roman" w:cs="Times New Roman"/>
            <w:szCs w:val="24"/>
            <w:lang w:val="en-US" w:eastAsia="zh-CN"/>
          </w:rPr>
          <w:t>(</w:t>
        </w:r>
      </w:ins>
      <w:ins w:id="1399" w:author="alan" w:date="2018-03-17T22:29:59Z">
        <w:r>
          <w:rPr>
            <w:rFonts w:hint="eastAsia" w:ascii="Times New Roman" w:hAnsi="Times New Roman" w:cs="Times New Roman"/>
            <w:szCs w:val="24"/>
            <w:lang w:val="en-US" w:eastAsia="zh-CN"/>
          </w:rPr>
          <w:t xml:space="preserve">a) </w:t>
        </w:r>
      </w:ins>
      <w:ins w:id="1400" w:author="alan" w:date="2018-03-17T22:30:02Z">
        <w:r>
          <w:rPr>
            <w:rFonts w:hint="eastAsia" w:ascii="Times New Roman" w:hAnsi="Times New Roman" w:cs="Times New Roman"/>
            <w:szCs w:val="24"/>
            <w:lang w:val="en-US" w:eastAsia="zh-CN"/>
          </w:rPr>
          <w:t>(b</w:t>
        </w:r>
      </w:ins>
      <w:ins w:id="1401" w:author="alan" w:date="2018-03-17T22:30:03Z">
        <w:r>
          <w:rPr>
            <w:rFonts w:hint="eastAsia" w:ascii="Times New Roman" w:hAnsi="Times New Roman" w:cs="Times New Roman"/>
            <w:szCs w:val="24"/>
            <w:lang w:val="en-US" w:eastAsia="zh-CN"/>
          </w:rPr>
          <w:t>) (</w:t>
        </w:r>
      </w:ins>
      <w:ins w:id="1402" w:author="alan" w:date="2018-03-17T22:30:04Z">
        <w:r>
          <w:rPr>
            <w:rFonts w:hint="eastAsia" w:ascii="Times New Roman" w:hAnsi="Times New Roman" w:cs="Times New Roman"/>
            <w:szCs w:val="24"/>
            <w:lang w:val="en-US" w:eastAsia="zh-CN"/>
          </w:rPr>
          <w:t xml:space="preserve">c) </w:t>
        </w:r>
      </w:ins>
      <w:ins w:id="1403" w:author="alan" w:date="2018-03-17T22:30:05Z">
        <w:r>
          <w:rPr>
            <w:rFonts w:hint="eastAsia" w:ascii="Times New Roman" w:hAnsi="Times New Roman" w:cs="Times New Roman"/>
            <w:szCs w:val="24"/>
            <w:lang w:val="en-US" w:eastAsia="zh-CN"/>
          </w:rPr>
          <w:t>(d</w:t>
        </w:r>
      </w:ins>
      <w:ins w:id="1404" w:author="alan" w:date="2018-03-17T22:30:06Z">
        <w:r>
          <w:rPr>
            <w:rFonts w:hint="eastAsia" w:ascii="Times New Roman" w:hAnsi="Times New Roman" w:cs="Times New Roman"/>
            <w:szCs w:val="24"/>
            <w:lang w:val="en-US" w:eastAsia="zh-CN"/>
          </w:rPr>
          <w:t>)</w:t>
        </w:r>
      </w:ins>
      <w:r>
        <w:commentReference w:id="22"/>
      </w:r>
    </w:p>
    <w:p>
      <w:pPr>
        <w:spacing w:line="360" w:lineRule="auto"/>
        <w:ind w:firstLine="420"/>
        <w:rPr>
          <w:rFonts w:ascii="Times New Roman" w:hAnsi="Times New Roman" w:cs="Times New Roman"/>
          <w:szCs w:val="24"/>
        </w:rPr>
      </w:pPr>
      <w:r>
        <w:rPr>
          <w:rFonts w:ascii="Times New Roman" w:hAnsi="Times New Roman" w:cs="Times New Roman"/>
          <w:szCs w:val="24"/>
        </w:rPr>
        <w:t>具体实现是</w:t>
      </w:r>
      <w:ins w:id="1405" w:author="alan" w:date="2018-03-17T22:28:52Z">
        <w:r>
          <w:rPr>
            <w:rFonts w:hint="eastAsia" w:ascii="Times New Roman" w:hAnsi="Times New Roman" w:cs="Times New Roman"/>
            <w:szCs w:val="24"/>
            <w:lang w:val="en-US" w:eastAsia="zh-CN"/>
          </w:rPr>
          <w:t>首先</w:t>
        </w:r>
      </w:ins>
      <w:ins w:id="1406" w:author="alan" w:date="2018-03-17T22:28:54Z">
        <w:r>
          <w:rPr>
            <w:rFonts w:hint="eastAsia" w:ascii="Times New Roman" w:hAnsi="Times New Roman" w:cs="Times New Roman"/>
            <w:szCs w:val="24"/>
            <w:lang w:val="en-US" w:eastAsia="zh-CN"/>
          </w:rPr>
          <w:t>将</w:t>
        </w:r>
      </w:ins>
      <w:ins w:id="1407" w:author="alan" w:date="2018-03-17T22:28:55Z">
        <w:r>
          <w:rPr>
            <w:rFonts w:hint="eastAsia" w:ascii="Times New Roman" w:hAnsi="Times New Roman" w:cs="Times New Roman"/>
            <w:szCs w:val="24"/>
            <w:lang w:val="en-US" w:eastAsia="zh-CN"/>
          </w:rPr>
          <w:t>单</w:t>
        </w:r>
      </w:ins>
      <w:ins w:id="1408" w:author="alan" w:date="2018-03-17T22:28:58Z">
        <w:r>
          <w:rPr>
            <w:rFonts w:hint="eastAsia" w:ascii="Times New Roman" w:hAnsi="Times New Roman" w:cs="Times New Roman"/>
            <w:szCs w:val="24"/>
            <w:lang w:val="en-US" w:eastAsia="zh-CN"/>
          </w:rPr>
          <w:t>航次</w:t>
        </w:r>
      </w:ins>
      <w:ins w:id="1409" w:author="alan" w:date="2018-03-17T22:28:59Z">
        <w:r>
          <w:rPr>
            <w:rFonts w:hint="eastAsia" w:ascii="Times New Roman" w:hAnsi="Times New Roman" w:cs="Times New Roman"/>
            <w:szCs w:val="24"/>
            <w:lang w:val="en-US" w:eastAsia="zh-CN"/>
          </w:rPr>
          <w:t>轨迹</w:t>
        </w:r>
      </w:ins>
      <w:ins w:id="1410" w:author="alan" w:date="2018-03-17T22:29:00Z">
        <w:r>
          <w:rPr>
            <w:rFonts w:hint="eastAsia" w:ascii="Times New Roman" w:hAnsi="Times New Roman" w:cs="Times New Roman"/>
            <w:szCs w:val="24"/>
            <w:lang w:val="en-US" w:eastAsia="zh-CN"/>
          </w:rPr>
          <w:t>记录</w:t>
        </w:r>
      </w:ins>
      <w:ins w:id="1411" w:author="alan" w:date="2018-03-17T22:29:05Z">
        <w:r>
          <w:rPr>
            <w:rFonts w:hint="eastAsia" w:ascii="Times New Roman" w:hAnsi="Times New Roman" w:cs="Times New Roman"/>
            <w:szCs w:val="24"/>
            <w:lang w:val="en-US" w:eastAsia="zh-CN"/>
          </w:rPr>
          <w:t>可视化</w:t>
        </w:r>
      </w:ins>
      <w:ins w:id="1412" w:author="alan" w:date="2018-03-17T22:29:06Z">
        <w:r>
          <w:rPr>
            <w:rFonts w:hint="eastAsia" w:ascii="Times New Roman" w:hAnsi="Times New Roman" w:cs="Times New Roman"/>
            <w:szCs w:val="24"/>
            <w:lang w:val="en-US" w:eastAsia="zh-CN"/>
          </w:rPr>
          <w:t>为</w:t>
        </w:r>
      </w:ins>
      <w:ins w:id="1413" w:author="alan" w:date="2018-03-17T22:29:09Z">
        <w:r>
          <w:rPr>
            <w:rFonts w:hint="eastAsia" w:ascii="Times New Roman" w:hAnsi="Times New Roman" w:cs="Times New Roman"/>
            <w:szCs w:val="24"/>
            <w:lang w:val="en-US" w:eastAsia="zh-CN"/>
          </w:rPr>
          <w:t>图像，</w:t>
        </w:r>
      </w:ins>
      <w:ins w:id="1414" w:author="alan" w:date="2018-03-17T22:29:12Z">
        <w:r>
          <w:rPr>
            <w:rFonts w:hint="eastAsia" w:ascii="Times New Roman" w:hAnsi="Times New Roman" w:cs="Times New Roman"/>
            <w:szCs w:val="24"/>
            <w:lang w:val="en-US" w:eastAsia="zh-CN"/>
          </w:rPr>
          <w:t>图像</w:t>
        </w:r>
      </w:ins>
      <w:ins w:id="1415" w:author="alan" w:date="2018-03-17T22:29:13Z">
        <w:r>
          <w:rPr>
            <w:rFonts w:hint="eastAsia" w:ascii="Times New Roman" w:hAnsi="Times New Roman" w:cs="Times New Roman"/>
            <w:szCs w:val="24"/>
            <w:lang w:val="en-US" w:eastAsia="zh-CN"/>
          </w:rPr>
          <w:t>中</w:t>
        </w:r>
      </w:ins>
      <w:ins w:id="1416" w:author="alan" w:date="2018-03-17T22:29:14Z">
        <w:r>
          <w:rPr>
            <w:rFonts w:hint="eastAsia" w:ascii="Times New Roman" w:hAnsi="Times New Roman" w:cs="Times New Roman"/>
            <w:szCs w:val="24"/>
            <w:lang w:val="en-US" w:eastAsia="zh-CN"/>
          </w:rPr>
          <w:t>的</w:t>
        </w:r>
      </w:ins>
      <w:ins w:id="1417" w:author="alan" w:date="2018-03-17T22:29:15Z">
        <w:r>
          <w:rPr>
            <w:rFonts w:hint="eastAsia" w:ascii="Times New Roman" w:hAnsi="Times New Roman" w:cs="Times New Roman"/>
            <w:szCs w:val="24"/>
            <w:lang w:val="en-US" w:eastAsia="zh-CN"/>
          </w:rPr>
          <w:t>每个</w:t>
        </w:r>
      </w:ins>
      <w:ins w:id="1418" w:author="alan" w:date="2018-03-17T22:29:17Z">
        <w:r>
          <w:rPr>
            <w:rFonts w:hint="eastAsia" w:ascii="Times New Roman" w:hAnsi="Times New Roman" w:cs="Times New Roman"/>
            <w:szCs w:val="24"/>
            <w:lang w:val="en-US" w:eastAsia="zh-CN"/>
          </w:rPr>
          <w:t>像素</w:t>
        </w:r>
      </w:ins>
      <w:ins w:id="1419" w:author="alan" w:date="2018-03-17T22:29:18Z">
        <w:r>
          <w:rPr>
            <w:rFonts w:hint="eastAsia" w:ascii="Times New Roman" w:hAnsi="Times New Roman" w:cs="Times New Roman"/>
            <w:szCs w:val="24"/>
            <w:lang w:val="en-US" w:eastAsia="zh-CN"/>
          </w:rPr>
          <w:t>代表</w:t>
        </w:r>
      </w:ins>
      <w:ins w:id="1420" w:author="alan" w:date="2018-03-17T22:29:35Z">
        <w:r>
          <w:rPr>
            <w:rFonts w:ascii="Times New Roman" w:hAnsi="Times New Roman" w:cs="Times New Roman"/>
            <w:szCs w:val="24"/>
          </w:rPr>
          <w:t>1′经度×1′纬度的区域</w:t>
        </w:r>
      </w:ins>
      <w:ins w:id="1421" w:author="alan" w:date="2018-03-17T22:29:36Z">
        <w:r>
          <w:rPr>
            <w:rFonts w:hint="eastAsia" w:ascii="Times New Roman" w:hAnsi="Times New Roman" w:cs="Times New Roman"/>
            <w:szCs w:val="24"/>
            <w:lang w:eastAsia="zh-CN"/>
          </w:rPr>
          <w:t>。</w:t>
        </w:r>
      </w:ins>
      <w:r>
        <w:rPr>
          <w:rFonts w:ascii="Times New Roman" w:hAnsi="Times New Roman" w:cs="Times New Roman"/>
          <w:szCs w:val="24"/>
        </w:rPr>
        <w:t>通过结构元素对图像进行</w:t>
      </w:r>
      <w:r>
        <w:rPr>
          <w:rFonts w:ascii="Times New Roman" w:hAnsi="Times New Roman" w:eastAsia="宋体" w:cs="Times New Roman"/>
          <w:szCs w:val="24"/>
          <w:rPrChange w:id="1422" w:author="alan" w:date="2018-03-17T21:46:09Z">
            <w:rPr>
              <w:rFonts w:ascii="宋体" w:hAnsi="宋体" w:eastAsia="宋体" w:cs="Times New Roman"/>
              <w:szCs w:val="24"/>
            </w:rPr>
          </w:rPrChange>
        </w:rPr>
        <w:t>“</w:t>
      </w:r>
      <w:r>
        <w:rPr>
          <w:rFonts w:ascii="Times New Roman" w:hAnsi="Times New Roman" w:cs="Times New Roman"/>
          <w:szCs w:val="24"/>
        </w:rPr>
        <w:t>膨胀</w:t>
      </w:r>
      <w:r>
        <w:rPr>
          <w:rFonts w:ascii="Times New Roman" w:hAnsi="Times New Roman" w:eastAsia="宋体" w:cs="Times New Roman"/>
          <w:szCs w:val="24"/>
          <w:rPrChange w:id="1423" w:author="alan" w:date="2018-03-17T21:46:09Z">
            <w:rPr>
              <w:rFonts w:ascii="宋体" w:hAnsi="宋体" w:eastAsia="宋体" w:cs="Times New Roman"/>
              <w:szCs w:val="24"/>
            </w:rPr>
          </w:rPrChange>
        </w:rPr>
        <w:t>”</w:t>
      </w:r>
      <w:r>
        <w:rPr>
          <w:rFonts w:ascii="Times New Roman" w:hAnsi="Times New Roman" w:cs="Times New Roman"/>
          <w:szCs w:val="24"/>
        </w:rPr>
        <w:t>与</w:t>
      </w:r>
      <w:r>
        <w:rPr>
          <w:rFonts w:ascii="Times New Roman" w:hAnsi="Times New Roman" w:eastAsia="宋体" w:cs="Times New Roman"/>
          <w:szCs w:val="24"/>
          <w:rPrChange w:id="1424" w:author="alan" w:date="2018-03-17T21:46:09Z">
            <w:rPr>
              <w:rFonts w:ascii="宋体" w:hAnsi="宋体" w:eastAsia="宋体" w:cs="Times New Roman"/>
              <w:szCs w:val="24"/>
            </w:rPr>
          </w:rPrChange>
        </w:rPr>
        <w:t>“</w:t>
      </w:r>
      <w:r>
        <w:rPr>
          <w:rFonts w:ascii="Times New Roman" w:hAnsi="Times New Roman" w:cs="Times New Roman"/>
          <w:szCs w:val="24"/>
        </w:rPr>
        <w:t>腐蚀</w:t>
      </w:r>
      <w:r>
        <w:rPr>
          <w:rFonts w:ascii="Times New Roman" w:hAnsi="Times New Roman" w:eastAsia="宋体" w:cs="Times New Roman"/>
          <w:szCs w:val="24"/>
          <w:rPrChange w:id="1425" w:author="alan" w:date="2018-03-17T21:46:09Z">
            <w:rPr>
              <w:rFonts w:ascii="宋体" w:hAnsi="宋体" w:eastAsia="宋体" w:cs="Times New Roman"/>
              <w:szCs w:val="24"/>
            </w:rPr>
          </w:rPrChange>
        </w:rPr>
        <w:t>”</w:t>
      </w:r>
      <w:r>
        <w:rPr>
          <w:rFonts w:ascii="Times New Roman" w:hAnsi="Times New Roman" w:cs="Times New Roman"/>
          <w:szCs w:val="24"/>
        </w:rPr>
        <w:t>操作。令结构元素为</w:t>
      </w:r>
      <w:r>
        <w:rPr>
          <w:rFonts w:ascii="Times New Roman" w:hAnsi="Times New Roman" w:eastAsia="宋体" w:cs="Times New Roman"/>
          <w:szCs w:val="24"/>
          <w:rPrChange w:id="1426" w:author="alan" w:date="2018-03-17T21:46:09Z">
            <w:rPr>
              <w:rFonts w:ascii="宋体" w:hAnsi="宋体" w:eastAsia="宋体" w:cs="Times New Roman"/>
              <w:szCs w:val="24"/>
            </w:rPr>
          </w:rPrChange>
        </w:rPr>
        <w:t>“</w:t>
      </w:r>
      <w:r>
        <w:rPr>
          <w:rFonts w:ascii="Times New Roman" w:hAnsi="Times New Roman" w:cs="Times New Roman"/>
          <w:szCs w:val="24"/>
        </w:rPr>
        <w:t>圆盘</w:t>
      </w:r>
      <w:r>
        <w:rPr>
          <w:rFonts w:ascii="Times New Roman" w:hAnsi="Times New Roman" w:eastAsia="宋体" w:cs="Times New Roman"/>
          <w:szCs w:val="24"/>
          <w:rPrChange w:id="1427" w:author="alan" w:date="2018-03-17T21:46:09Z">
            <w:rPr>
              <w:rFonts w:ascii="宋体" w:hAnsi="宋体" w:eastAsia="宋体" w:cs="Times New Roman"/>
              <w:szCs w:val="24"/>
            </w:rPr>
          </w:rPrChange>
        </w:rPr>
        <w:t>”</w:t>
      </w:r>
      <w:r>
        <w:rPr>
          <w:rFonts w:ascii="Times New Roman" w:hAnsi="Times New Roman" w:cs="Times New Roman"/>
          <w:szCs w:val="24"/>
        </w:rPr>
        <w:t>，半径为4。首先，将压缩后的轨迹点映射到图像上（图2-10（a））；通过腐蚀操作，将密集轨迹点连接成团（图2-10 (b)）；然后进行扩张操作，剔除航行轨迹，保留下的区域即为捕捞轨迹区域的</w:t>
      </w:r>
      <w:r>
        <w:rPr>
          <w:rFonts w:ascii="Times New Roman" w:hAnsi="Times New Roman" w:eastAsia="宋体" w:cs="Times New Roman"/>
          <w:szCs w:val="24"/>
          <w:rPrChange w:id="1428" w:author="alan" w:date="2018-03-17T21:46:09Z">
            <w:rPr>
              <w:rFonts w:ascii="宋体" w:hAnsi="宋体" w:eastAsia="宋体" w:cs="Times New Roman"/>
              <w:szCs w:val="24"/>
            </w:rPr>
          </w:rPrChange>
        </w:rPr>
        <w:t>“</w:t>
      </w:r>
      <w:r>
        <w:rPr>
          <w:rFonts w:ascii="Times New Roman" w:hAnsi="Times New Roman" w:cs="Times New Roman"/>
          <w:szCs w:val="24"/>
        </w:rPr>
        <w:t>核心</w:t>
      </w:r>
      <w:r>
        <w:rPr>
          <w:rFonts w:ascii="Times New Roman" w:hAnsi="Times New Roman" w:eastAsia="宋体" w:cs="Times New Roman"/>
          <w:szCs w:val="24"/>
          <w:rPrChange w:id="1429" w:author="alan" w:date="2018-03-17T21:46:09Z">
            <w:rPr>
              <w:rFonts w:ascii="宋体" w:hAnsi="宋体" w:eastAsia="宋体" w:cs="Times New Roman"/>
              <w:szCs w:val="24"/>
            </w:rPr>
          </w:rPrChange>
        </w:rPr>
        <w:t>”</w:t>
      </w:r>
      <w:r>
        <w:rPr>
          <w:rFonts w:ascii="Times New Roman" w:hAnsi="Times New Roman" w:cs="Times New Roman"/>
          <w:szCs w:val="24"/>
        </w:rPr>
        <w:t>（图2-10 (c)）；最后再进行腐蚀操作，将核心放大，即为识别的捕捞轨迹区域（图2-10 (d)）。</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3079115" cy="2265680"/>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图片 7188"/>
                    <pic:cNvPicPr>
                      <a:picLocks noChangeAspect="1"/>
                    </pic:cNvPicPr>
                  </pic:nvPicPr>
                  <pic:blipFill>
                    <a:blip r:embed="rId18"/>
                    <a:stretch>
                      <a:fillRect/>
                    </a:stretch>
                  </pic:blipFill>
                  <pic:spPr>
                    <a:xfrm>
                      <a:off x="0" y="0"/>
                      <a:ext cx="3086779" cy="2271498"/>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图2-11 完成捕捞区域识别的航次轨迹</w:t>
      </w:r>
    </w:p>
    <w:p>
      <w:pPr>
        <w:spacing w:line="360" w:lineRule="auto"/>
        <w:ind w:firstLine="420"/>
        <w:rPr>
          <w:rFonts w:ascii="Times New Roman" w:hAnsi="Times New Roman" w:cs="Times New Roman"/>
          <w:szCs w:val="24"/>
          <w:rPrChange w:id="1430" w:author="alan" w:date="2018-03-17T21:46:09Z">
            <w:rPr>
              <w:rFonts w:asciiTheme="minorEastAsia" w:hAnsiTheme="minorEastAsia"/>
              <w:szCs w:val="24"/>
            </w:rPr>
          </w:rPrChange>
        </w:rPr>
      </w:pPr>
      <w:r>
        <w:rPr>
          <w:rFonts w:ascii="Times New Roman" w:hAnsi="Times New Roman" w:cs="Times New Roman"/>
          <w:szCs w:val="24"/>
        </w:rPr>
        <w:t>在</w:t>
      </w:r>
      <w:del w:id="1431" w:author="alan" w:date="2018-03-17T22:30:50Z">
        <w:r>
          <w:rPr>
            <w:rFonts w:ascii="Times New Roman" w:hAnsi="Times New Roman" w:cs="Times New Roman"/>
            <w:szCs w:val="24"/>
          </w:rPr>
          <w:delText>成功</w:delText>
        </w:r>
      </w:del>
      <w:r>
        <w:rPr>
          <w:rFonts w:ascii="Times New Roman" w:hAnsi="Times New Roman" w:cs="Times New Roman"/>
          <w:szCs w:val="24"/>
        </w:rPr>
        <w:t>识别捕捞轨迹区域后，就可以完成捕捞行为的识别：对于一个航次而言，</w:t>
      </w:r>
      <w:del w:id="1432" w:author="alan" w:date="2018-03-17T22:30:58Z">
        <w:r>
          <w:rPr>
            <w:rFonts w:ascii="Times New Roman" w:hAnsi="Times New Roman" w:cs="Times New Roman"/>
            <w:szCs w:val="24"/>
          </w:rPr>
          <w:delText>我们</w:delText>
        </w:r>
      </w:del>
      <w:r>
        <w:rPr>
          <w:rFonts w:ascii="Times New Roman" w:hAnsi="Times New Roman" w:cs="Times New Roman"/>
          <w:szCs w:val="24"/>
        </w:rPr>
        <w:t>把在捕捞轨迹区域内的轨迹视为</w:t>
      </w:r>
      <w:del w:id="1433" w:author="alan" w:date="2018-03-17T21:14:13Z">
        <w:r>
          <w:rPr>
            <w:rFonts w:ascii="Times New Roman" w:hAnsi="Times New Roman" w:cs="Times New Roman"/>
            <w:szCs w:val="24"/>
          </w:rPr>
          <w:delText>渔船</w:delText>
        </w:r>
      </w:del>
      <w:ins w:id="143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的捕捞行为，其余轨迹视为航行行为。图2-11中灰色区域是该航次通过数学形态学识别出的捕捞轨迹区域，AB两点是</w:t>
      </w:r>
      <w:ins w:id="1435" w:author="alan" w:date="2018-03-17T22:31:13Z">
        <w:r>
          <w:rPr>
            <w:rFonts w:hint="eastAsia" w:ascii="Times New Roman" w:hAnsi="Times New Roman" w:cs="Times New Roman"/>
            <w:szCs w:val="24"/>
            <w:lang w:val="en-US" w:eastAsia="zh-CN"/>
          </w:rPr>
          <w:t>一次</w:t>
        </w:r>
      </w:ins>
      <w:r>
        <w:rPr>
          <w:rFonts w:ascii="Times New Roman" w:hAnsi="Times New Roman" w:cs="Times New Roman"/>
          <w:szCs w:val="24"/>
        </w:rPr>
        <w:t>捕捞行为的起点和终点。</w:t>
      </w:r>
      <w:del w:id="1436" w:author="alan" w:date="2018-03-17T22:31:22Z">
        <w:r>
          <w:rPr>
            <w:rFonts w:ascii="Times New Roman" w:hAnsi="Times New Roman" w:cs="Times New Roman"/>
            <w:szCs w:val="24"/>
          </w:rPr>
          <w:delText>最终将形如AB点对的序列作为算法的输出结果。</w:delText>
        </w:r>
      </w:del>
    </w:p>
    <w:p>
      <w:pPr>
        <w:pStyle w:val="3"/>
        <w:keepNext w:val="0"/>
        <w:keepLines w:val="0"/>
        <w:numPr>
          <w:ilvl w:val="1"/>
          <w:numId w:val="1"/>
        </w:numPr>
        <w:spacing w:line="360" w:lineRule="auto"/>
        <w:rPr>
          <w:rFonts w:ascii="Times New Roman" w:hAnsi="Times New Roman" w:cs="Times New Roman"/>
          <w:rPrChange w:id="1437" w:author="alan" w:date="2018-03-17T21:46:09Z">
            <w:rPr/>
          </w:rPrChange>
        </w:rPr>
      </w:pPr>
      <w:bookmarkStart w:id="26" w:name="_Toc508613005"/>
      <w:bookmarkStart w:id="27" w:name="_Toc508613078"/>
      <w:r>
        <w:rPr>
          <w:rFonts w:hint="default" w:ascii="Times New Roman" w:hAnsi="Times New Roman" w:cs="Times New Roman"/>
          <w:rPrChange w:id="1438" w:author="alan" w:date="2018-03-17T21:46:09Z">
            <w:rPr>
              <w:rFonts w:hint="eastAsia"/>
            </w:rPr>
          </w:rPrChange>
        </w:rPr>
        <w:t>结果验证与分析</w:t>
      </w:r>
      <w:bookmarkEnd w:id="26"/>
      <w:bookmarkEnd w:id="27"/>
    </w:p>
    <w:p>
      <w:pPr>
        <w:spacing w:line="360" w:lineRule="auto"/>
        <w:ind w:firstLine="420"/>
        <w:rPr>
          <w:rFonts w:ascii="Times New Roman" w:hAnsi="Times New Roman" w:cs="Times New Roman"/>
          <w:szCs w:val="24"/>
        </w:rPr>
      </w:pPr>
      <w:del w:id="1439" w:author="alan" w:date="2018-03-17T22:31:32Z">
        <w:r>
          <w:rPr>
            <w:rFonts w:ascii="Times New Roman" w:hAnsi="Times New Roman" w:cs="Times New Roman"/>
            <w:szCs w:val="24"/>
          </w:rPr>
          <w:delText>以上四个模块共同构成渔船捕捞行为识别算法，</w:delText>
        </w:r>
      </w:del>
      <w:r>
        <w:rPr>
          <w:rFonts w:ascii="Times New Roman" w:hAnsi="Times New Roman" w:cs="Times New Roman"/>
          <w:szCs w:val="24"/>
        </w:rPr>
        <w:t>为了验证算法的准确性，</w:t>
      </w:r>
      <w:ins w:id="1440" w:author="alan" w:date="2018-03-17T22:31:39Z">
        <w:r>
          <w:rPr>
            <w:rFonts w:hint="eastAsia" w:ascii="Times New Roman" w:hAnsi="Times New Roman" w:cs="Times New Roman"/>
            <w:szCs w:val="24"/>
            <w:lang w:val="en-US" w:eastAsia="zh-CN"/>
          </w:rPr>
          <w:t>本文</w:t>
        </w:r>
      </w:ins>
      <w:ins w:id="1441" w:author="alan" w:date="2018-03-17T22:31:42Z">
        <w:r>
          <w:rPr>
            <w:rFonts w:hint="eastAsia" w:ascii="Times New Roman" w:hAnsi="Times New Roman" w:cs="Times New Roman"/>
            <w:szCs w:val="24"/>
            <w:lang w:val="en-US" w:eastAsia="zh-CN"/>
          </w:rPr>
          <w:t>统计</w:t>
        </w:r>
      </w:ins>
      <w:ins w:id="1442" w:author="alan" w:date="2018-03-17T22:31:45Z">
        <w:r>
          <w:rPr>
            <w:rFonts w:hint="eastAsia" w:ascii="Times New Roman" w:hAnsi="Times New Roman" w:cs="Times New Roman"/>
            <w:szCs w:val="24"/>
            <w:lang w:val="en-US" w:eastAsia="zh-CN"/>
          </w:rPr>
          <w:t>捕捞行为</w:t>
        </w:r>
      </w:ins>
      <w:ins w:id="1443" w:author="alan" w:date="2018-03-17T22:31:49Z">
        <w:r>
          <w:rPr>
            <w:rFonts w:hint="eastAsia" w:ascii="Times New Roman" w:hAnsi="Times New Roman" w:cs="Times New Roman"/>
            <w:szCs w:val="24"/>
            <w:lang w:val="en-US" w:eastAsia="zh-CN"/>
          </w:rPr>
          <w:t>行为</w:t>
        </w:r>
      </w:ins>
      <w:ins w:id="1444" w:author="alan" w:date="2018-03-17T22:31:50Z">
        <w:r>
          <w:rPr>
            <w:rFonts w:hint="eastAsia" w:ascii="Times New Roman" w:hAnsi="Times New Roman" w:cs="Times New Roman"/>
            <w:szCs w:val="24"/>
            <w:lang w:val="en-US" w:eastAsia="zh-CN"/>
          </w:rPr>
          <w:t>记录的</w:t>
        </w:r>
      </w:ins>
      <w:ins w:id="1445" w:author="alan" w:date="2018-03-17T22:31:52Z">
        <w:r>
          <w:rPr>
            <w:rFonts w:hint="eastAsia" w:ascii="Times New Roman" w:hAnsi="Times New Roman" w:cs="Times New Roman"/>
            <w:szCs w:val="24"/>
            <w:lang w:val="en-US" w:eastAsia="zh-CN"/>
          </w:rPr>
          <w:t>持续</w:t>
        </w:r>
      </w:ins>
      <w:ins w:id="1446" w:author="alan" w:date="2018-03-17T22:31:53Z">
        <w:r>
          <w:rPr>
            <w:rFonts w:hint="eastAsia" w:ascii="Times New Roman" w:hAnsi="Times New Roman" w:cs="Times New Roman"/>
            <w:szCs w:val="24"/>
            <w:lang w:val="en-US" w:eastAsia="zh-CN"/>
          </w:rPr>
          <w:t>时间</w:t>
        </w:r>
      </w:ins>
      <w:ins w:id="1447" w:author="alan" w:date="2018-03-17T22:31:54Z">
        <w:r>
          <w:rPr>
            <w:rFonts w:hint="eastAsia" w:ascii="Times New Roman" w:hAnsi="Times New Roman" w:cs="Times New Roman"/>
            <w:szCs w:val="24"/>
            <w:lang w:val="en-US" w:eastAsia="zh-CN"/>
          </w:rPr>
          <w:t>，</w:t>
        </w:r>
      </w:ins>
      <w:r>
        <w:rPr>
          <w:rFonts w:ascii="Times New Roman" w:hAnsi="Times New Roman" w:cs="Times New Roman"/>
          <w:szCs w:val="24"/>
        </w:rPr>
        <w:t>将统计的捕捞时间和捕捞距离与渔业产量进行了对比。</w:t>
      </w:r>
      <w:ins w:id="1448" w:author="alan" w:date="2018-03-17T22:32:02Z">
        <w:r>
          <w:rPr>
            <w:rFonts w:hint="eastAsia" w:ascii="Times New Roman" w:hAnsi="Times New Roman" w:cs="Times New Roman"/>
            <w:szCs w:val="24"/>
            <w:lang w:val="en-US" w:eastAsia="zh-CN"/>
          </w:rPr>
          <w:t>进而，</w:t>
        </w:r>
      </w:ins>
      <w:ins w:id="1449" w:author="alan" w:date="2018-03-17T22:32:20Z">
        <w:r>
          <w:rPr>
            <w:rFonts w:hint="eastAsia" w:ascii="Times New Roman" w:hAnsi="Times New Roman" w:cs="Times New Roman"/>
            <w:szCs w:val="24"/>
            <w:lang w:val="en-US" w:eastAsia="zh-CN"/>
          </w:rPr>
          <w:t>将</w:t>
        </w:r>
      </w:ins>
      <w:ins w:id="1450" w:author="alan" w:date="2018-03-17T22:32:21Z">
        <w:r>
          <w:rPr>
            <w:rFonts w:hint="eastAsia" w:ascii="Times New Roman" w:hAnsi="Times New Roman" w:cs="Times New Roman"/>
            <w:szCs w:val="24"/>
            <w:lang w:val="en-US" w:eastAsia="zh-CN"/>
          </w:rPr>
          <w:t>所有</w:t>
        </w:r>
      </w:ins>
      <w:ins w:id="1451" w:author="alan" w:date="2018-03-17T22:32:31Z">
        <w:r>
          <w:rPr>
            <w:rFonts w:hint="eastAsia" w:ascii="Times New Roman" w:hAnsi="Times New Roman" w:cs="Times New Roman"/>
            <w:szCs w:val="24"/>
            <w:lang w:val="en-US" w:eastAsia="zh-CN"/>
          </w:rPr>
          <w:t>单</w:t>
        </w:r>
      </w:ins>
      <w:ins w:id="1452" w:author="alan" w:date="2018-03-17T22:32:32Z">
        <w:r>
          <w:rPr>
            <w:rFonts w:hint="eastAsia" w:ascii="Times New Roman" w:hAnsi="Times New Roman" w:cs="Times New Roman"/>
            <w:szCs w:val="24"/>
            <w:lang w:val="en-US" w:eastAsia="zh-CN"/>
          </w:rPr>
          <w:t>拖</w:t>
        </w:r>
      </w:ins>
      <w:ins w:id="1453" w:author="alan" w:date="2018-03-17T22:32:36Z">
        <w:r>
          <w:rPr>
            <w:rFonts w:hint="eastAsia" w:ascii="Times New Roman" w:hAnsi="Times New Roman" w:cs="Times New Roman"/>
            <w:szCs w:val="24"/>
            <w:lang w:val="en-US" w:eastAsia="zh-CN"/>
          </w:rPr>
          <w:t>渔业</w:t>
        </w:r>
      </w:ins>
      <w:ins w:id="1454" w:author="alan" w:date="2018-03-17T22:32:37Z">
        <w:r>
          <w:rPr>
            <w:rFonts w:hint="eastAsia" w:ascii="Times New Roman" w:hAnsi="Times New Roman" w:cs="Times New Roman"/>
            <w:szCs w:val="24"/>
            <w:lang w:val="en-US" w:eastAsia="zh-CN"/>
          </w:rPr>
          <w:t>船舶</w:t>
        </w:r>
      </w:ins>
      <w:ins w:id="1455" w:author="alan" w:date="2018-03-17T22:32:38Z">
        <w:r>
          <w:rPr>
            <w:rFonts w:hint="eastAsia" w:ascii="Times New Roman" w:hAnsi="Times New Roman" w:cs="Times New Roman"/>
            <w:szCs w:val="24"/>
            <w:lang w:val="en-US" w:eastAsia="zh-CN"/>
          </w:rPr>
          <w:t>的</w:t>
        </w:r>
      </w:ins>
      <w:ins w:id="1456" w:author="alan" w:date="2018-03-17T22:32:09Z">
        <w:r>
          <w:rPr>
            <w:rFonts w:hint="eastAsia" w:ascii="Times New Roman" w:hAnsi="Times New Roman" w:cs="Times New Roman"/>
            <w:szCs w:val="24"/>
            <w:lang w:val="en-US" w:eastAsia="zh-CN"/>
          </w:rPr>
          <w:t>每个</w:t>
        </w:r>
      </w:ins>
      <w:del w:id="1457" w:author="alan" w:date="2018-03-17T22:32:11Z">
        <w:r>
          <w:rPr>
            <w:rFonts w:ascii="Times New Roman" w:hAnsi="Times New Roman" w:cs="Times New Roman"/>
            <w:szCs w:val="24"/>
          </w:rPr>
          <w:delText>对于不同</w:delText>
        </w:r>
      </w:del>
      <w:r>
        <w:rPr>
          <w:rFonts w:ascii="Times New Roman" w:hAnsi="Times New Roman" w:cs="Times New Roman"/>
          <w:szCs w:val="24"/>
        </w:rPr>
        <w:t>季度的</w:t>
      </w:r>
      <w:ins w:id="1458" w:author="alan" w:date="2018-03-17T22:32:47Z">
        <w:r>
          <w:rPr>
            <w:rFonts w:hint="eastAsia" w:ascii="Times New Roman" w:hAnsi="Times New Roman" w:cs="Times New Roman"/>
            <w:szCs w:val="24"/>
            <w:lang w:val="en-US" w:eastAsia="zh-CN"/>
          </w:rPr>
          <w:t>捕捞区域</w:t>
        </w:r>
      </w:ins>
      <w:ins w:id="1459" w:author="alan" w:date="2018-03-17T22:32:48Z">
        <w:r>
          <w:rPr>
            <w:rFonts w:hint="eastAsia" w:ascii="Times New Roman" w:hAnsi="Times New Roman" w:cs="Times New Roman"/>
            <w:szCs w:val="24"/>
            <w:lang w:val="en-US" w:eastAsia="zh-CN"/>
          </w:rPr>
          <w:t>进行</w:t>
        </w:r>
      </w:ins>
      <w:ins w:id="1460" w:author="alan" w:date="2018-03-17T22:32:50Z">
        <w:r>
          <w:rPr>
            <w:rFonts w:hint="eastAsia" w:ascii="Times New Roman" w:hAnsi="Times New Roman" w:cs="Times New Roman"/>
            <w:szCs w:val="24"/>
            <w:lang w:val="en-US" w:eastAsia="zh-CN"/>
          </w:rPr>
          <w:t>叠加</w:t>
        </w:r>
      </w:ins>
      <w:ins w:id="1461" w:author="alan" w:date="2018-03-17T22:32:57Z">
        <w:r>
          <w:rPr>
            <w:rFonts w:hint="eastAsia" w:ascii="Times New Roman" w:hAnsi="Times New Roman" w:cs="Times New Roman"/>
            <w:szCs w:val="24"/>
            <w:lang w:val="en-US" w:eastAsia="zh-CN"/>
          </w:rPr>
          <w:t>形成</w:t>
        </w:r>
      </w:ins>
      <w:r>
        <w:rPr>
          <w:rFonts w:ascii="Times New Roman" w:hAnsi="Times New Roman" w:cs="Times New Roman"/>
          <w:szCs w:val="24"/>
        </w:rPr>
        <w:t>捕捞区热度图，分析捕捞区域的变化规律。</w:t>
      </w:r>
    </w:p>
    <w:p>
      <w:pPr>
        <w:pStyle w:val="4"/>
        <w:keepNext w:val="0"/>
        <w:keepLines w:val="0"/>
        <w:numPr>
          <w:ilvl w:val="2"/>
          <w:numId w:val="1"/>
        </w:numPr>
        <w:spacing w:line="360" w:lineRule="auto"/>
        <w:rPr>
          <w:rFonts w:ascii="Times New Roman" w:hAnsi="Times New Roman" w:cs="Times New Roman"/>
          <w:rPrChange w:id="1462" w:author="alan" w:date="2018-03-17T21:46:09Z">
            <w:rPr/>
          </w:rPrChange>
        </w:rPr>
      </w:pPr>
      <w:bookmarkStart w:id="28" w:name="_Toc508613079"/>
      <w:bookmarkStart w:id="29" w:name="_Toc508613006"/>
      <w:r>
        <w:rPr>
          <w:rFonts w:hint="default" w:ascii="Times New Roman" w:hAnsi="Times New Roman" w:cs="Times New Roman"/>
          <w:rPrChange w:id="1463" w:author="alan" w:date="2018-03-17T21:46:09Z">
            <w:rPr>
              <w:rFonts w:hint="eastAsia"/>
            </w:rPr>
          </w:rPrChange>
        </w:rPr>
        <w:t>结果验证</w:t>
      </w:r>
      <w:bookmarkEnd w:id="28"/>
      <w:bookmarkEnd w:id="29"/>
    </w:p>
    <w:p>
      <w:pPr>
        <w:spacing w:line="360" w:lineRule="auto"/>
        <w:rPr>
          <w:rFonts w:ascii="Times New Roman" w:hAnsi="Times New Roman" w:cs="Times New Roman"/>
          <w:szCs w:val="24"/>
        </w:rPr>
      </w:pPr>
      <w:r>
        <w:rPr>
          <w:rFonts w:hint="default" w:ascii="Times New Roman" w:hAnsi="Times New Roman" w:cs="Times New Roman"/>
          <w:szCs w:val="24"/>
          <w:rPrChange w:id="1464" w:author="alan" w:date="2018-03-17T21:46:09Z">
            <w:rPr>
              <w:rFonts w:hint="eastAsia" w:asciiTheme="minorEastAsia" w:hAnsiTheme="minorEastAsia"/>
              <w:szCs w:val="24"/>
            </w:rPr>
          </w:rPrChange>
        </w:rPr>
        <w:tab/>
      </w:r>
      <w:r>
        <w:rPr>
          <w:rFonts w:ascii="Times New Roman" w:hAnsi="Times New Roman" w:cs="Times New Roman"/>
          <w:szCs w:val="24"/>
        </w:rPr>
        <w:t>由于渔业产量与捕捞时间和捕捞距离息息相关，可以通过计算两者的相关性</w:t>
      </w:r>
      <w:r>
        <w:rPr>
          <w:rFonts w:hint="eastAsia" w:ascii="Times New Roman" w:hAnsi="Times New Roman" w:cs="Times New Roman"/>
          <w:szCs w:val="24"/>
        </w:rPr>
        <w:t>验证捕捞行为的识别准确率</w:t>
      </w:r>
      <w:r>
        <w:rPr>
          <w:rFonts w:ascii="Times New Roman" w:hAnsi="Times New Roman" w:cs="Times New Roman"/>
          <w:szCs w:val="24"/>
        </w:rPr>
        <w:t>。</w:t>
      </w:r>
      <w:r>
        <w:rPr>
          <w:rFonts w:hint="eastAsia" w:ascii="Times New Roman" w:hAnsi="Times New Roman" w:cs="Times New Roman"/>
          <w:szCs w:val="24"/>
        </w:rPr>
        <w:t>本文</w:t>
      </w:r>
      <w:r>
        <w:rPr>
          <w:rFonts w:ascii="Times New Roman" w:hAnsi="Times New Roman" w:cs="Times New Roman"/>
          <w:szCs w:val="24"/>
        </w:rPr>
        <w:t>根据渔业数据的发布周期，按月统计了</w:t>
      </w:r>
      <w:del w:id="1465" w:author="alan" w:date="2018-03-17T21:14:13Z">
        <w:r>
          <w:rPr>
            <w:rFonts w:ascii="Times New Roman" w:hAnsi="Times New Roman" w:cs="Times New Roman"/>
            <w:szCs w:val="24"/>
          </w:rPr>
          <w:delText>渔船</w:delText>
        </w:r>
      </w:del>
      <w:ins w:id="146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的捕捞时间和捕捞距离，与浙江省温州市海洋渔业救助中心记录的渔业产量数据进行对比。</w:t>
      </w:r>
    </w:p>
    <w:p>
      <w:pPr>
        <w:spacing w:line="360" w:lineRule="auto"/>
        <w:rPr>
          <w:rFonts w:ascii="Times New Roman" w:hAnsi="Times New Roman" w:cs="Times New Roman"/>
          <w:szCs w:val="24"/>
        </w:rPr>
      </w:pPr>
      <w:commentRangeStart w:id="23"/>
      <w:r>
        <w:rPr>
          <w:rFonts w:ascii="Times New Roman" w:hAnsi="Times New Roman" w:cs="Times New Roman"/>
          <w:szCs w:val="24"/>
        </w:rPr>
        <w:drawing>
          <wp:inline distT="0" distB="0" distL="0" distR="0">
            <wp:extent cx="2560320" cy="2087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560692" cy="2088000"/>
                    </a:xfrm>
                    <a:prstGeom prst="rect">
                      <a:avLst/>
                    </a:prstGeom>
                  </pic:spPr>
                </pic:pic>
              </a:graphicData>
            </a:graphic>
          </wp:inline>
        </w:drawing>
      </w:r>
      <w:commentRangeEnd w:id="23"/>
      <w:r>
        <w:commentReference w:id="23"/>
      </w:r>
      <w:r>
        <w:rPr>
          <w:rFonts w:ascii="Times New Roman" w:hAnsi="Times New Roman" w:cs="Times New Roman"/>
          <w:szCs w:val="24"/>
        </w:rPr>
        <w:t xml:space="preserve"> </w:t>
      </w:r>
      <w:r>
        <w:rPr>
          <w:rFonts w:ascii="Times New Roman" w:hAnsi="Times New Roman" w:cs="Times New Roman"/>
          <w:szCs w:val="24"/>
        </w:rPr>
        <w:drawing>
          <wp:inline distT="0" distB="0" distL="0" distR="0">
            <wp:extent cx="2433955" cy="208788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2434499" cy="2088000"/>
                    </a:xfrm>
                    <a:prstGeom prst="rect">
                      <a:avLst/>
                    </a:prstGeom>
                  </pic:spPr>
                </pic:pic>
              </a:graphicData>
            </a:graphic>
          </wp:inline>
        </w:drawing>
      </w:r>
    </w:p>
    <w:p>
      <w:pPr>
        <w:spacing w:line="360" w:lineRule="auto"/>
        <w:ind w:firstLine="720" w:firstLineChars="300"/>
        <w:rPr>
          <w:rFonts w:ascii="Times New Roman" w:hAnsi="Times New Roman" w:cs="Times New Roman"/>
          <w:szCs w:val="24"/>
        </w:rPr>
      </w:pPr>
      <w:r>
        <w:rPr>
          <w:rFonts w:ascii="Times New Roman" w:hAnsi="Times New Roman" w:cs="Times New Roman"/>
          <w:szCs w:val="24"/>
        </w:rPr>
        <w:t>（</w:t>
      </w:r>
      <w:ins w:id="1467" w:author="alan" w:date="2018-03-17T22:33:58Z">
        <w:r>
          <w:rPr>
            <w:rFonts w:hint="eastAsia" w:ascii="Times New Roman" w:hAnsi="Times New Roman" w:cs="Times New Roman"/>
            <w:szCs w:val="24"/>
            <w:lang w:val="en-US" w:eastAsia="zh-CN"/>
          </w:rPr>
          <w:t>a</w:t>
        </w:r>
      </w:ins>
      <w:del w:id="1468" w:author="alan" w:date="2018-03-17T22:33:58Z">
        <w:r>
          <w:rPr>
            <w:rFonts w:ascii="Times New Roman" w:hAnsi="Times New Roman" w:cs="Times New Roman"/>
            <w:szCs w:val="24"/>
          </w:rPr>
          <w:delText>1</w:delText>
        </w:r>
      </w:del>
      <w:r>
        <w:rPr>
          <w:rFonts w:ascii="Times New Roman" w:hAnsi="Times New Roman" w:cs="Times New Roman"/>
          <w:szCs w:val="24"/>
        </w:rPr>
        <w:t>）捕捞时间与渔业产量         （</w:t>
      </w:r>
      <w:ins w:id="1469" w:author="alan" w:date="2018-03-17T22:34:00Z">
        <w:r>
          <w:rPr>
            <w:rFonts w:hint="eastAsia" w:ascii="Times New Roman" w:hAnsi="Times New Roman" w:cs="Times New Roman"/>
            <w:szCs w:val="24"/>
            <w:lang w:val="en-US" w:eastAsia="zh-CN"/>
          </w:rPr>
          <w:t>b</w:t>
        </w:r>
      </w:ins>
      <w:del w:id="1470" w:author="alan" w:date="2018-03-17T22:34:00Z">
        <w:r>
          <w:rPr>
            <w:rFonts w:ascii="Times New Roman" w:hAnsi="Times New Roman" w:cs="Times New Roman"/>
            <w:szCs w:val="24"/>
          </w:rPr>
          <w:delText>2</w:delText>
        </w:r>
      </w:del>
      <w:r>
        <w:rPr>
          <w:rFonts w:ascii="Times New Roman" w:hAnsi="Times New Roman" w:cs="Times New Roman"/>
          <w:szCs w:val="24"/>
        </w:rPr>
        <w:t>）捕捞距离与渔业产量</w:t>
      </w:r>
    </w:p>
    <w:p>
      <w:pPr>
        <w:spacing w:line="360" w:lineRule="auto"/>
        <w:jc w:val="center"/>
        <w:rPr>
          <w:rFonts w:ascii="Times New Roman" w:hAnsi="Times New Roman" w:cs="Times New Roman"/>
          <w:szCs w:val="24"/>
        </w:rPr>
      </w:pPr>
      <w:r>
        <w:rPr>
          <w:rFonts w:ascii="Times New Roman" w:hAnsi="Times New Roman" w:cs="Times New Roman"/>
          <w:szCs w:val="24"/>
        </w:rPr>
        <w:t>图2-12 捕捞时间/捕捞距离与渔业产量数据对比</w:t>
      </w:r>
    </w:p>
    <w:p>
      <w:pPr>
        <w:spacing w:line="360" w:lineRule="auto"/>
        <w:ind w:firstLine="420"/>
        <w:rPr>
          <w:rFonts w:ascii="Times New Roman" w:hAnsi="Times New Roman" w:cs="Times New Roman"/>
          <w:szCs w:val="24"/>
        </w:rPr>
      </w:pPr>
      <w:r>
        <w:rPr>
          <w:rFonts w:ascii="Times New Roman" w:hAnsi="Times New Roman" w:cs="Times New Roman"/>
          <w:szCs w:val="24"/>
        </w:rPr>
        <w:t>图2-12中，蓝色折线为2014年4月至2016年3月浙江省渔业产量</w:t>
      </w:r>
      <w:del w:id="1471" w:author="alan" w:date="2018-03-17T22:33:44Z">
        <w:r>
          <w:rPr>
            <w:rFonts w:ascii="Times New Roman" w:hAnsi="Times New Roman" w:cs="Times New Roman"/>
            <w:szCs w:val="24"/>
          </w:rPr>
          <w:delText>，灰色条形图为（1）捕捞时间（2）捕捞距离</w:delText>
        </w:r>
      </w:del>
      <w:r>
        <w:rPr>
          <w:rFonts w:ascii="Times New Roman" w:hAnsi="Times New Roman" w:cs="Times New Roman"/>
          <w:szCs w:val="24"/>
        </w:rPr>
        <w:t>。</w:t>
      </w:r>
      <w:ins w:id="1472" w:author="alan" w:date="2018-03-17T22:36:39Z">
        <w:r>
          <w:rPr>
            <w:rFonts w:hint="eastAsia" w:ascii="Times New Roman" w:hAnsi="Times New Roman" w:cs="Times New Roman"/>
            <w:szCs w:val="24"/>
            <w:lang w:val="en-US" w:eastAsia="zh-CN"/>
          </w:rPr>
          <w:t>图2-12(a)中的柱状图表示了捕捞时间分布：灰色的柱表示捕捞活动的时间；白色的柱表示相关月内航行和捕捞活动的时间和。</w:t>
        </w:r>
      </w:ins>
      <w:ins w:id="1473" w:author="alan" w:date="2018-03-17T22:36:40Z">
        <w:r>
          <w:rPr>
            <w:rFonts w:hint="eastAsia" w:ascii="Times New Roman" w:hAnsi="Times New Roman" w:cs="Times New Roman"/>
            <w:szCs w:val="24"/>
            <w:lang w:val="en-US" w:eastAsia="zh-CN"/>
          </w:rPr>
          <w:t>图2-12(</w:t>
        </w:r>
      </w:ins>
      <w:ins w:id="1474" w:author="alan" w:date="2018-03-17T22:36:45Z">
        <w:r>
          <w:rPr>
            <w:rFonts w:hint="eastAsia" w:ascii="Times New Roman" w:hAnsi="Times New Roman" w:cs="Times New Roman"/>
            <w:szCs w:val="24"/>
            <w:lang w:val="en-US" w:eastAsia="zh-CN"/>
          </w:rPr>
          <w:t>b</w:t>
        </w:r>
      </w:ins>
      <w:ins w:id="1475" w:author="alan" w:date="2018-03-17T22:36:40Z">
        <w:r>
          <w:rPr>
            <w:rFonts w:hint="eastAsia" w:ascii="Times New Roman" w:hAnsi="Times New Roman" w:cs="Times New Roman"/>
            <w:szCs w:val="24"/>
            <w:lang w:val="en-US" w:eastAsia="zh-CN"/>
          </w:rPr>
          <w:t>)中的柱状图表示了捕捞</w:t>
        </w:r>
      </w:ins>
      <w:ins w:id="1476" w:author="alan" w:date="2018-03-17T22:36:53Z">
        <w:r>
          <w:rPr>
            <w:rFonts w:hint="eastAsia" w:ascii="Times New Roman" w:hAnsi="Times New Roman" w:cs="Times New Roman"/>
            <w:szCs w:val="24"/>
            <w:lang w:val="en-US" w:eastAsia="zh-CN"/>
          </w:rPr>
          <w:t>距离</w:t>
        </w:r>
      </w:ins>
      <w:ins w:id="1477" w:author="alan" w:date="2018-03-17T22:36:40Z">
        <w:r>
          <w:rPr>
            <w:rFonts w:hint="eastAsia" w:ascii="Times New Roman" w:hAnsi="Times New Roman" w:cs="Times New Roman"/>
            <w:szCs w:val="24"/>
            <w:lang w:val="en-US" w:eastAsia="zh-CN"/>
          </w:rPr>
          <w:t>分布：灰色的柱表示捕捞活动的</w:t>
        </w:r>
      </w:ins>
      <w:ins w:id="1478" w:author="alan" w:date="2018-03-17T22:36:58Z">
        <w:r>
          <w:rPr>
            <w:rFonts w:hint="eastAsia" w:ascii="Times New Roman" w:hAnsi="Times New Roman" w:cs="Times New Roman"/>
            <w:szCs w:val="24"/>
            <w:lang w:val="en-US" w:eastAsia="zh-CN"/>
          </w:rPr>
          <w:t>距离</w:t>
        </w:r>
      </w:ins>
      <w:ins w:id="1479" w:author="alan" w:date="2018-03-17T22:36:40Z">
        <w:r>
          <w:rPr>
            <w:rFonts w:hint="eastAsia" w:ascii="Times New Roman" w:hAnsi="Times New Roman" w:cs="Times New Roman"/>
            <w:szCs w:val="24"/>
            <w:lang w:val="en-US" w:eastAsia="zh-CN"/>
          </w:rPr>
          <w:t>；白色的柱表示相关月内航行和捕捞活动的</w:t>
        </w:r>
      </w:ins>
      <w:ins w:id="1480" w:author="alan" w:date="2018-03-17T22:37:03Z">
        <w:r>
          <w:rPr>
            <w:rFonts w:hint="eastAsia" w:ascii="Times New Roman" w:hAnsi="Times New Roman" w:cs="Times New Roman"/>
            <w:szCs w:val="24"/>
            <w:lang w:val="en-US" w:eastAsia="zh-CN"/>
          </w:rPr>
          <w:t>距离</w:t>
        </w:r>
      </w:ins>
      <w:ins w:id="1481" w:author="alan" w:date="2018-03-17T22:36:40Z">
        <w:r>
          <w:rPr>
            <w:rFonts w:hint="eastAsia" w:ascii="Times New Roman" w:hAnsi="Times New Roman" w:cs="Times New Roman"/>
            <w:szCs w:val="24"/>
            <w:lang w:val="en-US" w:eastAsia="zh-CN"/>
          </w:rPr>
          <w:t>和。</w:t>
        </w:r>
      </w:ins>
      <w:r>
        <w:rPr>
          <w:rFonts w:ascii="Times New Roman" w:hAnsi="Times New Roman" w:cs="Times New Roman"/>
          <w:szCs w:val="24"/>
        </w:rPr>
        <w:t>从</w:t>
      </w:r>
      <w:del w:id="1482" w:author="alan" w:date="2018-03-17T22:37:12Z">
        <w:r>
          <w:rPr>
            <w:rFonts w:ascii="Times New Roman" w:hAnsi="Times New Roman" w:cs="Times New Roman"/>
            <w:szCs w:val="24"/>
          </w:rPr>
          <w:delText>图</w:delText>
        </w:r>
      </w:del>
      <w:ins w:id="1483" w:author="alan" w:date="2018-03-17T22:37:08Z">
        <w:r>
          <w:rPr>
            <w:rFonts w:ascii="Times New Roman" w:hAnsi="Times New Roman" w:cs="Times New Roman"/>
            <w:szCs w:val="24"/>
          </w:rPr>
          <w:t>图2-12</w:t>
        </w:r>
      </w:ins>
      <w:r>
        <w:rPr>
          <w:rFonts w:ascii="Times New Roman" w:hAnsi="Times New Roman" w:cs="Times New Roman"/>
          <w:szCs w:val="24"/>
        </w:rPr>
        <w:t>中可以看出，</w:t>
      </w:r>
      <w:ins w:id="1484" w:author="alan" w:date="2018-03-17T22:37:18Z">
        <w:r>
          <w:rPr>
            <w:rFonts w:hint="eastAsia" w:ascii="Times New Roman" w:hAnsi="Times New Roman" w:cs="Times New Roman"/>
            <w:szCs w:val="24"/>
            <w:lang w:val="en-US" w:eastAsia="zh-CN"/>
          </w:rPr>
          <w:t>本文</w:t>
        </w:r>
      </w:ins>
      <w:ins w:id="1485" w:author="alan" w:date="2018-03-17T22:37:19Z">
        <w:r>
          <w:rPr>
            <w:rFonts w:hint="eastAsia" w:ascii="Times New Roman" w:hAnsi="Times New Roman" w:cs="Times New Roman"/>
            <w:szCs w:val="24"/>
            <w:lang w:val="en-US" w:eastAsia="zh-CN"/>
          </w:rPr>
          <w:t>提出</w:t>
        </w:r>
      </w:ins>
      <w:ins w:id="1486" w:author="alan" w:date="2018-03-17T22:37:20Z">
        <w:r>
          <w:rPr>
            <w:rFonts w:hint="eastAsia" w:ascii="Times New Roman" w:hAnsi="Times New Roman" w:cs="Times New Roman"/>
            <w:szCs w:val="24"/>
            <w:lang w:val="en-US" w:eastAsia="zh-CN"/>
          </w:rPr>
          <w:t>的</w:t>
        </w:r>
      </w:ins>
      <w:r>
        <w:rPr>
          <w:rFonts w:ascii="Times New Roman" w:hAnsi="Times New Roman" w:cs="Times New Roman"/>
          <w:szCs w:val="24"/>
        </w:rPr>
        <w:t>统计结果与渔业产量数据呈现明显的正相关：禁渔期（7月-8月）捕捞累计时间短、</w:t>
      </w:r>
      <w:ins w:id="1487" w:author="alan" w:date="2018-03-17T22:37:58Z">
        <w:r>
          <w:rPr>
            <w:rFonts w:hint="eastAsia" w:ascii="Times New Roman" w:hAnsi="Times New Roman" w:cs="Times New Roman"/>
            <w:szCs w:val="24"/>
            <w:lang w:val="en-US" w:eastAsia="zh-CN"/>
          </w:rPr>
          <w:t>距离</w:t>
        </w:r>
      </w:ins>
      <w:ins w:id="1488" w:author="alan" w:date="2018-03-17T22:38:02Z">
        <w:r>
          <w:rPr>
            <w:rFonts w:hint="eastAsia" w:ascii="Times New Roman" w:hAnsi="Times New Roman" w:cs="Times New Roman"/>
            <w:szCs w:val="24"/>
            <w:lang w:val="en-US" w:eastAsia="zh-CN"/>
          </w:rPr>
          <w:t>短、</w:t>
        </w:r>
      </w:ins>
      <w:r>
        <w:rPr>
          <w:rFonts w:ascii="Times New Roman" w:hAnsi="Times New Roman" w:cs="Times New Roman"/>
          <w:szCs w:val="24"/>
        </w:rPr>
        <w:t>产量低；冬捕期和春节旺季（10月-次年1月）捕捞累计时间长，</w:t>
      </w:r>
      <w:ins w:id="1489" w:author="alan" w:date="2018-03-17T22:38:07Z">
        <w:r>
          <w:rPr>
            <w:rFonts w:hint="eastAsia" w:ascii="Times New Roman" w:hAnsi="Times New Roman" w:cs="Times New Roman"/>
            <w:szCs w:val="24"/>
            <w:lang w:val="en-US" w:eastAsia="zh-CN"/>
          </w:rPr>
          <w:t>距离长，</w:t>
        </w:r>
      </w:ins>
      <w:r>
        <w:rPr>
          <w:rFonts w:ascii="Times New Roman" w:hAnsi="Times New Roman" w:cs="Times New Roman"/>
          <w:szCs w:val="24"/>
        </w:rPr>
        <w:t>产量高。捕捞作业总时间与渔业产量的Pearson相关系数为89.80%，捕捞作业总距离与渔业产量的Pearson相关系数为82.11%。</w:t>
      </w:r>
      <w:del w:id="1490" w:author="alan" w:date="2018-03-17T22:38:23Z">
        <w:r>
          <w:rPr>
            <w:rFonts w:ascii="Times New Roman" w:hAnsi="Times New Roman" w:cs="Times New Roman"/>
            <w:szCs w:val="24"/>
          </w:rPr>
          <w:delText>由于总航行时间和总航行距离的计算本身就有偏差，最终得到的强相关性验证了捕捞作业行为被准确识别</w:delText>
        </w:r>
      </w:del>
      <w:ins w:id="1491" w:author="alan" w:date="2018-03-17T22:38:29Z">
        <w:r>
          <w:rPr>
            <w:rFonts w:hint="eastAsia" w:ascii="Times New Roman" w:hAnsi="Times New Roman" w:cs="Times New Roman"/>
            <w:szCs w:val="24"/>
            <w:lang w:val="en-US" w:eastAsia="zh-CN"/>
          </w:rPr>
          <w:t>相关</w:t>
        </w:r>
      </w:ins>
      <w:ins w:id="1492" w:author="alan" w:date="2018-03-17T22:38:38Z">
        <w:r>
          <w:rPr>
            <w:rFonts w:hint="eastAsia" w:ascii="Times New Roman" w:hAnsi="Times New Roman" w:cs="Times New Roman"/>
            <w:szCs w:val="24"/>
            <w:lang w:val="en-US" w:eastAsia="zh-CN"/>
          </w:rPr>
          <w:t>系数</w:t>
        </w:r>
      </w:ins>
      <w:ins w:id="1493" w:author="alan" w:date="2018-03-17T22:38:40Z">
        <w:r>
          <w:rPr>
            <w:rFonts w:hint="eastAsia" w:ascii="Times New Roman" w:hAnsi="Times New Roman" w:cs="Times New Roman"/>
            <w:szCs w:val="24"/>
            <w:lang w:val="en-US" w:eastAsia="zh-CN"/>
          </w:rPr>
          <w:t>结果</w:t>
        </w:r>
      </w:ins>
      <w:ins w:id="1494" w:author="alan" w:date="2018-03-17T22:38:46Z">
        <w:r>
          <w:rPr>
            <w:rFonts w:hint="eastAsia" w:ascii="Times New Roman" w:hAnsi="Times New Roman" w:cs="Times New Roman"/>
            <w:szCs w:val="24"/>
            <w:lang w:val="en-US" w:eastAsia="zh-CN"/>
          </w:rPr>
          <w:t>揭示了</w:t>
        </w:r>
      </w:ins>
      <w:ins w:id="1495" w:author="alan" w:date="2018-03-17T22:38:50Z">
        <w:r>
          <w:rPr>
            <w:rFonts w:hint="eastAsia" w:ascii="Times New Roman" w:hAnsi="Times New Roman" w:cs="Times New Roman"/>
            <w:szCs w:val="24"/>
            <w:lang w:val="en-US" w:eastAsia="zh-CN"/>
          </w:rPr>
          <w:t>所提出的</w:t>
        </w:r>
      </w:ins>
      <w:ins w:id="1496" w:author="alan" w:date="2018-03-17T22:39:10Z">
        <w:r>
          <w:rPr>
            <w:rFonts w:hint="eastAsia" w:ascii="Times New Roman" w:hAnsi="Times New Roman" w:cs="Times New Roman"/>
            <w:szCs w:val="24"/>
            <w:lang w:val="en-US" w:eastAsia="zh-CN"/>
          </w:rPr>
          <w:t>捕捞行为</w:t>
        </w:r>
      </w:ins>
      <w:ins w:id="1497" w:author="alan" w:date="2018-03-17T22:39:14Z">
        <w:r>
          <w:rPr>
            <w:rFonts w:hint="eastAsia" w:ascii="Times New Roman" w:hAnsi="Times New Roman" w:cs="Times New Roman"/>
            <w:szCs w:val="24"/>
            <w:lang w:val="en-US" w:eastAsia="zh-CN"/>
          </w:rPr>
          <w:t>识别</w:t>
        </w:r>
      </w:ins>
      <w:ins w:id="1498" w:author="alan" w:date="2018-03-17T22:39:15Z">
        <w:r>
          <w:rPr>
            <w:rFonts w:hint="eastAsia" w:ascii="Times New Roman" w:hAnsi="Times New Roman" w:cs="Times New Roman"/>
            <w:szCs w:val="24"/>
            <w:lang w:val="en-US" w:eastAsia="zh-CN"/>
          </w:rPr>
          <w:t>算法</w:t>
        </w:r>
      </w:ins>
      <w:ins w:id="1499" w:author="alan" w:date="2018-03-17T22:39:16Z">
        <w:r>
          <w:rPr>
            <w:rFonts w:hint="eastAsia" w:ascii="Times New Roman" w:hAnsi="Times New Roman" w:cs="Times New Roman"/>
            <w:szCs w:val="24"/>
            <w:lang w:val="en-US" w:eastAsia="zh-CN"/>
          </w:rPr>
          <w:t>具有</w:t>
        </w:r>
      </w:ins>
      <w:ins w:id="1500" w:author="alan" w:date="2018-03-17T22:39:17Z">
        <w:r>
          <w:rPr>
            <w:rFonts w:hint="eastAsia" w:ascii="Times New Roman" w:hAnsi="Times New Roman" w:cs="Times New Roman"/>
            <w:szCs w:val="24"/>
            <w:lang w:val="en-US" w:eastAsia="zh-CN"/>
          </w:rPr>
          <w:t>一定</w:t>
        </w:r>
      </w:ins>
      <w:ins w:id="1501" w:author="alan" w:date="2018-03-17T22:39:18Z">
        <w:r>
          <w:rPr>
            <w:rFonts w:hint="eastAsia" w:ascii="Times New Roman" w:hAnsi="Times New Roman" w:cs="Times New Roman"/>
            <w:szCs w:val="24"/>
            <w:lang w:val="en-US" w:eastAsia="zh-CN"/>
          </w:rPr>
          <w:t>的</w:t>
        </w:r>
      </w:ins>
      <w:ins w:id="1502" w:author="alan" w:date="2018-03-17T22:39:21Z">
        <w:r>
          <w:rPr>
            <w:rFonts w:hint="eastAsia" w:ascii="Times New Roman" w:hAnsi="Times New Roman" w:cs="Times New Roman"/>
            <w:szCs w:val="24"/>
            <w:lang w:val="en-US" w:eastAsia="zh-CN"/>
          </w:rPr>
          <w:t>有效性</w:t>
        </w:r>
      </w:ins>
      <w:r>
        <w:rPr>
          <w:rFonts w:ascii="Times New Roman" w:hAnsi="Times New Roman" w:cs="Times New Roman"/>
          <w:szCs w:val="24"/>
        </w:rPr>
        <w:t>。</w:t>
      </w:r>
      <w:ins w:id="1503" w:author="alan" w:date="2018-03-17T22:39:25Z">
        <w:r>
          <w:rPr>
            <w:rFonts w:hint="eastAsia" w:ascii="Times New Roman" w:hAnsi="Times New Roman" w:cs="Times New Roman"/>
            <w:szCs w:val="24"/>
            <w:lang w:val="en-US" w:eastAsia="zh-CN"/>
          </w:rPr>
          <w:t>这里</w:t>
        </w:r>
      </w:ins>
      <w:ins w:id="1504" w:author="alan" w:date="2018-03-17T22:39:27Z">
        <w:r>
          <w:rPr>
            <w:rFonts w:hint="eastAsia" w:ascii="Times New Roman" w:hAnsi="Times New Roman" w:cs="Times New Roman"/>
            <w:szCs w:val="24"/>
            <w:lang w:val="en-US" w:eastAsia="zh-CN"/>
          </w:rPr>
          <w:t>要强调</w:t>
        </w:r>
      </w:ins>
      <w:ins w:id="1505" w:author="alan" w:date="2018-03-17T22:39:28Z">
        <w:r>
          <w:rPr>
            <w:rFonts w:hint="eastAsia" w:ascii="Times New Roman" w:hAnsi="Times New Roman" w:cs="Times New Roman"/>
            <w:szCs w:val="24"/>
            <w:lang w:val="en-US" w:eastAsia="zh-CN"/>
          </w:rPr>
          <w:t>的</w:t>
        </w:r>
      </w:ins>
      <w:ins w:id="1506" w:author="alan" w:date="2018-03-17T22:39:29Z">
        <w:r>
          <w:rPr>
            <w:rFonts w:hint="eastAsia" w:ascii="Times New Roman" w:hAnsi="Times New Roman" w:cs="Times New Roman"/>
            <w:szCs w:val="24"/>
            <w:lang w:val="en-US" w:eastAsia="zh-CN"/>
          </w:rPr>
          <w:t>是，</w:t>
        </w:r>
      </w:ins>
      <w:ins w:id="1507" w:author="alan" w:date="2018-03-17T22:39:30Z">
        <w:r>
          <w:rPr>
            <w:rFonts w:hint="eastAsia" w:ascii="Times New Roman" w:hAnsi="Times New Roman" w:cs="Times New Roman"/>
            <w:szCs w:val="24"/>
            <w:lang w:val="en-US" w:eastAsia="zh-CN"/>
          </w:rPr>
          <w:t>由于</w:t>
        </w:r>
      </w:ins>
      <w:ins w:id="1508" w:author="alan" w:date="2018-03-17T22:39:31Z">
        <w:r>
          <w:rPr>
            <w:rFonts w:hint="eastAsia" w:ascii="Times New Roman" w:hAnsi="Times New Roman" w:cs="Times New Roman"/>
            <w:szCs w:val="24"/>
            <w:lang w:val="en-US" w:eastAsia="zh-CN"/>
          </w:rPr>
          <w:t>没有</w:t>
        </w:r>
      </w:ins>
      <w:ins w:id="1509" w:author="alan" w:date="2018-03-17T22:39:32Z">
        <w:r>
          <w:rPr>
            <w:rFonts w:hint="eastAsia" w:ascii="Times New Roman" w:hAnsi="Times New Roman" w:cs="Times New Roman"/>
            <w:szCs w:val="24"/>
            <w:lang w:val="en-US" w:eastAsia="zh-CN"/>
          </w:rPr>
          <w:t>标定</w:t>
        </w:r>
      </w:ins>
      <w:ins w:id="1510" w:author="alan" w:date="2018-03-17T22:39:34Z">
        <w:r>
          <w:rPr>
            <w:rFonts w:hint="eastAsia" w:ascii="Times New Roman" w:hAnsi="Times New Roman" w:cs="Times New Roman"/>
            <w:szCs w:val="24"/>
            <w:lang w:val="en-US" w:eastAsia="zh-CN"/>
          </w:rPr>
          <w:t>数据</w:t>
        </w:r>
      </w:ins>
      <w:ins w:id="1511" w:author="alan" w:date="2018-03-17T22:39:36Z">
        <w:r>
          <w:rPr>
            <w:rFonts w:hint="eastAsia" w:ascii="Times New Roman" w:hAnsi="Times New Roman" w:cs="Times New Roman"/>
            <w:szCs w:val="24"/>
            <w:lang w:val="en-US" w:eastAsia="zh-CN"/>
          </w:rPr>
          <w:t>作为</w:t>
        </w:r>
      </w:ins>
      <w:ins w:id="1512" w:author="alan" w:date="2018-03-17T22:39:37Z">
        <w:r>
          <w:rPr>
            <w:rFonts w:hint="eastAsia" w:ascii="Times New Roman" w:hAnsi="Times New Roman" w:cs="Times New Roman"/>
            <w:szCs w:val="24"/>
            <w:lang w:val="en-US" w:eastAsia="zh-CN"/>
          </w:rPr>
          <w:t>基准</w:t>
        </w:r>
      </w:ins>
      <w:ins w:id="1513" w:author="alan" w:date="2018-03-17T22:39:38Z">
        <w:r>
          <w:rPr>
            <w:rFonts w:hint="eastAsia" w:ascii="Times New Roman" w:hAnsi="Times New Roman" w:cs="Times New Roman"/>
            <w:szCs w:val="24"/>
            <w:lang w:val="en-US" w:eastAsia="zh-CN"/>
          </w:rPr>
          <w:t>，</w:t>
        </w:r>
      </w:ins>
      <w:ins w:id="1514" w:author="alan" w:date="2018-03-17T22:39:39Z">
        <w:r>
          <w:rPr>
            <w:rFonts w:hint="eastAsia" w:ascii="Times New Roman" w:hAnsi="Times New Roman" w:cs="Times New Roman"/>
            <w:szCs w:val="24"/>
            <w:lang w:val="en-US" w:eastAsia="zh-CN"/>
          </w:rPr>
          <w:t>因此</w:t>
        </w:r>
      </w:ins>
      <w:ins w:id="1515" w:author="alan" w:date="2018-03-17T22:39:41Z">
        <w:r>
          <w:rPr>
            <w:rFonts w:hint="eastAsia" w:ascii="Times New Roman" w:hAnsi="Times New Roman" w:cs="Times New Roman"/>
            <w:szCs w:val="24"/>
            <w:lang w:val="en-US" w:eastAsia="zh-CN"/>
          </w:rPr>
          <w:t>无法</w:t>
        </w:r>
      </w:ins>
      <w:ins w:id="1516" w:author="alan" w:date="2018-03-17T22:39:43Z">
        <w:r>
          <w:rPr>
            <w:rFonts w:hint="eastAsia" w:ascii="Times New Roman" w:hAnsi="Times New Roman" w:cs="Times New Roman"/>
            <w:szCs w:val="24"/>
            <w:lang w:val="en-US" w:eastAsia="zh-CN"/>
          </w:rPr>
          <w:t>直接</w:t>
        </w:r>
      </w:ins>
      <w:ins w:id="1517" w:author="alan" w:date="2018-03-17T22:39:44Z">
        <w:r>
          <w:rPr>
            <w:rFonts w:hint="eastAsia" w:ascii="Times New Roman" w:hAnsi="Times New Roman" w:cs="Times New Roman"/>
            <w:szCs w:val="24"/>
            <w:lang w:val="en-US" w:eastAsia="zh-CN"/>
          </w:rPr>
          <w:t>计算</w:t>
        </w:r>
      </w:ins>
      <w:ins w:id="1518" w:author="alan" w:date="2018-03-17T22:39:46Z">
        <w:r>
          <w:rPr>
            <w:rFonts w:hint="eastAsia" w:ascii="Times New Roman" w:hAnsi="Times New Roman" w:cs="Times New Roman"/>
            <w:szCs w:val="24"/>
            <w:lang w:val="en-US" w:eastAsia="zh-CN"/>
          </w:rPr>
          <w:t>所提出</w:t>
        </w:r>
      </w:ins>
      <w:ins w:id="1519" w:author="alan" w:date="2018-03-17T22:39:47Z">
        <w:r>
          <w:rPr>
            <w:rFonts w:hint="eastAsia" w:ascii="Times New Roman" w:hAnsi="Times New Roman" w:cs="Times New Roman"/>
            <w:szCs w:val="24"/>
            <w:lang w:val="en-US" w:eastAsia="zh-CN"/>
          </w:rPr>
          <w:t>的</w:t>
        </w:r>
      </w:ins>
      <w:ins w:id="1520" w:author="alan" w:date="2018-03-17T22:39:52Z">
        <w:r>
          <w:rPr>
            <w:rFonts w:hint="eastAsia" w:ascii="Times New Roman" w:hAnsi="Times New Roman" w:cs="Times New Roman"/>
            <w:szCs w:val="24"/>
            <w:lang w:val="en-US" w:eastAsia="zh-CN"/>
          </w:rPr>
          <w:t>基于</w:t>
        </w:r>
      </w:ins>
      <w:ins w:id="1521" w:author="alan" w:date="2018-03-17T22:39:54Z">
        <w:r>
          <w:rPr>
            <w:rFonts w:hint="eastAsia" w:ascii="Times New Roman" w:hAnsi="Times New Roman" w:cs="Times New Roman"/>
            <w:szCs w:val="24"/>
            <w:lang w:val="en-US" w:eastAsia="zh-CN"/>
          </w:rPr>
          <w:t>VMS</w:t>
        </w:r>
      </w:ins>
      <w:ins w:id="1522" w:author="alan" w:date="2018-03-17T22:39:55Z">
        <w:r>
          <w:rPr>
            <w:rFonts w:hint="eastAsia" w:ascii="Times New Roman" w:hAnsi="Times New Roman" w:cs="Times New Roman"/>
            <w:szCs w:val="24"/>
            <w:lang w:val="en-US" w:eastAsia="zh-CN"/>
          </w:rPr>
          <w:t>轨迹数据</w:t>
        </w:r>
      </w:ins>
      <w:ins w:id="1523" w:author="alan" w:date="2018-03-17T22:39:56Z">
        <w:r>
          <w:rPr>
            <w:rFonts w:hint="eastAsia" w:ascii="Times New Roman" w:hAnsi="Times New Roman" w:cs="Times New Roman"/>
            <w:szCs w:val="24"/>
            <w:lang w:val="en-US" w:eastAsia="zh-CN"/>
          </w:rPr>
          <w:t>的</w:t>
        </w:r>
      </w:ins>
      <w:ins w:id="1524" w:author="alan" w:date="2018-03-17T22:39:59Z">
        <w:r>
          <w:rPr>
            <w:rFonts w:hint="eastAsia" w:ascii="Times New Roman" w:hAnsi="Times New Roman" w:cs="Times New Roman"/>
            <w:szCs w:val="24"/>
            <w:lang w:val="en-US" w:eastAsia="zh-CN"/>
          </w:rPr>
          <w:t>捕捞行为</w:t>
        </w:r>
      </w:ins>
      <w:ins w:id="1525" w:author="alan" w:date="2018-03-17T22:40:01Z">
        <w:r>
          <w:rPr>
            <w:rFonts w:hint="eastAsia" w:ascii="Times New Roman" w:hAnsi="Times New Roman" w:cs="Times New Roman"/>
            <w:szCs w:val="24"/>
            <w:lang w:val="en-US" w:eastAsia="zh-CN"/>
          </w:rPr>
          <w:t>识别算法</w:t>
        </w:r>
      </w:ins>
      <w:ins w:id="1526" w:author="alan" w:date="2018-03-17T22:40:02Z">
        <w:r>
          <w:rPr>
            <w:rFonts w:hint="eastAsia" w:ascii="Times New Roman" w:hAnsi="Times New Roman" w:cs="Times New Roman"/>
            <w:szCs w:val="24"/>
            <w:lang w:val="en-US" w:eastAsia="zh-CN"/>
          </w:rPr>
          <w:t>的</w:t>
        </w:r>
      </w:ins>
      <w:ins w:id="1527" w:author="alan" w:date="2018-03-17T22:40:04Z">
        <w:r>
          <w:rPr>
            <w:rFonts w:hint="eastAsia" w:ascii="Times New Roman" w:hAnsi="Times New Roman" w:cs="Times New Roman"/>
            <w:szCs w:val="24"/>
            <w:lang w:val="en-US" w:eastAsia="zh-CN"/>
          </w:rPr>
          <w:t>有效性。</w:t>
        </w:r>
      </w:ins>
    </w:p>
    <w:p>
      <w:pPr>
        <w:pStyle w:val="4"/>
        <w:keepNext w:val="0"/>
        <w:keepLines w:val="0"/>
        <w:numPr>
          <w:ilvl w:val="2"/>
          <w:numId w:val="1"/>
        </w:numPr>
        <w:spacing w:line="360" w:lineRule="auto"/>
        <w:rPr>
          <w:rFonts w:ascii="Times New Roman" w:hAnsi="Times New Roman" w:cs="Times New Roman"/>
          <w:rPrChange w:id="1528" w:author="alan" w:date="2018-03-17T21:46:09Z">
            <w:rPr/>
          </w:rPrChange>
        </w:rPr>
      </w:pPr>
      <w:bookmarkStart w:id="30" w:name="_Toc508613080"/>
      <w:bookmarkStart w:id="31" w:name="_Toc508613007"/>
      <w:r>
        <w:rPr>
          <w:rFonts w:hint="default" w:ascii="Times New Roman" w:hAnsi="Times New Roman" w:cs="Times New Roman"/>
          <w:rPrChange w:id="1529" w:author="alan" w:date="2018-03-17T21:46:09Z">
            <w:rPr>
              <w:rFonts w:hint="eastAsia"/>
            </w:rPr>
          </w:rPrChange>
        </w:rPr>
        <w:t>结果分析</w:t>
      </w:r>
      <w:bookmarkEnd w:id="30"/>
      <w:bookmarkEnd w:id="31"/>
    </w:p>
    <w:p>
      <w:pPr>
        <w:spacing w:line="360" w:lineRule="auto"/>
        <w:rPr>
          <w:rFonts w:ascii="Times New Roman" w:hAnsi="Times New Roman" w:cs="Times New Roman"/>
          <w:szCs w:val="24"/>
        </w:rPr>
      </w:pPr>
      <w:r>
        <w:rPr>
          <w:rFonts w:hint="default" w:ascii="Times New Roman" w:hAnsi="Times New Roman" w:cs="Times New Roman"/>
          <w:szCs w:val="24"/>
          <w:rPrChange w:id="1530" w:author="alan" w:date="2018-03-17T21:46:09Z">
            <w:rPr>
              <w:rFonts w:hint="eastAsia" w:asciiTheme="minorEastAsia" w:hAnsiTheme="minorEastAsia"/>
              <w:szCs w:val="24"/>
            </w:rPr>
          </w:rPrChange>
        </w:rPr>
        <w:tab/>
      </w:r>
      <w:r>
        <w:rPr>
          <w:rFonts w:ascii="Times New Roman" w:hAnsi="Times New Roman" w:cs="Times New Roman"/>
          <w:szCs w:val="24"/>
        </w:rPr>
        <w:t>从图2-12中</w:t>
      </w:r>
      <w:del w:id="1531" w:author="alan" w:date="2018-03-17T22:40:12Z">
        <w:r>
          <w:rPr>
            <w:rFonts w:ascii="Times New Roman" w:hAnsi="Times New Roman" w:cs="Times New Roman"/>
            <w:szCs w:val="24"/>
          </w:rPr>
          <w:delText>，</w:delText>
        </w:r>
      </w:del>
      <w:r>
        <w:rPr>
          <w:rFonts w:ascii="Times New Roman" w:hAnsi="Times New Roman" w:cs="Times New Roman"/>
          <w:szCs w:val="24"/>
        </w:rPr>
        <w:t>还可以看出，与2014年冬季捕捞数据（蓝色折线图的第一个峰值）相比，2015年冬捕数据（蓝色折线图的第二个峰值）并没有明显变化，说明两年产量相似，但捕捞时间和捕捞距离明显增大。这说明了捕捞难度加大，渔民需要投入更多的时间且捕捞成本提高。</w:t>
      </w:r>
    </w:p>
    <w:p>
      <w:pPr>
        <w:spacing w:line="360" w:lineRule="auto"/>
        <w:rPr>
          <w:rFonts w:ascii="Times New Roman" w:hAnsi="Times New Roman" w:cs="Times New Roman"/>
          <w:szCs w:val="24"/>
        </w:rPr>
      </w:pPr>
      <w:r>
        <w:rPr>
          <w:rFonts w:ascii="Times New Roman" w:hAnsi="Times New Roman" w:cs="Times New Roman"/>
          <w:szCs w:val="24"/>
        </w:rPr>
        <w:tab/>
      </w:r>
      <w:del w:id="1532" w:author="alan" w:date="2018-03-17T22:40:34Z">
        <w:r>
          <w:rPr>
            <w:rFonts w:ascii="Times New Roman" w:hAnsi="Times New Roman" w:cs="Times New Roman"/>
            <w:szCs w:val="24"/>
          </w:rPr>
          <w:delText>统计一段时间内的捕捞轨迹区域，可以得到渔船在该时间段内的捕捞强度分布。</w:delText>
        </w:r>
      </w:del>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1750695" cy="154749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751274"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（a）2014第二季度     （b）2014第三季度     （c）2014第四季度</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1750695" cy="1547495"/>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p>
    <w:p>
      <w:pPr>
        <w:spacing w:line="360" w:lineRule="auto"/>
        <w:ind w:firstLine="240" w:firstLineChars="100"/>
        <w:rPr>
          <w:rFonts w:ascii="Times New Roman" w:hAnsi="Times New Roman" w:cs="Times New Roman"/>
          <w:szCs w:val="24"/>
        </w:rPr>
      </w:pPr>
      <w:r>
        <w:rPr>
          <w:rFonts w:ascii="Times New Roman" w:hAnsi="Times New Roman" w:cs="Times New Roman"/>
          <w:szCs w:val="24"/>
        </w:rPr>
        <w:t>（d）2015第一季度       （e）2015第二季度     （f）2015第三季度</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1750695" cy="1547495"/>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r>
        <w:rPr>
          <w:rFonts w:ascii="Times New Roman" w:hAnsi="Times New Roman" w:cs="Times New Roman"/>
          <w:szCs w:val="24"/>
        </w:rPr>
        <w:drawing>
          <wp:inline distT="0" distB="0" distL="0" distR="0">
            <wp:extent cx="1750695" cy="1547495"/>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51273" cy="1548000"/>
                    </a:xfrm>
                    <a:prstGeom prst="rect">
                      <a:avLst/>
                    </a:prstGeom>
                    <a:noFill/>
                    <a:ln>
                      <a:noFill/>
                    </a:ln>
                    <a:effectLst/>
                  </pic:spPr>
                </pic:pic>
              </a:graphicData>
            </a:graphic>
          </wp:inline>
        </w:drawing>
      </w:r>
    </w:p>
    <w:p>
      <w:pPr>
        <w:spacing w:line="360" w:lineRule="auto"/>
        <w:ind w:firstLine="240" w:firstLineChars="100"/>
        <w:rPr>
          <w:rFonts w:ascii="Times New Roman" w:hAnsi="Times New Roman" w:cs="Times New Roman"/>
          <w:szCs w:val="24"/>
        </w:rPr>
      </w:pPr>
      <w:r>
        <w:rPr>
          <w:rFonts w:ascii="Times New Roman" w:hAnsi="Times New Roman" w:cs="Times New Roman"/>
          <w:szCs w:val="24"/>
        </w:rPr>
        <w:t>（g）2015第四季度       （h）2016第一季度     （i）2016第二季度</w:t>
      </w:r>
    </w:p>
    <w:p>
      <w:pPr>
        <w:spacing w:line="360" w:lineRule="auto"/>
        <w:jc w:val="center"/>
        <w:rPr>
          <w:rFonts w:ascii="Times New Roman" w:hAnsi="Times New Roman" w:cs="Times New Roman"/>
          <w:szCs w:val="24"/>
        </w:rPr>
      </w:pPr>
      <w:r>
        <w:rPr>
          <w:rFonts w:ascii="Times New Roman" w:hAnsi="Times New Roman" w:cs="Times New Roman"/>
          <w:szCs w:val="24"/>
        </w:rPr>
        <w:t>图2-13 2014年第二季度到2016年第二季度的捕捞强度热度图</w:t>
      </w:r>
    </w:p>
    <w:p>
      <w:pPr>
        <w:spacing w:line="360" w:lineRule="auto"/>
        <w:rPr>
          <w:rFonts w:ascii="Times New Roman" w:hAnsi="Times New Roman" w:cs="Times New Roman"/>
          <w:szCs w:val="24"/>
        </w:rPr>
      </w:pPr>
      <w:r>
        <w:rPr>
          <w:rFonts w:ascii="Times New Roman" w:hAnsi="Times New Roman" w:cs="Times New Roman"/>
          <w:szCs w:val="24"/>
        </w:rPr>
        <w:tab/>
      </w:r>
      <w:ins w:id="1533" w:author="alan" w:date="2018-03-17T22:40:38Z">
        <w:r>
          <w:rPr>
            <w:rFonts w:ascii="Times New Roman" w:hAnsi="Times New Roman" w:cs="Times New Roman"/>
            <w:szCs w:val="24"/>
          </w:rPr>
          <w:t>统计一段时间内的捕捞轨迹区域，可以得到</w:t>
        </w:r>
      </w:ins>
      <w:ins w:id="1534" w:author="alan" w:date="2018-03-17T22:40:38Z">
        <w:r>
          <w:rPr>
            <w:rFonts w:hint="eastAsia" w:ascii="Times New Roman" w:hAnsi="Times New Roman" w:cs="Times New Roman"/>
            <w:szCs w:val="24"/>
            <w:lang w:eastAsia="zh-CN"/>
          </w:rPr>
          <w:t>渔业船舶</w:t>
        </w:r>
      </w:ins>
      <w:ins w:id="1535" w:author="alan" w:date="2018-03-17T22:40:38Z">
        <w:r>
          <w:rPr>
            <w:rFonts w:ascii="Times New Roman" w:hAnsi="Times New Roman" w:cs="Times New Roman"/>
            <w:szCs w:val="24"/>
          </w:rPr>
          <w:t>在该时间段内的捕捞强度分布。</w:t>
        </w:r>
      </w:ins>
      <w:r>
        <w:rPr>
          <w:rFonts w:ascii="Times New Roman" w:hAnsi="Times New Roman" w:cs="Times New Roman"/>
          <w:szCs w:val="24"/>
        </w:rPr>
        <w:t>图2-13是按季度统计的捕捞强度热度图，可以看出捕捞作业确实存在东移趋势。比如从2014年至2016年的第二季度捕捞区热度（图2-13（a）（e）（i））可以明显看出这一趋势。与图2-12的分析结果一致，说明渔民需要航行至更远的海域进行捕捞作业。这种行为一方面反映出近海捕捞资源不足，渔业资源枯竭；另一方面预示着捕捞成本的增加，可能会造成渔民生活水平下降、水产品价格上升、海洋</w:t>
      </w:r>
      <w:ins w:id="1536" w:author="alan" w:date="2018-03-17T22:41:06Z">
        <w:r>
          <w:rPr>
            <w:rFonts w:hint="eastAsia" w:ascii="Times New Roman" w:hAnsi="Times New Roman" w:cs="Times New Roman"/>
            <w:szCs w:val="24"/>
            <w:lang w:val="en-US" w:eastAsia="zh-CN"/>
          </w:rPr>
          <w:t>资源</w:t>
        </w:r>
      </w:ins>
      <w:r>
        <w:rPr>
          <w:rFonts w:ascii="Times New Roman" w:hAnsi="Times New Roman" w:cs="Times New Roman"/>
          <w:szCs w:val="24"/>
        </w:rPr>
        <w:t>环境进一步恶化。</w:t>
      </w:r>
    </w:p>
    <w:p>
      <w:pPr>
        <w:pStyle w:val="3"/>
        <w:keepNext w:val="0"/>
        <w:keepLines w:val="0"/>
        <w:numPr>
          <w:ilvl w:val="1"/>
          <w:numId w:val="1"/>
        </w:numPr>
        <w:spacing w:line="360" w:lineRule="auto"/>
        <w:rPr>
          <w:rFonts w:ascii="Times New Roman" w:hAnsi="Times New Roman" w:cs="Times New Roman"/>
          <w:rPrChange w:id="1537" w:author="alan" w:date="2018-03-17T21:46:09Z">
            <w:rPr/>
          </w:rPrChange>
        </w:rPr>
      </w:pPr>
      <w:bookmarkStart w:id="32" w:name="_Toc508613008"/>
      <w:bookmarkStart w:id="33" w:name="_Toc508613081"/>
      <w:r>
        <w:rPr>
          <w:rFonts w:hint="default" w:ascii="Times New Roman" w:hAnsi="Times New Roman" w:cs="Times New Roman"/>
          <w:rPrChange w:id="1538" w:author="alan" w:date="2018-03-17T21:46:09Z">
            <w:rPr>
              <w:rFonts w:hint="eastAsia"/>
            </w:rPr>
          </w:rPrChange>
        </w:rPr>
        <w:t>本章小结</w:t>
      </w:r>
      <w:bookmarkEnd w:id="32"/>
      <w:bookmarkEnd w:id="33"/>
    </w:p>
    <w:p>
      <w:pPr>
        <w:spacing w:line="360" w:lineRule="auto"/>
        <w:ind w:firstLine="420"/>
        <w:rPr>
          <w:rFonts w:ascii="Times New Roman" w:hAnsi="Times New Roman" w:cs="Times New Roman"/>
          <w:szCs w:val="24"/>
        </w:rPr>
      </w:pPr>
      <w:r>
        <w:rPr>
          <w:rFonts w:ascii="Times New Roman" w:hAnsi="Times New Roman" w:cs="Times New Roman"/>
          <w:szCs w:val="24"/>
        </w:rPr>
        <w:t>本章提出了</w:t>
      </w:r>
      <w:del w:id="1539" w:author="alan" w:date="2018-03-17T21:14:13Z">
        <w:r>
          <w:rPr>
            <w:rFonts w:ascii="Times New Roman" w:hAnsi="Times New Roman" w:cs="Times New Roman"/>
            <w:szCs w:val="24"/>
          </w:rPr>
          <w:delText>渔船</w:delText>
        </w:r>
      </w:del>
      <w:ins w:id="154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按照系统实现的顺序，依次介绍了数据处理、港口定位、航次划分、捕捞区识别四个模块，并对识别结果进行了验证和分析。通过与渔业经济数据对比并计算Pearson相关系数可以看出，算法的输出结果准确的识别了</w:t>
      </w:r>
      <w:del w:id="1541" w:author="alan" w:date="2018-03-17T21:14:13Z">
        <w:r>
          <w:rPr>
            <w:rFonts w:ascii="Times New Roman" w:hAnsi="Times New Roman" w:cs="Times New Roman"/>
            <w:szCs w:val="24"/>
          </w:rPr>
          <w:delText>渔船</w:delText>
        </w:r>
      </w:del>
      <w:ins w:id="154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的捕捞行为。统计的捕捞强度强度图能够反映出捕捞作业东移的趋势，这种变化表明近海渔业资源枯竭和渔民捕捞成本提高。</w:t>
      </w:r>
    </w:p>
    <w:p>
      <w:pPr>
        <w:widowControl/>
        <w:spacing w:line="360" w:lineRule="auto"/>
        <w:jc w:val="left"/>
        <w:rPr>
          <w:rFonts w:ascii="Times New Roman" w:hAnsi="Times New Roman" w:cs="Times New Roman"/>
          <w:szCs w:val="24"/>
          <w:rPrChange w:id="1543" w:author="alan" w:date="2018-03-17T21:46:09Z">
            <w:rPr>
              <w:rFonts w:asciiTheme="minorEastAsia" w:hAnsiTheme="minorEastAsia"/>
              <w:szCs w:val="24"/>
            </w:rPr>
          </w:rPrChange>
        </w:rPr>
      </w:pPr>
      <w:r>
        <w:rPr>
          <w:rFonts w:ascii="Times New Roman" w:hAnsi="Times New Roman" w:cs="Times New Roman"/>
          <w:szCs w:val="24"/>
          <w:rPrChange w:id="1544" w:author="alan" w:date="2018-03-17T21:46:09Z">
            <w:rPr>
              <w:rFonts w:asciiTheme="minorEastAsia" w:hAnsiTheme="minorEastAsia"/>
              <w:szCs w:val="24"/>
            </w:rPr>
          </w:rPrChange>
        </w:rPr>
        <w:br w:type="page"/>
      </w:r>
    </w:p>
    <w:p>
      <w:pPr>
        <w:pStyle w:val="2"/>
        <w:keepNext w:val="0"/>
        <w:keepLines w:val="0"/>
        <w:numPr>
          <w:ilvl w:val="0"/>
          <w:numId w:val="1"/>
        </w:numPr>
        <w:spacing w:line="360" w:lineRule="auto"/>
        <w:rPr>
          <w:rFonts w:ascii="Times New Roman" w:hAnsi="Times New Roman" w:cs="Times New Roman"/>
          <w:rPrChange w:id="1545" w:author="alan" w:date="2018-03-17T21:46:09Z">
            <w:rPr/>
          </w:rPrChange>
        </w:rPr>
      </w:pPr>
      <w:del w:id="1546" w:author="alan" w:date="2018-03-17T21:14:13Z">
        <w:bookmarkStart w:id="34" w:name="_Toc508613082"/>
        <w:bookmarkStart w:id="35" w:name="_Toc508613009"/>
        <w:r>
          <w:rPr>
            <w:rFonts w:hint="default" w:ascii="Times New Roman" w:hAnsi="Times New Roman" w:cs="Times New Roman"/>
            <w:rPrChange w:id="1547" w:author="alan" w:date="2018-03-17T21:46:09Z">
              <w:rPr>
                <w:rFonts w:hint="eastAsia"/>
              </w:rPr>
            </w:rPrChange>
          </w:rPr>
          <w:delText>渔船</w:delText>
        </w:r>
      </w:del>
      <w:ins w:id="1548" w:author="alan" w:date="2018-03-17T21:14:13Z">
        <w:r>
          <w:rPr>
            <w:rFonts w:hint="default" w:ascii="Times New Roman" w:hAnsi="Times New Roman" w:cs="Times New Roman"/>
            <w:lang w:eastAsia="zh-CN"/>
            <w:rPrChange w:id="1549" w:author="alan" w:date="2018-03-17T21:46:09Z">
              <w:rPr>
                <w:rFonts w:hint="eastAsia"/>
                <w:lang w:eastAsia="zh-CN"/>
              </w:rPr>
            </w:rPrChange>
          </w:rPr>
          <w:t>渔业船舶</w:t>
        </w:r>
      </w:ins>
      <w:r>
        <w:rPr>
          <w:rFonts w:hint="default" w:ascii="Times New Roman" w:hAnsi="Times New Roman" w:cs="Times New Roman"/>
          <w:rPrChange w:id="1550" w:author="alan" w:date="2018-03-17T21:46:09Z">
            <w:rPr>
              <w:rFonts w:hint="eastAsia"/>
            </w:rPr>
          </w:rPrChange>
        </w:rPr>
        <w:t>航道识别算法</w:t>
      </w:r>
      <w:bookmarkEnd w:id="34"/>
      <w:bookmarkEnd w:id="35"/>
    </w:p>
    <w:p>
      <w:pPr>
        <w:spacing w:line="360" w:lineRule="auto"/>
        <w:ind w:firstLine="420"/>
        <w:rPr>
          <w:rFonts w:ascii="Times New Roman" w:hAnsi="Times New Roman" w:cs="Times New Roman"/>
          <w:szCs w:val="24"/>
        </w:rPr>
      </w:pPr>
      <w:r>
        <w:rPr>
          <w:rFonts w:ascii="Times New Roman" w:hAnsi="Times New Roman" w:cs="Times New Roman"/>
          <w:szCs w:val="24"/>
        </w:rPr>
        <w:t>VMS数据研究多侧重于</w:t>
      </w:r>
      <w:del w:id="1551" w:author="alan" w:date="2018-03-17T21:14:13Z">
        <w:r>
          <w:rPr>
            <w:rFonts w:ascii="Times New Roman" w:hAnsi="Times New Roman" w:cs="Times New Roman"/>
            <w:szCs w:val="24"/>
          </w:rPr>
          <w:delText>渔船</w:delText>
        </w:r>
      </w:del>
      <w:ins w:id="155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的捕捞行为，根据捕捞活动分析捕捞努力量、生态环境变化等要素。然而，这忽略了</w:t>
      </w:r>
      <w:del w:id="1553" w:author="alan" w:date="2018-03-17T21:14:13Z">
        <w:r>
          <w:rPr>
            <w:rFonts w:ascii="Times New Roman" w:hAnsi="Times New Roman" w:cs="Times New Roman"/>
            <w:szCs w:val="24"/>
          </w:rPr>
          <w:delText>渔船</w:delText>
        </w:r>
      </w:del>
      <w:ins w:id="155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的航行行为，尤其是捕捞作业之间的航行轨迹。它描述了</w:t>
      </w:r>
      <w:del w:id="1555" w:author="alan" w:date="2018-03-17T21:14:13Z">
        <w:r>
          <w:rPr>
            <w:rFonts w:ascii="Times New Roman" w:hAnsi="Times New Roman" w:cs="Times New Roman"/>
            <w:szCs w:val="24"/>
          </w:rPr>
          <w:delText>渔船</w:delText>
        </w:r>
      </w:del>
      <w:ins w:id="155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的航道信息，为研究捕捞区域间的联系、渔业资源时空变化提供了新的途径。同时，这些航行轨迹有助于捕捞区域的划分，能够对渔业捕捞做出更清晰的指导。</w:t>
      </w:r>
    </w:p>
    <w:p>
      <w:pPr>
        <w:spacing w:line="360" w:lineRule="auto"/>
        <w:ind w:firstLine="420"/>
        <w:rPr>
          <w:rFonts w:ascii="Times New Roman" w:hAnsi="Times New Roman" w:cs="Times New Roman"/>
          <w:szCs w:val="24"/>
        </w:rPr>
      </w:pPr>
      <w:r>
        <w:rPr>
          <w:rFonts w:ascii="Times New Roman" w:hAnsi="Times New Roman" w:cs="Times New Roman"/>
          <w:szCs w:val="24"/>
        </w:rPr>
        <w:t>之前的研究者们已经对捕捞作业区域的变化和联系进行了一些分析。Campbell等</w:t>
      </w:r>
      <w:r>
        <w:rPr>
          <w:rFonts w:ascii="Times New Roman" w:hAnsi="Times New Roman" w:cs="Times New Roman"/>
          <w:szCs w:val="24"/>
          <w:vertAlign w:val="superscript"/>
        </w:rPr>
        <w:t>[</w:t>
      </w:r>
      <w:r>
        <w:rPr>
          <w:rStyle w:val="19"/>
          <w:rFonts w:ascii="Times New Roman" w:hAnsi="Times New Roman" w:cs="Times New Roman"/>
          <w:szCs w:val="24"/>
        </w:rPr>
        <w:endnoteReference w:id="37"/>
      </w:r>
      <w:r>
        <w:rPr>
          <w:rFonts w:ascii="Times New Roman" w:hAnsi="Times New Roman" w:cs="Times New Roman"/>
          <w:szCs w:val="24"/>
          <w:vertAlign w:val="superscript"/>
        </w:rPr>
        <w:t>]</w:t>
      </w:r>
      <w:r>
        <w:rPr>
          <w:rFonts w:ascii="Times New Roman" w:hAnsi="Times New Roman" w:cs="Times New Roman"/>
          <w:szCs w:val="24"/>
        </w:rPr>
        <w:t>在研究英国西南海域海洋保护与可再生资源时，借助VMS数据对拖网、刺网、延绳钓等多种</w:t>
      </w:r>
      <w:del w:id="1557" w:author="alan" w:date="2018-03-17T21:14:13Z">
        <w:r>
          <w:rPr>
            <w:rFonts w:ascii="Times New Roman" w:hAnsi="Times New Roman" w:cs="Times New Roman"/>
            <w:szCs w:val="24"/>
          </w:rPr>
          <w:delText>渔船</w:delText>
        </w:r>
      </w:del>
      <w:ins w:id="155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类型2005至2008年的捕捞努力量分布进行了可视化分析，利用空间变化指数（index of difference in spatial pattern）对捕捞努力量的变化进行了比较。Russo等</w:t>
      </w:r>
      <w:r>
        <w:rPr>
          <w:rFonts w:ascii="Times New Roman" w:hAnsi="Times New Roman" w:cs="Times New Roman"/>
          <w:szCs w:val="24"/>
          <w:vertAlign w:val="superscript"/>
        </w:rPr>
        <w:t>[</w:t>
      </w:r>
      <w:r>
        <w:rPr>
          <w:rStyle w:val="19"/>
          <w:rFonts w:ascii="Times New Roman" w:hAnsi="Times New Roman" w:cs="Times New Roman"/>
          <w:szCs w:val="24"/>
        </w:rPr>
        <w:endnoteReference w:id="38"/>
      </w:r>
      <w:r>
        <w:rPr>
          <w:rFonts w:ascii="Times New Roman" w:hAnsi="Times New Roman" w:cs="Times New Roman"/>
          <w:szCs w:val="24"/>
          <w:vertAlign w:val="superscript"/>
        </w:rPr>
        <w:t>]</w:t>
      </w:r>
      <w:r>
        <w:rPr>
          <w:rFonts w:ascii="Times New Roman" w:hAnsi="Times New Roman" w:cs="Times New Roman"/>
          <w:szCs w:val="24"/>
        </w:rPr>
        <w:t>在利用意大利海域拖网</w:t>
      </w:r>
      <w:del w:id="1559" w:author="alan" w:date="2018-03-17T21:14:13Z">
        <w:r>
          <w:rPr>
            <w:rFonts w:ascii="Times New Roman" w:hAnsi="Times New Roman" w:cs="Times New Roman"/>
            <w:szCs w:val="24"/>
          </w:rPr>
          <w:delText>渔船</w:delText>
        </w:r>
      </w:del>
      <w:ins w:id="156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的VMS数据分析捕捞压力的经济学指标时，将海域按照3km×3km划分网格，按月统计了网格中的数据点数量，对每个网格按时间的变化序列计算了格里菲斯时空指数（Griffith’s spatio-temporal index），以此作为区域的时空变化规律。然而，这些研究或者对捕捞区域整体进行评估，或者将海域划分网格分别计算评价指标，缺乏灵活的捕捞区域分类方法。</w:t>
      </w:r>
    </w:p>
    <w:p>
      <w:pPr>
        <w:spacing w:line="360" w:lineRule="auto"/>
        <w:ind w:firstLine="420"/>
        <w:rPr>
          <w:rFonts w:ascii="Times New Roman" w:hAnsi="Times New Roman" w:cs="Times New Roman"/>
          <w:szCs w:val="24"/>
        </w:rPr>
      </w:pPr>
      <w:r>
        <w:rPr>
          <w:rFonts w:ascii="Times New Roman" w:hAnsi="Times New Roman" w:cs="Times New Roman"/>
          <w:szCs w:val="24"/>
        </w:rPr>
        <w:t>由于海上不存在固定的航道，且缺乏直接验证的手段，在此前没有人对</w:t>
      </w:r>
      <w:del w:id="1561" w:author="alan" w:date="2018-03-17T21:14:13Z">
        <w:r>
          <w:rPr>
            <w:rFonts w:ascii="Times New Roman" w:hAnsi="Times New Roman" w:cs="Times New Roman"/>
            <w:szCs w:val="24"/>
          </w:rPr>
          <w:delText>渔船</w:delText>
        </w:r>
      </w:del>
      <w:ins w:id="156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航道进行研究。本文在</w:t>
      </w:r>
      <w:del w:id="1563" w:author="alan" w:date="2018-03-17T21:14:13Z">
        <w:r>
          <w:rPr>
            <w:rFonts w:ascii="Times New Roman" w:hAnsi="Times New Roman" w:cs="Times New Roman"/>
            <w:szCs w:val="24"/>
          </w:rPr>
          <w:delText>渔船</w:delText>
        </w:r>
      </w:del>
      <w:ins w:id="156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捕捞行为识别算法的基础上，提出了</w:t>
      </w:r>
      <w:del w:id="1565" w:author="alan" w:date="2018-03-17T21:14:13Z">
        <w:r>
          <w:rPr>
            <w:rFonts w:ascii="Times New Roman" w:hAnsi="Times New Roman" w:cs="Times New Roman"/>
            <w:szCs w:val="24"/>
          </w:rPr>
          <w:delText>渔船</w:delText>
        </w:r>
      </w:del>
      <w:ins w:id="156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航道识别算法。借助捕捞区域间的航行轨迹和捕捞热度图，探索了捕捞区域的合理分类方法，并确定</w:t>
      </w:r>
      <w:del w:id="1567" w:author="alan" w:date="2018-03-17T21:14:13Z">
        <w:r>
          <w:rPr>
            <w:rFonts w:ascii="Times New Roman" w:hAnsi="Times New Roman" w:cs="Times New Roman"/>
            <w:szCs w:val="24"/>
          </w:rPr>
          <w:delText>渔船</w:delText>
        </w:r>
      </w:del>
      <w:ins w:id="156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w:t>
      </w:r>
    </w:p>
    <w:p>
      <w:pPr>
        <w:pStyle w:val="3"/>
        <w:keepNext w:val="0"/>
        <w:keepLines w:val="0"/>
        <w:numPr>
          <w:ilvl w:val="1"/>
          <w:numId w:val="1"/>
        </w:numPr>
        <w:spacing w:line="360" w:lineRule="auto"/>
        <w:rPr>
          <w:rFonts w:ascii="Times New Roman" w:hAnsi="Times New Roman" w:cs="Times New Roman"/>
          <w:rPrChange w:id="1569" w:author="alan" w:date="2018-03-17T21:46:09Z">
            <w:rPr/>
          </w:rPrChange>
        </w:rPr>
      </w:pPr>
      <w:r>
        <w:rPr>
          <w:rFonts w:hint="default" w:ascii="Times New Roman" w:hAnsi="Times New Roman" w:cs="Times New Roman"/>
          <w:rPrChange w:id="1570" w:author="alan" w:date="2018-03-17T21:46:09Z">
            <w:rPr>
              <w:rFonts w:hint="eastAsia"/>
            </w:rPr>
          </w:rPrChange>
        </w:rPr>
        <w:t>研究思路</w:t>
      </w:r>
    </w:p>
    <w:p>
      <w:pPr>
        <w:spacing w:line="360" w:lineRule="auto"/>
        <w:ind w:firstLine="420"/>
        <w:rPr>
          <w:rFonts w:ascii="Times New Roman" w:hAnsi="Times New Roman" w:cs="Times New Roman"/>
          <w:szCs w:val="24"/>
        </w:rPr>
      </w:pPr>
      <w:r>
        <w:rPr>
          <w:rFonts w:ascii="Times New Roman" w:hAnsi="Times New Roman" w:cs="Times New Roman"/>
          <w:szCs w:val="24"/>
        </w:rPr>
        <w:t>在城市计算研究中，主干道路是划分城市区域的重要参考标准。在研究捕捞区域分类时借鉴这一思路，将捕捞行为之间的航行轨迹信息作为分类的依据。但是，由于捕捞行为识别的误差，以及</w:t>
      </w:r>
      <w:del w:id="1571" w:author="alan" w:date="2018-03-17T21:14:13Z">
        <w:r>
          <w:rPr>
            <w:rFonts w:ascii="Times New Roman" w:hAnsi="Times New Roman" w:cs="Times New Roman"/>
            <w:szCs w:val="24"/>
          </w:rPr>
          <w:delText>渔船</w:delText>
        </w:r>
      </w:del>
      <w:ins w:id="157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航行的灵活多变等原因，这些轨迹过于复杂，增加了分类难度。因此，需要对它们进行简化。</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2574925" cy="190754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E:\渔船大数据\资料\甄勇会议论文\会议demo\x2Heat12x.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575176" cy="1908000"/>
                    </a:xfrm>
                    <a:prstGeom prst="rect">
                      <a:avLst/>
                    </a:prstGeom>
                    <a:noFill/>
                  </pic:spPr>
                </pic:pic>
              </a:graphicData>
            </a:graphic>
          </wp:inline>
        </w:drawing>
      </w:r>
      <w:r>
        <w:rPr>
          <w:rFonts w:ascii="Times New Roman" w:hAnsi="Times New Roman" w:cs="Times New Roman"/>
          <w:szCs w:val="24"/>
        </w:rPr>
        <w:drawing>
          <wp:inline distT="0" distB="0" distL="0" distR="0">
            <wp:extent cx="2539365" cy="190754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E:\渔船大数据\资料\甄勇会议论文\会议demo\x2Heat12_2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39635" cy="1908000"/>
                    </a:xfrm>
                    <a:prstGeom prst="rect">
                      <a:avLst/>
                    </a:prstGeom>
                    <a:noFill/>
                  </pic:spPr>
                </pic:pic>
              </a:graphicData>
            </a:graphic>
          </wp:inline>
        </w:drawing>
      </w:r>
    </w:p>
    <w:p>
      <w:pPr>
        <w:spacing w:line="360" w:lineRule="auto"/>
        <w:ind w:firstLine="240" w:firstLineChars="100"/>
        <w:rPr>
          <w:rFonts w:ascii="Times New Roman" w:hAnsi="Times New Roman" w:cs="Times New Roman"/>
          <w:szCs w:val="24"/>
        </w:rPr>
      </w:pPr>
      <w:r>
        <w:rPr>
          <w:rFonts w:ascii="Times New Roman" w:hAnsi="Times New Roman" w:cs="Times New Roman"/>
          <w:szCs w:val="24"/>
        </w:rPr>
        <w:t>（1）</w:t>
      </w:r>
      <w:del w:id="1573" w:author="alan" w:date="2018-03-17T21:14:13Z">
        <w:r>
          <w:rPr>
            <w:rFonts w:ascii="Times New Roman" w:hAnsi="Times New Roman" w:cs="Times New Roman"/>
            <w:szCs w:val="24"/>
          </w:rPr>
          <w:delText>渔船</w:delText>
        </w:r>
      </w:del>
      <w:ins w:id="157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捕捞行为识别算法的输出           （2）航行线段</w:t>
      </w:r>
    </w:p>
    <w:p>
      <w:pPr>
        <w:spacing w:line="360" w:lineRule="auto"/>
        <w:jc w:val="center"/>
        <w:rPr>
          <w:rFonts w:ascii="Times New Roman" w:hAnsi="Times New Roman" w:cs="Times New Roman"/>
          <w:szCs w:val="24"/>
        </w:rPr>
      </w:pPr>
      <w:r>
        <w:rPr>
          <w:rFonts w:ascii="Times New Roman" w:hAnsi="Times New Roman" w:cs="Times New Roman"/>
          <w:szCs w:val="24"/>
        </w:rPr>
        <w:t>图3-1 对捕捞区之间的航行轨迹进行抽象</w:t>
      </w:r>
    </w:p>
    <w:p>
      <w:pPr>
        <w:spacing w:line="360" w:lineRule="auto"/>
        <w:ind w:firstLine="420"/>
        <w:rPr>
          <w:rFonts w:ascii="Times New Roman" w:hAnsi="Times New Roman" w:cs="Times New Roman"/>
          <w:szCs w:val="24"/>
        </w:rPr>
      </w:pPr>
      <w:r>
        <w:rPr>
          <w:rFonts w:ascii="Times New Roman" w:hAnsi="Times New Roman" w:cs="Times New Roman"/>
          <w:szCs w:val="24"/>
        </w:rPr>
        <w:t>通过</w:t>
      </w:r>
      <w:del w:id="1575" w:author="alan" w:date="2018-03-17T21:14:13Z">
        <w:r>
          <w:rPr>
            <w:rFonts w:ascii="Times New Roman" w:hAnsi="Times New Roman" w:cs="Times New Roman"/>
            <w:szCs w:val="24"/>
          </w:rPr>
          <w:delText>渔船</w:delText>
        </w:r>
      </w:del>
      <w:ins w:id="157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得到了捕捞的起始终止点，如图3-1（1）中的B点C点，以及D点E点。捕捞行为之间的轨迹是指C点到D点的轨迹。简化的方法是只保留它的端点，将轨迹CD抽象为图3-1（2）所示的线段CD，称该线段为航行线段。它表示线段两端点应处于不同的捕捞区域。</w:t>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将按季度统计的捕捞热度图（图2-13）作为分类对象，与对应时间段内统计的航行线段叠加，如图3-2所示。</w:t>
      </w:r>
    </w:p>
    <w:p>
      <w:pPr>
        <w:spacing w:line="360" w:lineRule="auto"/>
        <w:ind w:firstLine="420"/>
        <w:jc w:val="center"/>
        <w:rPr>
          <w:rFonts w:ascii="Times New Roman" w:hAnsi="Times New Roman" w:cs="Times New Roman"/>
          <w:szCs w:val="24"/>
        </w:rPr>
      </w:pPr>
      <w:r>
        <w:rPr>
          <w:rFonts w:ascii="Times New Roman" w:hAnsi="Times New Roman" w:cs="Times New Roman"/>
          <w:szCs w:val="24"/>
        </w:rPr>
        <w:drawing>
          <wp:inline distT="0" distB="0" distL="0" distR="0">
            <wp:extent cx="2419350" cy="22656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2419048" cy="2265456"/>
                    </a:xfrm>
                    <a:prstGeom prst="rect">
                      <a:avLst/>
                    </a:prstGeom>
                  </pic:spPr>
                </pic:pic>
              </a:graphicData>
            </a:graphic>
          </wp:inline>
        </w:drawing>
      </w:r>
    </w:p>
    <w:p>
      <w:pPr>
        <w:spacing w:line="360" w:lineRule="auto"/>
        <w:ind w:firstLine="420"/>
        <w:jc w:val="center"/>
        <w:rPr>
          <w:rFonts w:ascii="Times New Roman" w:hAnsi="Times New Roman" w:cs="Times New Roman"/>
          <w:szCs w:val="24"/>
        </w:rPr>
      </w:pPr>
      <w:r>
        <w:rPr>
          <w:rFonts w:ascii="Times New Roman" w:hAnsi="Times New Roman" w:cs="Times New Roman"/>
          <w:szCs w:val="24"/>
        </w:rPr>
        <w:t>图3-2 2014年第二季度捕捞热度图与航行线段</w:t>
      </w:r>
    </w:p>
    <w:p>
      <w:pPr>
        <w:spacing w:line="360" w:lineRule="auto"/>
        <w:ind w:firstLine="420"/>
        <w:rPr>
          <w:rFonts w:ascii="Times New Roman" w:hAnsi="Times New Roman" w:cs="Times New Roman"/>
          <w:szCs w:val="24"/>
        </w:rPr>
      </w:pPr>
      <w:r>
        <w:rPr>
          <w:rFonts w:ascii="Times New Roman" w:hAnsi="Times New Roman" w:cs="Times New Roman"/>
          <w:szCs w:val="24"/>
        </w:rPr>
        <w:t>灰度图是2014年第二季度的捕捞热度图，蓝色线段是该时间段内统计的航行线段，红色曲线包络的是一个相互连通的捕捞区域。由于热度图的数值本身就可以作为分类的依据，这里根据连通性，将捕捞热度图粗略地分为七个区域。可以看出，航行线段不仅仅分布在不同区域之间，还分布于区域内部。以红色曲线勾勒的区域为例，大量的航行线段两端点落于该区域内部。根据航行线段两端点应处于不同的捕捞区域这一条件，将航行线段作为捕捞区域分类的依据。</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5288915" cy="220091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rcRect b="7692"/>
                    <a:stretch>
                      <a:fillRect/>
                    </a:stretch>
                  </pic:blipFill>
                  <pic:spPr>
                    <a:xfrm>
                      <a:off x="0" y="0"/>
                      <a:ext cx="5303805" cy="2207086"/>
                    </a:xfrm>
                    <a:prstGeom prst="rect">
                      <a:avLst/>
                    </a:prstGeom>
                    <a:ln>
                      <a:noFill/>
                    </a:ln>
                  </pic:spPr>
                </pic:pic>
              </a:graphicData>
            </a:graphic>
          </wp:inline>
        </w:drawing>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（1）下层：</w:t>
      </w:r>
      <m:oMath>
        <m:r>
          <m:rPr>
            <m:sty m:val="p"/>
          </m:rPr>
          <w:rPr>
            <w:rFonts w:ascii="Cambria Math" w:hAnsi="Cambria Math" w:cs="Times New Roman"/>
            <w:szCs w:val="24"/>
          </w:rPr>
          <m:t>热度</m:t>
        </m:r>
        <m:r>
          <m:rPr>
            <m:sty m:val="p"/>
          </m:rPr>
          <w:rPr>
            <w:rFonts w:ascii="Cambria Math" w:hAnsi="Cambria Math" w:eastAsia="宋体" w:cs="Times New Roman"/>
            <w:szCs w:val="24"/>
          </w:rPr>
          <m:t>≥(</m:t>
        </m:r>
        <m:d>
          <m:dPr>
            <m:begChr m:val="⌈"/>
            <m:endChr m:val="⌉"/>
            <m:ctrlPr>
              <w:rPr>
                <w:rFonts w:ascii="Cambria Math" w:hAnsi="Cambria Math" w:eastAsia="宋体" w:cs="Times New Roman"/>
                <w:szCs w:val="24"/>
              </w:rPr>
            </m:ctrlPr>
          </m:dPr>
          <m:e>
            <m:r>
              <w:rPr>
                <w:rFonts w:ascii="Cambria Math" w:hAnsi="Cambria Math" w:eastAsia="宋体" w:cs="Times New Roman"/>
                <w:szCs w:val="24"/>
              </w:rPr>
              <m:t>θ</m:t>
            </m:r>
            <m:ctrlPr>
              <w:rPr>
                <w:rFonts w:ascii="Cambria Math" w:hAnsi="Cambria Math" w:eastAsia="宋体" w:cs="Times New Roman"/>
                <w:szCs w:val="24"/>
              </w:rPr>
            </m:ctrlPr>
          </m:e>
        </m:d>
        <m:r>
          <m:rPr>
            <m:sty m:val="p"/>
          </m:rPr>
          <w:rPr>
            <w:rFonts w:ascii="Cambria Math" w:hAnsi="Cambria Math" w:cs="Times New Roman"/>
            <w:szCs w:val="24"/>
          </w:rPr>
          <m:t>-1)</m:t>
        </m:r>
      </m:oMath>
      <w:r>
        <w:rPr>
          <w:rFonts w:ascii="Times New Roman" w:hAnsi="Times New Roman" w:cs="Times New Roman"/>
          <w:szCs w:val="24"/>
        </w:rPr>
        <w:t xml:space="preserve">               (2)上层：</w:t>
      </w:r>
      <m:oMath>
        <m:r>
          <m:rPr>
            <m:sty m:val="p"/>
          </m:rPr>
          <w:rPr>
            <w:rFonts w:ascii="Cambria Math" w:hAnsi="Cambria Math" w:cs="Times New Roman"/>
            <w:szCs w:val="24"/>
          </w:rPr>
          <m:t>热度</m:t>
        </m:r>
        <m:r>
          <m:rPr>
            <m:sty m:val="p"/>
          </m:rPr>
          <w:rPr>
            <w:rFonts w:ascii="Cambria Math" w:hAnsi="Cambria Math" w:eastAsia="宋体" w:cs="Times New Roman"/>
            <w:szCs w:val="24"/>
          </w:rPr>
          <m:t xml:space="preserve"> ≥</m:t>
        </m:r>
        <m:d>
          <m:dPr>
            <m:begChr m:val="⌈"/>
            <m:endChr m:val="⌉"/>
            <m:ctrlPr>
              <w:rPr>
                <w:rFonts w:ascii="Cambria Math" w:hAnsi="Cambria Math" w:eastAsia="宋体" w:cs="Times New Roman"/>
                <w:szCs w:val="24"/>
              </w:rPr>
            </m:ctrlPr>
          </m:dPr>
          <m:e>
            <m:r>
              <w:rPr>
                <w:rFonts w:ascii="Cambria Math" w:hAnsi="Cambria Math" w:eastAsia="宋体" w:cs="Times New Roman"/>
                <w:szCs w:val="24"/>
              </w:rPr>
              <m:t>θ</m:t>
            </m:r>
            <m:ctrlPr>
              <w:rPr>
                <w:rFonts w:ascii="Cambria Math" w:hAnsi="Cambria Math" w:eastAsia="宋体" w:cs="Times New Roman"/>
                <w:szCs w:val="24"/>
              </w:rPr>
            </m:ctrlPr>
          </m:e>
        </m:d>
      </m:oMath>
    </w:p>
    <w:p>
      <w:pPr>
        <w:spacing w:line="360" w:lineRule="auto"/>
        <w:jc w:val="center"/>
        <w:rPr>
          <w:rFonts w:ascii="Times New Roman" w:hAnsi="Times New Roman" w:cs="Times New Roman"/>
          <w:szCs w:val="24"/>
        </w:rPr>
      </w:pPr>
      <w:r>
        <w:rPr>
          <w:rFonts w:ascii="Times New Roman" w:hAnsi="Times New Roman" w:cs="Times New Roman"/>
          <w:szCs w:val="24"/>
        </w:rPr>
        <w:t>图3-3 相邻图层某个出现</w:t>
      </w:r>
      <w:r>
        <w:rPr>
          <w:rFonts w:ascii="Times New Roman" w:hAnsi="Times New Roman" w:eastAsia="宋体" w:cs="Times New Roman"/>
          <w:szCs w:val="24"/>
          <w:rPrChange w:id="1577" w:author="alan" w:date="2018-03-17T21:46:09Z">
            <w:rPr>
              <w:rFonts w:ascii="宋体" w:hAnsi="宋体" w:eastAsia="宋体" w:cs="Times New Roman"/>
              <w:szCs w:val="24"/>
            </w:rPr>
          </w:rPrChange>
        </w:rPr>
        <w:t>“</w:t>
      </w:r>
      <w:r>
        <w:rPr>
          <w:rFonts w:ascii="Times New Roman" w:hAnsi="Times New Roman" w:cs="Times New Roman"/>
          <w:szCs w:val="24"/>
        </w:rPr>
        <w:t>一对多</w:t>
      </w:r>
      <w:r>
        <w:rPr>
          <w:rFonts w:ascii="Times New Roman" w:hAnsi="Times New Roman" w:eastAsia="宋体" w:cs="Times New Roman"/>
          <w:szCs w:val="24"/>
          <w:rPrChange w:id="1578" w:author="alan" w:date="2018-03-17T21:46:09Z">
            <w:rPr>
              <w:rFonts w:ascii="宋体" w:hAnsi="宋体" w:eastAsia="宋体" w:cs="Times New Roman"/>
              <w:szCs w:val="24"/>
            </w:rPr>
          </w:rPrChange>
        </w:rPr>
        <w:t>”</w:t>
      </w:r>
      <w:r>
        <w:rPr>
          <w:rFonts w:ascii="Times New Roman" w:hAnsi="Times New Roman" w:cs="Times New Roman"/>
          <w:szCs w:val="24"/>
        </w:rPr>
        <w:t>的区域</w:t>
      </w:r>
    </w:p>
    <w:p>
      <w:pPr>
        <w:spacing w:line="360" w:lineRule="auto"/>
        <w:ind w:firstLine="420"/>
        <w:rPr>
          <w:rFonts w:ascii="Times New Roman" w:hAnsi="Times New Roman" w:cs="Times New Roman"/>
          <w:szCs w:val="24"/>
        </w:rPr>
      </w:pPr>
      <w:r>
        <w:rPr>
          <w:rFonts w:ascii="Times New Roman" w:hAnsi="Times New Roman" w:cs="Times New Roman"/>
          <w:szCs w:val="24"/>
        </w:rPr>
        <w:t xml:space="preserve">对于实际生产而言，如果两个捕捞区域相邻，可以把它们视为一个整体。所以，将捕捞区域划分成相互独立的个体对渔民捕捞作业更具有指导意义。为了使分类后的捕捞区彼此分离，本文利用热度图的权值将图3-2中的连通区域划分成多个区块。设置参数 </w:t>
      </w:r>
      <m:oMath>
        <m:r>
          <m:rPr>
            <m:sty m:val="p"/>
          </m:rPr>
          <w:rPr>
            <w:rFonts w:ascii="Cambria Math" w:hAnsi="Cambria Math" w:cs="Times New Roman"/>
            <w:szCs w:val="24"/>
          </w:rPr>
          <m:t>θ=25%×热度最大值</m:t>
        </m:r>
      </m:oMath>
      <w:r>
        <w:rPr>
          <w:rFonts w:ascii="Times New Roman" w:hAnsi="Times New Roman" w:cs="Times New Roman"/>
          <w:szCs w:val="24"/>
        </w:rPr>
        <w:t xml:space="preserve"> ，比较相邻两图层——热度权</w:t>
      </w:r>
      <w:r>
        <w:rPr>
          <w:rFonts w:ascii="Times New Roman" w:hAnsi="Times New Roman" w:eastAsia="宋体" w:cs="Times New Roman"/>
          <w:szCs w:val="24"/>
        </w:rPr>
        <w:t>值</w:t>
      </w:r>
      <m:oMath>
        <m:r>
          <m:rPr>
            <m:sty m:val="p"/>
          </m:rPr>
          <w:rPr>
            <w:rFonts w:ascii="Cambria Math" w:hAnsi="Cambria Math" w:eastAsia="宋体" w:cs="Times New Roman"/>
            <w:szCs w:val="24"/>
          </w:rPr>
          <m:t>≥</m:t>
        </m:r>
        <m:d>
          <m:dPr>
            <m:begChr m:val="⌈"/>
            <m:endChr m:val="⌉"/>
            <m:ctrlPr>
              <w:rPr>
                <w:rFonts w:ascii="Cambria Math" w:hAnsi="Cambria Math" w:eastAsia="宋体" w:cs="Times New Roman"/>
                <w:szCs w:val="24"/>
              </w:rPr>
            </m:ctrlPr>
          </m:dPr>
          <m:e>
            <m:r>
              <m:rPr>
                <m:sty m:val="p"/>
              </m:rPr>
              <w:rPr>
                <w:rFonts w:ascii="Cambria Math" w:hAnsi="Cambria Math" w:eastAsia="宋体" w:cs="Times New Roman"/>
                <w:szCs w:val="24"/>
              </w:rPr>
              <m:t>θ</m:t>
            </m:r>
            <m:ctrlPr>
              <w:rPr>
                <w:rFonts w:ascii="Cambria Math" w:hAnsi="Cambria Math" w:eastAsia="宋体" w:cs="Times New Roman"/>
                <w:szCs w:val="24"/>
              </w:rPr>
            </m:ctrlPr>
          </m:e>
        </m:d>
      </m:oMath>
      <w:r>
        <w:rPr>
          <w:rFonts w:ascii="Times New Roman" w:hAnsi="Times New Roman" w:eastAsia="宋体" w:cs="Times New Roman"/>
          <w:szCs w:val="24"/>
        </w:rPr>
        <w:t>的</w:t>
      </w:r>
      <w:r>
        <w:rPr>
          <w:rFonts w:ascii="Times New Roman" w:hAnsi="Times New Roman" w:cs="Times New Roman"/>
          <w:szCs w:val="24"/>
        </w:rPr>
        <w:t>区域和</w:t>
      </w:r>
      <m:oMath>
        <m:r>
          <m:rPr>
            <m:sty m:val="p"/>
          </m:rPr>
          <w:rPr>
            <w:rFonts w:ascii="Cambria Math" w:hAnsi="Cambria Math" w:eastAsia="宋体" w:cs="Times New Roman"/>
            <w:szCs w:val="24"/>
          </w:rPr>
          <m:t>≥(</m:t>
        </m:r>
        <m:d>
          <m:dPr>
            <m:begChr m:val="⌈"/>
            <m:endChr m:val="⌉"/>
            <m:ctrlPr>
              <w:rPr>
                <w:rFonts w:ascii="Cambria Math" w:hAnsi="Cambria Math" w:eastAsia="宋体" w:cs="Times New Roman"/>
                <w:szCs w:val="24"/>
              </w:rPr>
            </m:ctrlPr>
          </m:dPr>
          <m:e>
            <m:r>
              <m:rPr>
                <m:sty m:val="p"/>
              </m:rPr>
              <w:rPr>
                <w:rFonts w:ascii="Cambria Math" w:hAnsi="Cambria Math" w:eastAsia="宋体" w:cs="Times New Roman"/>
                <w:szCs w:val="24"/>
              </w:rPr>
              <m:t>θ</m:t>
            </m:r>
            <m:ctrlPr>
              <w:rPr>
                <w:rFonts w:ascii="Cambria Math" w:hAnsi="Cambria Math" w:eastAsia="宋体" w:cs="Times New Roman"/>
                <w:szCs w:val="24"/>
              </w:rPr>
            </m:ctrlPr>
          </m:e>
        </m:d>
        <m:r>
          <m:rPr>
            <m:sty m:val="p"/>
          </m:rPr>
          <w:rPr>
            <w:rFonts w:ascii="Cambria Math" w:hAnsi="Cambria Math" w:cs="Times New Roman"/>
            <w:szCs w:val="24"/>
          </w:rPr>
          <m:t>-1)</m:t>
        </m:r>
      </m:oMath>
      <w:r>
        <w:rPr>
          <w:rFonts w:ascii="Times New Roman" w:hAnsi="Times New Roman" w:cs="Times New Roman"/>
          <w:szCs w:val="24"/>
        </w:rPr>
        <w:t>的区域。如图3-3所示，是2014年第二季度捕捞热度图的局部。称保留区域较大的为下层（图3-3（1）），较小的为上层（图3-3（2））。两图层之间存在三种区域变化方式：（Ⅰ）</w:t>
      </w:r>
      <w:r>
        <w:rPr>
          <w:rFonts w:ascii="Times New Roman" w:hAnsi="Times New Roman" w:eastAsia="宋体" w:cs="Times New Roman"/>
          <w:szCs w:val="24"/>
          <w:rPrChange w:id="1579" w:author="alan" w:date="2018-03-17T21:46:09Z">
            <w:rPr>
              <w:rFonts w:ascii="宋体" w:hAnsi="宋体" w:eastAsia="宋体" w:cs="Times New Roman"/>
              <w:szCs w:val="24"/>
            </w:rPr>
          </w:rPrChange>
        </w:rPr>
        <w:t>“</w:t>
      </w:r>
      <w:r>
        <w:rPr>
          <w:rFonts w:ascii="Times New Roman" w:hAnsi="Times New Roman" w:cs="Times New Roman"/>
          <w:szCs w:val="24"/>
        </w:rPr>
        <w:t>零对一</w:t>
      </w:r>
      <w:r>
        <w:rPr>
          <w:rFonts w:ascii="Times New Roman" w:hAnsi="Times New Roman" w:eastAsia="宋体" w:cs="Times New Roman"/>
          <w:szCs w:val="24"/>
          <w:rPrChange w:id="1580" w:author="alan" w:date="2018-03-17T21:46:09Z">
            <w:rPr>
              <w:rFonts w:ascii="宋体" w:hAnsi="宋体" w:eastAsia="宋体" w:cs="Times New Roman"/>
              <w:szCs w:val="24"/>
            </w:rPr>
          </w:rPrChange>
        </w:rPr>
        <w:t>”</w:t>
      </w:r>
      <w:r>
        <w:rPr>
          <w:rFonts w:ascii="Times New Roman" w:hAnsi="Times New Roman" w:cs="Times New Roman"/>
          <w:szCs w:val="24"/>
        </w:rPr>
        <w:t>：上层的空白位置对应到下层是一个独立的区块；（Ⅱ）</w:t>
      </w:r>
      <w:r>
        <w:rPr>
          <w:rFonts w:ascii="Times New Roman" w:hAnsi="Times New Roman" w:eastAsia="宋体" w:cs="Times New Roman"/>
          <w:szCs w:val="24"/>
          <w:rPrChange w:id="1581" w:author="alan" w:date="2018-03-17T21:46:09Z">
            <w:rPr>
              <w:rFonts w:ascii="宋体" w:hAnsi="宋体" w:eastAsia="宋体" w:cs="Times New Roman"/>
              <w:szCs w:val="24"/>
            </w:rPr>
          </w:rPrChange>
        </w:rPr>
        <w:t>“</w:t>
      </w:r>
      <w:r>
        <w:rPr>
          <w:rFonts w:ascii="Times New Roman" w:hAnsi="Times New Roman" w:cs="Times New Roman"/>
          <w:szCs w:val="24"/>
        </w:rPr>
        <w:t>一对一</w:t>
      </w:r>
      <w:r>
        <w:rPr>
          <w:rFonts w:ascii="Times New Roman" w:hAnsi="Times New Roman" w:eastAsia="宋体" w:cs="Times New Roman"/>
          <w:szCs w:val="24"/>
          <w:rPrChange w:id="1582" w:author="alan" w:date="2018-03-17T21:46:09Z">
            <w:rPr>
              <w:rFonts w:ascii="宋体" w:hAnsi="宋体" w:eastAsia="宋体" w:cs="Times New Roman"/>
              <w:szCs w:val="24"/>
            </w:rPr>
          </w:rPrChange>
        </w:rPr>
        <w:t>”</w:t>
      </w:r>
      <w:r>
        <w:rPr>
          <w:rFonts w:ascii="Times New Roman" w:hAnsi="Times New Roman" w:cs="Times New Roman"/>
          <w:szCs w:val="24"/>
        </w:rPr>
        <w:t>：上层中的区块对应到下层范围变大，但仍保持独立性；（Ⅲ）</w:t>
      </w:r>
      <w:r>
        <w:rPr>
          <w:rFonts w:ascii="Times New Roman" w:hAnsi="Times New Roman" w:eastAsia="宋体" w:cs="Times New Roman"/>
          <w:szCs w:val="24"/>
          <w:rPrChange w:id="1583" w:author="alan" w:date="2018-03-17T21:46:09Z">
            <w:rPr>
              <w:rFonts w:ascii="宋体" w:hAnsi="宋体" w:eastAsia="宋体" w:cs="Times New Roman"/>
              <w:szCs w:val="24"/>
            </w:rPr>
          </w:rPrChange>
        </w:rPr>
        <w:t>“</w:t>
      </w:r>
      <w:r>
        <w:rPr>
          <w:rFonts w:ascii="Times New Roman" w:hAnsi="Times New Roman" w:cs="Times New Roman"/>
          <w:szCs w:val="24"/>
        </w:rPr>
        <w:t>一对多</w:t>
      </w:r>
      <w:r>
        <w:rPr>
          <w:rFonts w:ascii="Times New Roman" w:hAnsi="Times New Roman" w:eastAsia="宋体" w:cs="Times New Roman"/>
          <w:szCs w:val="24"/>
          <w:rPrChange w:id="1584" w:author="alan" w:date="2018-03-17T21:46:09Z">
            <w:rPr>
              <w:rFonts w:ascii="宋体" w:hAnsi="宋体" w:eastAsia="宋体" w:cs="Times New Roman"/>
              <w:szCs w:val="24"/>
            </w:rPr>
          </w:rPrChange>
        </w:rPr>
        <w:t>”</w:t>
      </w:r>
      <w:r>
        <w:rPr>
          <w:rFonts w:ascii="Times New Roman" w:hAnsi="Times New Roman" w:cs="Times New Roman"/>
          <w:szCs w:val="24"/>
        </w:rPr>
        <w:t>：上层的两个或多个区块对应到下层是一个相互连通的区域。图3-3是情况（Ⅲ）的一个实例，上层中的四个区块在下层中合并为一个整体。将下层中（Ⅰ）（Ⅱ）两种情况视为独立的区域。</w:t>
      </w:r>
    </w:p>
    <w:p>
      <w:pPr>
        <w:spacing w:line="360" w:lineRule="auto"/>
        <w:ind w:firstLine="420"/>
        <w:rPr>
          <w:rFonts w:ascii="Times New Roman" w:hAnsi="Times New Roman" w:cs="Times New Roman"/>
          <w:szCs w:val="24"/>
        </w:rPr>
      </w:pPr>
      <w:r>
        <w:rPr>
          <w:rFonts w:ascii="Times New Roman" w:hAnsi="Times New Roman" w:cs="Times New Roman"/>
          <w:szCs w:val="24"/>
        </w:rPr>
        <w:t>对于情况（Ⅲ），比较区块任意组合的方案，找出最符合航行线段含义一个作为该区域的分类方案。这个比较过程通过一种投票的方式实现，根据得票数确定对应区域的分类方案。最终，迭代的确定整个捕捞热度图的分类方案。分类方案各区域之间的航行线段就是</w:t>
      </w:r>
      <w:del w:id="1585" w:author="alan" w:date="2018-03-17T21:14:13Z">
        <w:r>
          <w:rPr>
            <w:rFonts w:ascii="Times New Roman" w:hAnsi="Times New Roman" w:cs="Times New Roman"/>
            <w:szCs w:val="24"/>
          </w:rPr>
          <w:delText>渔船</w:delText>
        </w:r>
      </w:del>
      <w:ins w:id="158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的航道。</w:t>
      </w:r>
    </w:p>
    <w:p>
      <w:pPr>
        <w:pStyle w:val="3"/>
        <w:keepNext w:val="0"/>
        <w:keepLines w:val="0"/>
        <w:numPr>
          <w:ilvl w:val="1"/>
          <w:numId w:val="1"/>
        </w:numPr>
        <w:spacing w:line="360" w:lineRule="auto"/>
        <w:rPr>
          <w:rFonts w:ascii="Times New Roman" w:hAnsi="Times New Roman" w:cs="Times New Roman"/>
          <w:rPrChange w:id="1587" w:author="alan" w:date="2018-03-17T21:46:09Z">
            <w:rPr/>
          </w:rPrChange>
        </w:rPr>
      </w:pPr>
      <w:bookmarkStart w:id="36" w:name="_Toc508613010"/>
      <w:bookmarkStart w:id="37" w:name="_Toc508613083"/>
      <w:r>
        <w:rPr>
          <w:rFonts w:hint="default" w:ascii="Times New Roman" w:hAnsi="Times New Roman" w:cs="Times New Roman"/>
          <w:rPrChange w:id="1588" w:author="alan" w:date="2018-03-17T21:46:09Z">
            <w:rPr>
              <w:rFonts w:hint="eastAsia"/>
            </w:rPr>
          </w:rPrChange>
        </w:rPr>
        <w:t>算法结构</w:t>
      </w:r>
      <w:bookmarkEnd w:id="36"/>
      <w:bookmarkEnd w:id="37"/>
    </w:p>
    <w:p>
      <w:pPr>
        <w:spacing w:line="360" w:lineRule="auto"/>
        <w:ind w:firstLine="420"/>
        <w:rPr>
          <w:rFonts w:ascii="Times New Roman" w:hAnsi="Times New Roman" w:cs="Times New Roman"/>
          <w:szCs w:val="24"/>
        </w:rPr>
      </w:pPr>
      <w:r>
        <w:rPr>
          <w:rFonts w:ascii="Times New Roman" w:hAnsi="Times New Roman" w:cs="Times New Roman"/>
          <w:szCs w:val="24"/>
        </w:rPr>
        <w:t>算法分为两部分，第一部分为</w:t>
      </w:r>
      <w:del w:id="1589" w:author="alan" w:date="2018-03-17T21:14:13Z">
        <w:r>
          <w:rPr>
            <w:rFonts w:ascii="Times New Roman" w:hAnsi="Times New Roman" w:cs="Times New Roman"/>
            <w:szCs w:val="24"/>
          </w:rPr>
          <w:delText>渔船</w:delText>
        </w:r>
      </w:del>
      <w:ins w:id="159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捕捞行为识别算法，不再赘述。取按季度统计的捕捞热度图以及</w:t>
      </w:r>
      <w:del w:id="1591" w:author="alan" w:date="2018-03-17T21:14:13Z">
        <w:r>
          <w:rPr>
            <w:rFonts w:ascii="Times New Roman" w:hAnsi="Times New Roman" w:cs="Times New Roman"/>
            <w:szCs w:val="24"/>
          </w:rPr>
          <w:delText>渔船</w:delText>
        </w:r>
      </w:del>
      <w:ins w:id="159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在捕捞行为之间的航行轨迹作为第二部分</w:t>
      </w:r>
      <w:r>
        <w:rPr>
          <w:rFonts w:ascii="Times New Roman" w:hAnsi="Times New Roman" w:eastAsia="宋体" w:cs="Times New Roman"/>
          <w:szCs w:val="24"/>
          <w:rPrChange w:id="1593" w:author="alan" w:date="2018-03-17T21:46:09Z">
            <w:rPr>
              <w:rFonts w:ascii="宋体" w:hAnsi="宋体" w:eastAsia="宋体" w:cs="Times New Roman"/>
              <w:szCs w:val="24"/>
            </w:rPr>
          </w:rPrChange>
        </w:rPr>
        <w:t>“</w:t>
      </w:r>
      <w:r>
        <w:rPr>
          <w:rFonts w:ascii="Times New Roman" w:hAnsi="Times New Roman" w:cs="Times New Roman"/>
          <w:szCs w:val="24"/>
        </w:rPr>
        <w:t>迭代投票</w:t>
      </w:r>
      <w:r>
        <w:rPr>
          <w:rFonts w:ascii="Times New Roman" w:hAnsi="Times New Roman" w:eastAsia="宋体" w:cs="Times New Roman"/>
          <w:szCs w:val="24"/>
          <w:rPrChange w:id="1594" w:author="alan" w:date="2018-03-17T21:46:09Z">
            <w:rPr>
              <w:rFonts w:ascii="宋体" w:hAnsi="宋体" w:eastAsia="宋体" w:cs="Times New Roman"/>
              <w:szCs w:val="24"/>
            </w:rPr>
          </w:rPrChange>
        </w:rPr>
        <w:t>”</w:t>
      </w:r>
      <w:r>
        <w:rPr>
          <w:rFonts w:ascii="Times New Roman" w:hAnsi="Times New Roman" w:cs="Times New Roman"/>
          <w:szCs w:val="24"/>
        </w:rPr>
        <w:t>的输入，如图3-4所示。</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5241925" cy="5252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51936" cy="5261996"/>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 xml:space="preserve">图3-4 </w:t>
      </w:r>
      <w:del w:id="1595" w:author="alan" w:date="2018-03-17T21:14:13Z">
        <w:r>
          <w:rPr>
            <w:rFonts w:ascii="Times New Roman" w:hAnsi="Times New Roman" w:cs="Times New Roman"/>
            <w:szCs w:val="24"/>
          </w:rPr>
          <w:delText>渔船</w:delText>
        </w:r>
      </w:del>
      <w:ins w:id="159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算法的第二部分是通过迭代的方式运行的。（1）从捕捞热度图中提取出相邻的两个图层，遍历所有</w:t>
      </w:r>
      <w:r>
        <w:rPr>
          <w:rFonts w:ascii="Times New Roman" w:hAnsi="Times New Roman" w:eastAsia="宋体" w:cs="Times New Roman"/>
          <w:szCs w:val="24"/>
          <w:rPrChange w:id="1597" w:author="alan" w:date="2018-03-17T21:46:09Z">
            <w:rPr>
              <w:rFonts w:ascii="宋体" w:hAnsi="宋体" w:eastAsia="宋体" w:cs="Times New Roman"/>
              <w:szCs w:val="24"/>
            </w:rPr>
          </w:rPrChange>
        </w:rPr>
        <w:t>“</w:t>
      </w:r>
      <w:r>
        <w:rPr>
          <w:rFonts w:ascii="Times New Roman" w:hAnsi="Times New Roman" w:cs="Times New Roman"/>
          <w:szCs w:val="24"/>
        </w:rPr>
        <w:t>一对多</w:t>
      </w:r>
      <w:r>
        <w:rPr>
          <w:rFonts w:ascii="Times New Roman" w:hAnsi="Times New Roman" w:eastAsia="宋体" w:cs="Times New Roman"/>
          <w:szCs w:val="24"/>
          <w:rPrChange w:id="1598" w:author="alan" w:date="2018-03-17T21:46:09Z">
            <w:rPr>
              <w:rFonts w:ascii="宋体" w:hAnsi="宋体" w:eastAsia="宋体" w:cs="Times New Roman"/>
              <w:szCs w:val="24"/>
            </w:rPr>
          </w:rPrChange>
        </w:rPr>
        <w:t>”</w:t>
      </w:r>
      <w:r>
        <w:rPr>
          <w:rFonts w:ascii="Times New Roman" w:hAnsi="Times New Roman" w:cs="Times New Roman"/>
          <w:szCs w:val="24"/>
        </w:rPr>
        <w:t>的情况。（2）通过投票比较区块合并前后的得票数，选取最高票数的方案作为捕捞热度图的分类方案。（3）将航行线段中连接分类方案两区域的子集抽象为</w:t>
      </w:r>
      <w:del w:id="1599" w:author="alan" w:date="2018-03-17T21:14:13Z">
        <w:r>
          <w:rPr>
            <w:rFonts w:ascii="Times New Roman" w:hAnsi="Times New Roman" w:cs="Times New Roman"/>
            <w:szCs w:val="24"/>
          </w:rPr>
          <w:delText>渔船</w:delText>
        </w:r>
      </w:del>
      <w:ins w:id="160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w:t>
      </w:r>
    </w:p>
    <w:p>
      <w:pPr>
        <w:pStyle w:val="3"/>
        <w:keepNext w:val="0"/>
        <w:keepLines w:val="0"/>
        <w:numPr>
          <w:ilvl w:val="1"/>
          <w:numId w:val="1"/>
        </w:numPr>
        <w:spacing w:line="360" w:lineRule="auto"/>
        <w:rPr>
          <w:rFonts w:ascii="Times New Roman" w:hAnsi="Times New Roman" w:cs="Times New Roman"/>
          <w:rPrChange w:id="1601" w:author="alan" w:date="2018-03-17T21:46:09Z">
            <w:rPr/>
          </w:rPrChange>
        </w:rPr>
      </w:pPr>
      <w:bookmarkStart w:id="38" w:name="_Toc508613014"/>
      <w:bookmarkStart w:id="39" w:name="_Toc508613087"/>
      <w:r>
        <w:rPr>
          <w:rFonts w:hint="default" w:ascii="Times New Roman" w:hAnsi="Times New Roman" w:cs="Times New Roman"/>
          <w:rPrChange w:id="1602" w:author="alan" w:date="2018-03-17T21:46:09Z">
            <w:rPr>
              <w:rFonts w:hint="eastAsia"/>
            </w:rPr>
          </w:rPrChange>
        </w:rPr>
        <w:t>投票</w:t>
      </w:r>
      <w:bookmarkEnd w:id="38"/>
      <w:bookmarkEnd w:id="39"/>
    </w:p>
    <w:p>
      <w:pPr>
        <w:spacing w:line="360" w:lineRule="auto"/>
        <w:ind w:firstLine="420"/>
        <w:rPr>
          <w:rFonts w:ascii="Times New Roman" w:hAnsi="Times New Roman" w:cs="Times New Roman"/>
          <w:szCs w:val="24"/>
        </w:rPr>
      </w:pPr>
      <w:r>
        <w:rPr>
          <w:rFonts w:ascii="Times New Roman" w:hAnsi="Times New Roman" w:cs="Times New Roman"/>
          <w:szCs w:val="24"/>
        </w:rPr>
        <w:t>上文提到航行线段可以作为区域划分的依据。为了比较不同区块组合的合理性，设计了一种投票机制，将航行线段作为选票，计算各种组合方案的得票数，从而确定最终的分类方案。</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4565015" cy="1881505"/>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图片 7186"/>
                    <pic:cNvPicPr>
                      <a:picLocks noChangeAspect="1"/>
                    </pic:cNvPicPr>
                  </pic:nvPicPr>
                  <pic:blipFill>
                    <a:blip r:embed="rId35"/>
                    <a:srcRect t="7584" b="17839"/>
                    <a:stretch>
                      <a:fillRect/>
                    </a:stretch>
                  </pic:blipFill>
                  <pic:spPr>
                    <a:xfrm>
                      <a:off x="0" y="0"/>
                      <a:ext cx="4565172" cy="1881963"/>
                    </a:xfrm>
                    <a:prstGeom prst="rect">
                      <a:avLst/>
                    </a:prstGeom>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（1）下层投票                   （b）上层投票</w:t>
      </w:r>
    </w:p>
    <w:p>
      <w:pPr>
        <w:spacing w:line="360" w:lineRule="auto"/>
        <w:jc w:val="center"/>
        <w:rPr>
          <w:rFonts w:ascii="Times New Roman" w:hAnsi="Times New Roman" w:cs="Times New Roman"/>
          <w:szCs w:val="24"/>
        </w:rPr>
      </w:pPr>
      <w:r>
        <w:rPr>
          <w:rFonts w:ascii="Times New Roman" w:hAnsi="Times New Roman" w:cs="Times New Roman"/>
          <w:szCs w:val="24"/>
        </w:rPr>
        <w:t>图3-5 四种选票。</w:t>
      </w:r>
      <w:r>
        <w:rPr>
          <w:rFonts w:ascii="Times New Roman" w:hAnsi="Times New Roman" w:cs="Times New Roman"/>
          <w:szCs w:val="24"/>
          <w:rPrChange w:id="1603" w:author="alan" w:date="2018-03-17T21:46:09Z">
            <w:rPr>
              <w:rFonts w:cs="Times New Roman" w:asciiTheme="minorEastAsia" w:hAnsiTheme="minorEastAsia"/>
              <w:szCs w:val="24"/>
            </w:rPr>
          </w:rPrChange>
        </w:rPr>
        <w:t>“</w:t>
      </w:r>
      <w:r>
        <w:rPr>
          <w:rFonts w:ascii="Times New Roman" w:hAnsi="Times New Roman" w:cs="Times New Roman"/>
          <w:szCs w:val="24"/>
        </w:rPr>
        <w:t>红色</w:t>
      </w:r>
      <w:r>
        <w:rPr>
          <w:rFonts w:ascii="Times New Roman" w:hAnsi="Times New Roman" w:cs="Times New Roman"/>
          <w:szCs w:val="24"/>
          <w:rPrChange w:id="1604" w:author="alan" w:date="2018-03-17T21:46:09Z">
            <w:rPr>
              <w:rFonts w:cs="Times New Roman" w:asciiTheme="minorEastAsia" w:hAnsiTheme="minorEastAsia"/>
              <w:szCs w:val="24"/>
            </w:rPr>
          </w:rPrChange>
        </w:rPr>
        <w:t>”</w:t>
      </w:r>
      <w:r>
        <w:rPr>
          <w:rFonts w:ascii="Times New Roman" w:hAnsi="Times New Roman" w:cs="Times New Roman"/>
          <w:szCs w:val="24"/>
        </w:rPr>
        <w:t>反对票，</w:t>
      </w:r>
      <w:r>
        <w:rPr>
          <w:rFonts w:ascii="Times New Roman" w:hAnsi="Times New Roman" w:cs="Times New Roman"/>
          <w:szCs w:val="24"/>
          <w:rPrChange w:id="1605" w:author="alan" w:date="2018-03-17T21:46:09Z">
            <w:rPr>
              <w:rFonts w:cs="Times New Roman" w:asciiTheme="minorEastAsia" w:hAnsiTheme="minorEastAsia"/>
              <w:szCs w:val="24"/>
            </w:rPr>
          </w:rPrChange>
        </w:rPr>
        <w:t>“</w:t>
      </w:r>
      <w:r>
        <w:rPr>
          <w:rFonts w:ascii="Times New Roman" w:hAnsi="Times New Roman" w:cs="Times New Roman"/>
          <w:szCs w:val="24"/>
        </w:rPr>
        <w:t>绿色</w:t>
      </w:r>
      <w:r>
        <w:rPr>
          <w:rFonts w:ascii="Times New Roman" w:hAnsi="Times New Roman" w:cs="Times New Roman"/>
          <w:szCs w:val="24"/>
          <w:rPrChange w:id="1606" w:author="alan" w:date="2018-03-17T21:46:09Z">
            <w:rPr>
              <w:rFonts w:cs="Times New Roman" w:asciiTheme="minorEastAsia" w:hAnsiTheme="minorEastAsia"/>
              <w:szCs w:val="24"/>
            </w:rPr>
          </w:rPrChange>
        </w:rPr>
        <w:t>”</w:t>
      </w:r>
      <w:r>
        <w:rPr>
          <w:rFonts w:ascii="Times New Roman" w:hAnsi="Times New Roman" w:cs="Times New Roman"/>
          <w:szCs w:val="24"/>
        </w:rPr>
        <w:t>支持票，</w:t>
      </w:r>
    </w:p>
    <w:p>
      <w:pPr>
        <w:spacing w:line="360" w:lineRule="auto"/>
        <w:jc w:val="center"/>
        <w:rPr>
          <w:rFonts w:ascii="Times New Roman" w:hAnsi="Times New Roman" w:cs="Times New Roman"/>
          <w:szCs w:val="24"/>
        </w:rPr>
      </w:pPr>
      <w:r>
        <w:rPr>
          <w:rFonts w:ascii="Times New Roman" w:hAnsi="Times New Roman" w:cs="Times New Roman"/>
          <w:szCs w:val="24"/>
          <w:rPrChange w:id="1607" w:author="alan" w:date="2018-03-17T21:46:09Z">
            <w:rPr>
              <w:rFonts w:cs="Times New Roman" w:asciiTheme="minorEastAsia" w:hAnsiTheme="minorEastAsia"/>
              <w:szCs w:val="24"/>
            </w:rPr>
          </w:rPrChange>
        </w:rPr>
        <w:t>“</w:t>
      </w:r>
      <w:r>
        <w:rPr>
          <w:rFonts w:ascii="Times New Roman" w:hAnsi="Times New Roman" w:cs="Times New Roman"/>
          <w:szCs w:val="24"/>
        </w:rPr>
        <w:t>黄色</w:t>
      </w:r>
      <w:r>
        <w:rPr>
          <w:rFonts w:ascii="Times New Roman" w:hAnsi="Times New Roman" w:cs="Times New Roman"/>
          <w:szCs w:val="24"/>
          <w:rPrChange w:id="1608" w:author="alan" w:date="2018-03-17T21:46:09Z">
            <w:rPr>
              <w:rFonts w:cs="Times New Roman" w:asciiTheme="minorEastAsia" w:hAnsiTheme="minorEastAsia"/>
              <w:szCs w:val="24"/>
            </w:rPr>
          </w:rPrChange>
        </w:rPr>
        <w:t>”</w:t>
      </w:r>
      <w:r>
        <w:rPr>
          <w:rFonts w:ascii="Times New Roman" w:hAnsi="Times New Roman" w:cs="Times New Roman"/>
          <w:szCs w:val="24"/>
        </w:rPr>
        <w:t>部分支持票，</w:t>
      </w:r>
      <w:r>
        <w:rPr>
          <w:rFonts w:ascii="Times New Roman" w:hAnsi="Times New Roman" w:cs="Times New Roman"/>
          <w:szCs w:val="24"/>
          <w:rPrChange w:id="1609" w:author="alan" w:date="2018-03-17T21:46:09Z">
            <w:rPr>
              <w:rFonts w:cs="Times New Roman" w:asciiTheme="minorEastAsia" w:hAnsiTheme="minorEastAsia"/>
              <w:szCs w:val="24"/>
            </w:rPr>
          </w:rPrChange>
        </w:rPr>
        <w:t>“</w:t>
      </w:r>
      <w:r>
        <w:rPr>
          <w:rFonts w:ascii="Times New Roman" w:hAnsi="Times New Roman" w:cs="Times New Roman"/>
          <w:szCs w:val="24"/>
        </w:rPr>
        <w:t>蓝色</w:t>
      </w:r>
      <w:r>
        <w:rPr>
          <w:rFonts w:ascii="Times New Roman" w:hAnsi="Times New Roman" w:cs="Times New Roman"/>
          <w:szCs w:val="24"/>
          <w:rPrChange w:id="1610" w:author="alan" w:date="2018-03-17T21:46:09Z">
            <w:rPr>
              <w:rFonts w:cs="Times New Roman" w:asciiTheme="minorEastAsia" w:hAnsiTheme="minorEastAsia"/>
              <w:szCs w:val="24"/>
            </w:rPr>
          </w:rPrChange>
        </w:rPr>
        <w:t>”</w:t>
      </w:r>
      <w:r>
        <w:rPr>
          <w:rFonts w:ascii="Times New Roman" w:hAnsi="Times New Roman" w:cs="Times New Roman"/>
          <w:szCs w:val="24"/>
        </w:rPr>
        <w:t>弃权票</w:t>
      </w:r>
    </w:p>
    <w:p>
      <w:pPr>
        <w:spacing w:line="360" w:lineRule="auto"/>
        <w:ind w:firstLine="420"/>
        <w:rPr>
          <w:rFonts w:ascii="Times New Roman" w:hAnsi="Times New Roman" w:cs="Times New Roman"/>
          <w:szCs w:val="24"/>
        </w:rPr>
      </w:pPr>
      <w:r>
        <w:rPr>
          <w:rFonts w:ascii="Times New Roman" w:hAnsi="Times New Roman" w:cs="Times New Roman"/>
          <w:szCs w:val="24"/>
        </w:rPr>
        <w:t>根据航行线段两端落点的不同，共有四种不同的选票，如图3-5所示：两端在不同区块内的用绿色表示，称为支持票，是对两个区块划分方法的肯定，得票数记作+2；两端在同一个区块内的选票用红色表示，称为反对票，得票数记作-2；只有一端在区块内的用黄色表示，是对其中一个区块的肯定，称为部分支持票，记作+1；两端均不在区块内的用蓝色表示，称为弃权票，记作0。所以，对于一个分类方案进行投票，就是根据落点判断每一个选票的类型，将对应数字相加求和。图3-5是对图3-3的案例进行投票，图3-5（1）得票数为-11，图3-5（2）得票数为11。所以根据航行线段，图3-5（2）的分类方案要比图3-5（1）更佳。</w:t>
      </w:r>
    </w:p>
    <w:p>
      <w:pPr>
        <w:pStyle w:val="3"/>
        <w:keepNext w:val="0"/>
        <w:keepLines w:val="0"/>
        <w:numPr>
          <w:ilvl w:val="1"/>
          <w:numId w:val="1"/>
        </w:numPr>
        <w:spacing w:line="360" w:lineRule="auto"/>
        <w:rPr>
          <w:rFonts w:ascii="Times New Roman" w:hAnsi="Times New Roman" w:cs="Times New Roman"/>
          <w:rPrChange w:id="1611" w:author="alan" w:date="2018-03-17T21:46:09Z">
            <w:rPr/>
          </w:rPrChange>
        </w:rPr>
      </w:pPr>
      <w:bookmarkStart w:id="40" w:name="_Toc508613015"/>
      <w:bookmarkStart w:id="41" w:name="_Toc508613088"/>
      <w:r>
        <w:rPr>
          <w:rFonts w:hint="default" w:ascii="Times New Roman" w:hAnsi="Times New Roman" w:cs="Times New Roman"/>
          <w:rPrChange w:id="1612" w:author="alan" w:date="2018-03-17T21:46:09Z">
            <w:rPr>
              <w:rFonts w:hint="eastAsia"/>
            </w:rPr>
          </w:rPrChange>
        </w:rPr>
        <w:t>迭代流程</w:t>
      </w:r>
      <w:bookmarkEnd w:id="40"/>
      <w:bookmarkEnd w:id="41"/>
    </w:p>
    <w:p>
      <w:pPr>
        <w:spacing w:line="360" w:lineRule="auto"/>
        <w:ind w:firstLine="420"/>
        <w:rPr>
          <w:rFonts w:ascii="Times New Roman" w:hAnsi="Times New Roman" w:cs="Times New Roman"/>
          <w:szCs w:val="24"/>
        </w:rPr>
      </w:pPr>
      <w:r>
        <w:rPr>
          <w:rFonts w:ascii="Times New Roman" w:hAnsi="Times New Roman" w:cs="Times New Roman"/>
          <w:szCs w:val="24"/>
        </w:rPr>
        <w:t>整个算法的第二部分是通过迭代的方式运行的，遍历所有</w:t>
      </w:r>
      <w:r>
        <w:rPr>
          <w:rFonts w:ascii="Times New Roman" w:hAnsi="Times New Roman" w:cs="Times New Roman"/>
          <w:szCs w:val="24"/>
          <w:rPrChange w:id="1613" w:author="alan" w:date="2018-03-17T21:46:09Z">
            <w:rPr>
              <w:rFonts w:cs="Times New Roman" w:asciiTheme="minorEastAsia" w:hAnsiTheme="minorEastAsia"/>
              <w:szCs w:val="24"/>
            </w:rPr>
          </w:rPrChange>
        </w:rPr>
        <w:t>“</w:t>
      </w:r>
      <w:r>
        <w:rPr>
          <w:rFonts w:ascii="Times New Roman" w:hAnsi="Times New Roman" w:cs="Times New Roman"/>
          <w:szCs w:val="24"/>
        </w:rPr>
        <w:t>一对多</w:t>
      </w:r>
      <w:r>
        <w:rPr>
          <w:rFonts w:ascii="Times New Roman" w:hAnsi="Times New Roman" w:cs="Times New Roman"/>
          <w:szCs w:val="24"/>
          <w:rPrChange w:id="1614" w:author="alan" w:date="2018-03-17T21:46:09Z">
            <w:rPr>
              <w:rFonts w:cs="Times New Roman" w:asciiTheme="minorEastAsia" w:hAnsiTheme="minorEastAsia"/>
              <w:szCs w:val="24"/>
            </w:rPr>
          </w:rPrChange>
        </w:rPr>
        <w:t>”</w:t>
      </w:r>
      <w:r>
        <w:rPr>
          <w:rFonts w:ascii="Times New Roman" w:hAnsi="Times New Roman" w:cs="Times New Roman"/>
          <w:szCs w:val="24"/>
        </w:rPr>
        <w:t>的情况，并比较不同组合的得票数，逐一确定对应区域的最佳分类方案。</w:t>
      </w:r>
    </w:p>
    <w:p>
      <w:pPr>
        <w:spacing w:line="360" w:lineRule="auto"/>
        <w:ind w:firstLine="420"/>
        <w:rPr>
          <w:rFonts w:ascii="Times New Roman" w:hAnsi="Times New Roman" w:cs="Times New Roman"/>
          <w:szCs w:val="24"/>
        </w:rPr>
      </w:pPr>
      <w:r>
        <w:rPr>
          <w:rFonts w:ascii="Times New Roman" w:hAnsi="Times New Roman" w:cs="Times New Roman"/>
        </w:rPr>
        <w:t>如果</w:t>
      </w:r>
      <w:r>
        <w:rPr>
          <w:rFonts w:ascii="Times New Roman" w:hAnsi="Times New Roman" w:cs="Times New Roman"/>
          <w:szCs w:val="24"/>
        </w:rPr>
        <w:t>对全部组合进行投票，组合数将随着区域数量上升呈指数型增长，大大增加了计算量。实际上，当三个区域排成一条直线时，可以只对相邻两区域进行分析。根据这一条件对组合数进行剪枝：取各个捕捞区的几何中心点两两连线，按线段长度排序；根据线段长度从小到大的顺序比较对应两区域合并前后的得票数；若合并后得票数较高，则将合并后区域视为一个整体，不再分开讨论其他分组情况。对于n个捕捞区域，这种处理方案最少只需要进行（n-1）次比较，即n个捕捞区域合并为一个整体；最坏情况只进行(n-1)n/2次比较，对应着n个捕捞区域全部独立的情况。在算法实现过程中，利用并查集算法简化判断归属的时间开销，且并没有出现时间开销过大的情况。这是因为当n比较大时（最多为14个），其中包含了大量的形如图3-3中间部分的小捕捞区，这些区域往往合并前后得票数相同。为了简化分类结果，将捕捞区尽量合并为一个整体，对于得票数相同的情况，判断为合并而非独立。</w:t>
      </w:r>
    </w:p>
    <w:p>
      <w:pPr>
        <w:spacing w:line="360" w:lineRule="auto"/>
        <w:jc w:val="center"/>
        <w:rPr>
          <w:rFonts w:ascii="Times New Roman" w:hAnsi="Times New Roman" w:cs="Times New Roman"/>
          <w:szCs w:val="24"/>
        </w:rPr>
      </w:pPr>
      <w:r>
        <w:rPr>
          <w:rFonts w:ascii="Times New Roman" w:hAnsi="Times New Roman" w:cs="Times New Roman"/>
        </w:rPr>
        <w:tab/>
      </w:r>
      <w:r>
        <w:rPr>
          <w:rFonts w:ascii="Times New Roman" w:hAnsi="Times New Roman" w:cs="Times New Roman"/>
          <w:szCs w:val="24"/>
        </w:rPr>
        <w:drawing>
          <wp:inline distT="0" distB="0" distL="0" distR="0">
            <wp:extent cx="5324475" cy="962025"/>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图片 2063"/>
                    <pic:cNvPicPr>
                      <a:picLocks noChangeAspect="1"/>
                    </pic:cNvPicPr>
                  </pic:nvPicPr>
                  <pic:blipFill>
                    <a:blip r:embed="rId36"/>
                    <a:stretch>
                      <a:fillRect/>
                    </a:stretch>
                  </pic:blipFill>
                  <pic:spPr>
                    <a:xfrm>
                      <a:off x="0" y="0"/>
                      <a:ext cx="5330216" cy="963634"/>
                    </a:xfrm>
                    <a:prstGeom prst="rect">
                      <a:avLst/>
                    </a:prstGeom>
                  </pic:spPr>
                </pic:pic>
              </a:graphicData>
            </a:graphic>
          </wp:inline>
        </w:drawing>
      </w:r>
    </w:p>
    <w:p>
      <w:pPr>
        <w:pStyle w:val="31"/>
        <w:numPr>
          <w:ilvl w:val="0"/>
          <w:numId w:val="2"/>
        </w:numPr>
        <w:spacing w:line="360" w:lineRule="auto"/>
        <w:ind w:firstLineChars="0"/>
        <w:rPr>
          <w:rFonts w:ascii="Times New Roman" w:hAnsi="Times New Roman" w:cs="Times New Roman"/>
          <w:szCs w:val="24"/>
        </w:rPr>
      </w:pPr>
      <w:r>
        <w:rPr>
          <w:rFonts w:ascii="Times New Roman" w:hAnsi="Times New Roman" w:cs="Times New Roman"/>
          <w:szCs w:val="24"/>
        </w:rPr>
        <w:t xml:space="preserve">                 （2）                   （3）</w:t>
      </w:r>
    </w:p>
    <w:p>
      <w:pPr>
        <w:spacing w:line="360" w:lineRule="auto"/>
        <w:jc w:val="center"/>
        <w:rPr>
          <w:rFonts w:ascii="Times New Roman" w:hAnsi="Times New Roman" w:cs="Times New Roman"/>
          <w:szCs w:val="24"/>
        </w:rPr>
      </w:pPr>
      <w:r>
        <w:rPr>
          <w:rFonts w:ascii="Times New Roman" w:hAnsi="Times New Roman" w:cs="Times New Roman"/>
          <w:szCs w:val="24"/>
        </w:rPr>
        <w:t>图3-6 两捕捞区的合并策略</w:t>
      </w:r>
    </w:p>
    <w:p>
      <w:pPr>
        <w:spacing w:line="360" w:lineRule="auto"/>
        <w:ind w:firstLine="420"/>
        <w:rPr>
          <w:rFonts w:ascii="Times New Roman" w:hAnsi="Times New Roman" w:cs="Times New Roman"/>
          <w:szCs w:val="24"/>
        </w:rPr>
      </w:pPr>
      <w:r>
        <w:rPr>
          <w:rFonts w:ascii="Times New Roman" w:hAnsi="Times New Roman" w:cs="Times New Roman"/>
          <w:szCs w:val="24"/>
        </w:rPr>
        <w:t>合并的具体方法如图3-6所示。在对两捕捞区进行合并时，以两个捕捞区的几何中心点作为椭圆焦点并连线，延长线较短一侧作为长轴，作椭圆连接这两个捕捞区如图3-6（1）。将椭圆与下一层捕捞区取交集如图3-6（2），计算结果即为两捕捞区域的合并方式如图3-6（3）。这种合并方法虽然存在与其他捕捞区域产生交集的可能，但胜在计算简便，能够满足合并的需求。</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4533900" cy="2088515"/>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图片 4102"/>
                    <pic:cNvPicPr>
                      <a:picLocks noChangeAspect="1"/>
                    </pic:cNvPicPr>
                  </pic:nvPicPr>
                  <pic:blipFill>
                    <a:blip r:embed="rId37"/>
                    <a:stretch>
                      <a:fillRect/>
                    </a:stretch>
                  </pic:blipFill>
                  <pic:spPr>
                    <a:xfrm>
                      <a:off x="0" y="0"/>
                      <a:ext cx="4535255" cy="2089157"/>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图3-7 比较合并前后的得票数</w:t>
      </w:r>
    </w:p>
    <w:p>
      <w:pPr>
        <w:spacing w:line="360" w:lineRule="auto"/>
        <w:ind w:firstLine="420"/>
        <w:rPr>
          <w:rFonts w:ascii="Times New Roman" w:hAnsi="Times New Roman" w:cs="Times New Roman"/>
          <w:szCs w:val="24"/>
        </w:rPr>
      </w:pPr>
      <w:r>
        <w:rPr>
          <w:rFonts w:ascii="Times New Roman" w:hAnsi="Times New Roman" w:cs="Times New Roman"/>
          <w:szCs w:val="24"/>
        </w:rPr>
        <w:t>对于每次合并的尝试，比较合并前后的得票数大小。如图3-7所示，是对图3-6合并前后进行了投票，图3-7（1）的得票数为11，图3-7（2）的得票数为12，所以合并两个区块。接下来，继续按照线段长度从小到大的顺序进行迭代，依次比较捕捞区合并前后的得票情况，重复上述步骤。确定最终的分类方案。</w:t>
      </w:r>
    </w:p>
    <w:p>
      <w:pPr>
        <w:pStyle w:val="3"/>
        <w:keepNext w:val="0"/>
        <w:keepLines w:val="0"/>
        <w:numPr>
          <w:ilvl w:val="1"/>
          <w:numId w:val="1"/>
        </w:numPr>
        <w:spacing w:line="360" w:lineRule="auto"/>
        <w:rPr>
          <w:rFonts w:ascii="Times New Roman" w:hAnsi="Times New Roman" w:cs="Times New Roman"/>
          <w:rPrChange w:id="1615" w:author="alan" w:date="2018-03-17T21:46:09Z">
            <w:rPr/>
          </w:rPrChange>
        </w:rPr>
      </w:pPr>
      <w:del w:id="1616" w:author="alan" w:date="2018-03-17T21:14:13Z">
        <w:bookmarkStart w:id="42" w:name="_Toc508613089"/>
        <w:bookmarkStart w:id="43" w:name="_Toc508613016"/>
        <w:r>
          <w:rPr>
            <w:rFonts w:hint="default" w:ascii="Times New Roman" w:hAnsi="Times New Roman" w:cs="Times New Roman"/>
            <w:rPrChange w:id="1617" w:author="alan" w:date="2018-03-17T21:46:09Z">
              <w:rPr>
                <w:rFonts w:hint="eastAsia"/>
              </w:rPr>
            </w:rPrChange>
          </w:rPr>
          <w:delText>渔船</w:delText>
        </w:r>
      </w:del>
      <w:ins w:id="1618" w:author="alan" w:date="2018-03-17T21:14:13Z">
        <w:r>
          <w:rPr>
            <w:rFonts w:hint="default" w:ascii="Times New Roman" w:hAnsi="Times New Roman" w:cs="Times New Roman"/>
            <w:lang w:eastAsia="zh-CN"/>
            <w:rPrChange w:id="1619" w:author="alan" w:date="2018-03-17T21:46:09Z">
              <w:rPr>
                <w:rFonts w:hint="eastAsia"/>
                <w:lang w:eastAsia="zh-CN"/>
              </w:rPr>
            </w:rPrChange>
          </w:rPr>
          <w:t>渔业船舶</w:t>
        </w:r>
      </w:ins>
      <w:r>
        <w:rPr>
          <w:rFonts w:hint="default" w:ascii="Times New Roman" w:hAnsi="Times New Roman" w:cs="Times New Roman"/>
          <w:rPrChange w:id="1620" w:author="alan" w:date="2018-03-17T21:46:09Z">
            <w:rPr>
              <w:rFonts w:hint="eastAsia"/>
            </w:rPr>
          </w:rPrChange>
        </w:rPr>
        <w:t>航道</w:t>
      </w:r>
      <w:bookmarkEnd w:id="42"/>
      <w:bookmarkEnd w:id="43"/>
    </w:p>
    <w:p>
      <w:pPr>
        <w:spacing w:line="360" w:lineRule="auto"/>
        <w:ind w:firstLine="420"/>
        <w:rPr>
          <w:rFonts w:ascii="Times New Roman" w:hAnsi="Times New Roman" w:cs="Times New Roman"/>
          <w:szCs w:val="24"/>
        </w:rPr>
      </w:pPr>
      <w:r>
        <w:rPr>
          <w:rFonts w:ascii="Times New Roman" w:hAnsi="Times New Roman" w:cs="Times New Roman"/>
          <w:szCs w:val="24"/>
        </w:rPr>
        <w:t>通过上面介绍的算法，实现了对捕捞热度图的细粒度划分。在此基础上，利用航行线段统计</w:t>
      </w:r>
      <w:del w:id="1621" w:author="alan" w:date="2018-03-17T21:14:13Z">
        <w:r>
          <w:rPr>
            <w:rFonts w:ascii="Times New Roman" w:hAnsi="Times New Roman" w:cs="Times New Roman"/>
            <w:szCs w:val="24"/>
          </w:rPr>
          <w:delText>渔船</w:delText>
        </w:r>
      </w:del>
      <w:ins w:id="162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在各个区域之间的转移关系，可以得到</w:t>
      </w:r>
      <w:del w:id="1623" w:author="alan" w:date="2018-03-17T21:14:13Z">
        <w:r>
          <w:rPr>
            <w:rFonts w:ascii="Times New Roman" w:hAnsi="Times New Roman" w:cs="Times New Roman"/>
            <w:szCs w:val="24"/>
          </w:rPr>
          <w:delText>渔船</w:delText>
        </w:r>
      </w:del>
      <w:ins w:id="162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2592705"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2592520" cy="2257143"/>
                    </a:xfrm>
                    <a:prstGeom prst="rect">
                      <a:avLst/>
                    </a:prstGeom>
                  </pic:spPr>
                </pic:pic>
              </a:graphicData>
            </a:graphic>
          </wp:inline>
        </w:drawing>
      </w:r>
    </w:p>
    <w:p>
      <w:pPr>
        <w:spacing w:line="360" w:lineRule="auto"/>
        <w:ind w:firstLine="420"/>
        <w:jc w:val="center"/>
        <w:rPr>
          <w:rFonts w:ascii="Times New Roman" w:hAnsi="Times New Roman" w:cs="Times New Roman"/>
          <w:szCs w:val="24"/>
        </w:rPr>
      </w:pPr>
      <w:r>
        <w:rPr>
          <w:rFonts w:ascii="Times New Roman" w:hAnsi="Times New Roman" w:cs="Times New Roman"/>
          <w:szCs w:val="24"/>
        </w:rPr>
        <w:t xml:space="preserve">图3-8 </w:t>
      </w:r>
      <w:del w:id="1625" w:author="alan" w:date="2018-03-17T21:14:13Z">
        <w:r>
          <w:rPr>
            <w:rFonts w:ascii="Times New Roman" w:hAnsi="Times New Roman" w:cs="Times New Roman"/>
            <w:szCs w:val="24"/>
          </w:rPr>
          <w:delText>渔船</w:delText>
        </w:r>
      </w:del>
      <w:ins w:id="162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w:t>
      </w:r>
    </w:p>
    <w:p>
      <w:pPr>
        <w:spacing w:line="360" w:lineRule="auto"/>
        <w:ind w:firstLine="420"/>
        <w:rPr>
          <w:rFonts w:ascii="Times New Roman" w:hAnsi="Times New Roman" w:cs="Times New Roman"/>
          <w:szCs w:val="24"/>
        </w:rPr>
      </w:pPr>
      <w:r>
        <w:rPr>
          <w:rFonts w:ascii="Times New Roman" w:hAnsi="Times New Roman" w:cs="Times New Roman"/>
          <w:szCs w:val="24"/>
        </w:rPr>
        <w:t>如图3-8所示，灰色部分是通过</w:t>
      </w:r>
      <w:del w:id="1627" w:author="alan" w:date="2018-03-17T21:14:13Z">
        <w:r>
          <w:rPr>
            <w:rFonts w:ascii="Times New Roman" w:hAnsi="Times New Roman" w:cs="Times New Roman"/>
            <w:szCs w:val="24"/>
          </w:rPr>
          <w:delText>渔船</w:delText>
        </w:r>
      </w:del>
      <w:ins w:id="162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航道识别算法确定的分类方案：从最初的四个区域变为两个区域。统计</w:t>
      </w:r>
      <w:r>
        <w:rPr>
          <w:rFonts w:ascii="Times New Roman" w:hAnsi="Times New Roman" w:eastAsia="宋体" w:cs="Times New Roman"/>
          <w:szCs w:val="24"/>
          <w:rPrChange w:id="1629" w:author="alan" w:date="2018-03-17T21:46:09Z">
            <w:rPr>
              <w:rFonts w:ascii="宋体" w:hAnsi="宋体" w:eastAsia="宋体" w:cs="Times New Roman"/>
              <w:szCs w:val="24"/>
            </w:rPr>
          </w:rPrChange>
        </w:rPr>
        <w:t>“</w:t>
      </w:r>
      <w:r>
        <w:rPr>
          <w:rFonts w:ascii="Times New Roman" w:hAnsi="Times New Roman" w:cs="Times New Roman"/>
          <w:szCs w:val="24"/>
        </w:rPr>
        <w:t>支持票</w:t>
      </w:r>
      <w:r>
        <w:rPr>
          <w:rFonts w:ascii="Times New Roman" w:hAnsi="Times New Roman" w:eastAsia="宋体" w:cs="Times New Roman"/>
          <w:szCs w:val="24"/>
          <w:rPrChange w:id="1630" w:author="alan" w:date="2018-03-17T21:46:09Z">
            <w:rPr>
              <w:rFonts w:ascii="宋体" w:hAnsi="宋体" w:eastAsia="宋体" w:cs="Times New Roman"/>
              <w:szCs w:val="24"/>
            </w:rPr>
          </w:rPrChange>
        </w:rPr>
        <w:t>”</w:t>
      </w:r>
      <w:r>
        <w:rPr>
          <w:rFonts w:ascii="Times New Roman" w:hAnsi="Times New Roman" w:cs="Times New Roman"/>
          <w:szCs w:val="24"/>
        </w:rPr>
        <w:t>，作图上蓝绿色线段，并称其为</w:t>
      </w:r>
      <w:del w:id="1631" w:author="alan" w:date="2018-03-17T21:14:13Z">
        <w:r>
          <w:rPr>
            <w:rFonts w:ascii="Times New Roman" w:hAnsi="Times New Roman" w:cs="Times New Roman"/>
            <w:szCs w:val="24"/>
          </w:rPr>
          <w:delText>渔船</w:delText>
        </w:r>
      </w:del>
      <w:ins w:id="163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航道。线段端点定位在对应区域的几何中心点上。蓝色表示自西向东，绿色表示自东向西，线段宽度表示船次。图3-8两个区域之间自西向东航行有三个船次，自东向西有三个船次。</w:t>
      </w:r>
    </w:p>
    <w:p>
      <w:pPr>
        <w:spacing w:line="360" w:lineRule="auto"/>
        <w:rPr>
          <w:rFonts w:ascii="Times New Roman" w:hAnsi="Times New Roman" w:cs="Times New Roman"/>
          <w:szCs w:val="24"/>
        </w:rPr>
      </w:pPr>
      <w:r>
        <w:rPr>
          <w:rFonts w:ascii="Times New Roman" w:hAnsi="Times New Roman" w:cs="Times New Roman"/>
        </w:rPr>
        <w:drawing>
          <wp:inline distT="0" distB="0" distL="0" distR="0">
            <wp:extent cx="5274310" cy="11925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1192824"/>
                    </a:xfrm>
                    <a:prstGeom prst="rect">
                      <a:avLst/>
                    </a:prstGeom>
                  </pic:spPr>
                </pic:pic>
              </a:graphicData>
            </a:graphic>
          </wp:inline>
        </w:drawing>
      </w:r>
    </w:p>
    <w:p>
      <w:pPr>
        <w:spacing w:line="360" w:lineRule="auto"/>
        <w:ind w:firstLine="960" w:firstLineChars="400"/>
        <w:rPr>
          <w:rFonts w:ascii="Times New Roman" w:hAnsi="Times New Roman" w:cs="Times New Roman"/>
          <w:szCs w:val="24"/>
        </w:rPr>
      </w:pPr>
      <w:r>
        <w:rPr>
          <w:rFonts w:ascii="Times New Roman" w:hAnsi="Times New Roman" w:cs="Times New Roman"/>
          <w:szCs w:val="24"/>
        </w:rPr>
        <w:t>（1）2014             （2）2015              （3）2016</w:t>
      </w:r>
    </w:p>
    <w:p>
      <w:pPr>
        <w:spacing w:line="360" w:lineRule="auto"/>
        <w:jc w:val="center"/>
        <w:rPr>
          <w:rFonts w:ascii="Times New Roman" w:hAnsi="Times New Roman" w:cs="Times New Roman"/>
          <w:szCs w:val="24"/>
        </w:rPr>
      </w:pPr>
      <w:r>
        <w:rPr>
          <w:rFonts w:ascii="Times New Roman" w:hAnsi="Times New Roman" w:cs="Times New Roman"/>
          <w:szCs w:val="24"/>
        </w:rPr>
        <w:t>图3-9 连续三年第二季度捕捞区热度图</w:t>
      </w:r>
    </w:p>
    <w:p>
      <w:pPr>
        <w:spacing w:line="360" w:lineRule="auto"/>
        <w:ind w:firstLine="420"/>
        <w:rPr>
          <w:rFonts w:ascii="Times New Roman" w:hAnsi="Times New Roman" w:cs="Times New Roman"/>
          <w:szCs w:val="24"/>
        </w:rPr>
      </w:pPr>
      <w:r>
        <w:rPr>
          <w:rFonts w:ascii="Times New Roman" w:hAnsi="Times New Roman" w:cs="Times New Roman"/>
          <w:szCs w:val="24"/>
        </w:rPr>
        <w:t>如图3-9是2014年至2016年第二季度的捕捞热度图，在上一章中分析了捕捞区域向东北移动的趋势。通过对</w:t>
      </w:r>
      <w:del w:id="1633" w:author="alan" w:date="2018-03-17T21:14:13Z">
        <w:r>
          <w:rPr>
            <w:rFonts w:ascii="Times New Roman" w:hAnsi="Times New Roman" w:cs="Times New Roman"/>
            <w:szCs w:val="24"/>
          </w:rPr>
          <w:delText>渔船</w:delText>
        </w:r>
      </w:del>
      <w:ins w:id="163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航道的统计，能够建立与陆上交通相似的</w:t>
      </w:r>
      <w:del w:id="1635" w:author="alan" w:date="2018-03-17T21:14:13Z">
        <w:r>
          <w:rPr>
            <w:rFonts w:ascii="Times New Roman" w:hAnsi="Times New Roman" w:cs="Times New Roman"/>
            <w:szCs w:val="24"/>
          </w:rPr>
          <w:delText>渔船</w:delText>
        </w:r>
      </w:del>
      <w:ins w:id="163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航道网络。以此为基础，可以进一步分析渔业资源的变化以及渔民的捕捞行为。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4609465" cy="136144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4609524" cy="1361905"/>
                    </a:xfrm>
                    <a:prstGeom prst="rect">
                      <a:avLst/>
                    </a:prstGeom>
                  </pic:spPr>
                </pic:pic>
              </a:graphicData>
            </a:graphic>
          </wp:inline>
        </w:drawing>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 xml:space="preserve">       （1）2014年第二季度           （2）2015年第二季度</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4609465" cy="146621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4609524" cy="1466667"/>
                    </a:xfrm>
                    <a:prstGeom prst="rect">
                      <a:avLst/>
                    </a:prstGeom>
                  </pic:spPr>
                </pic:pic>
              </a:graphicData>
            </a:graphic>
          </wp:inline>
        </w:drawing>
      </w:r>
    </w:p>
    <w:p>
      <w:pPr>
        <w:spacing w:line="360" w:lineRule="auto"/>
        <w:rPr>
          <w:rFonts w:ascii="Times New Roman" w:hAnsi="Times New Roman" w:cs="Times New Roman"/>
          <w:szCs w:val="24"/>
        </w:rPr>
      </w:pPr>
      <w:r>
        <w:rPr>
          <w:rFonts w:ascii="Times New Roman" w:hAnsi="Times New Roman" w:cs="Times New Roman"/>
          <w:szCs w:val="24"/>
        </w:rPr>
        <w:t xml:space="preserve">          （3）2016年第二季度             （4）</w:t>
      </w:r>
      <w:del w:id="1637" w:author="alan" w:date="2018-03-17T21:14:13Z">
        <w:r>
          <w:rPr>
            <w:rFonts w:ascii="Times New Roman" w:hAnsi="Times New Roman" w:cs="Times New Roman"/>
            <w:szCs w:val="24"/>
          </w:rPr>
          <w:delText>渔船</w:delText>
        </w:r>
      </w:del>
      <w:ins w:id="163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航道形状</w:t>
      </w:r>
    </w:p>
    <w:p>
      <w:pPr>
        <w:spacing w:line="360" w:lineRule="auto"/>
        <w:jc w:val="center"/>
        <w:rPr>
          <w:rFonts w:ascii="Times New Roman" w:hAnsi="Times New Roman" w:cs="Times New Roman"/>
          <w:szCs w:val="24"/>
        </w:rPr>
      </w:pPr>
      <w:r>
        <w:rPr>
          <w:rFonts w:ascii="Times New Roman" w:hAnsi="Times New Roman" w:cs="Times New Roman"/>
          <w:szCs w:val="24"/>
        </w:rPr>
        <w:t>图3-10 连续三年</w:t>
      </w:r>
      <w:del w:id="1639" w:author="alan" w:date="2018-03-17T21:14:13Z">
        <w:r>
          <w:rPr>
            <w:rFonts w:ascii="Times New Roman" w:hAnsi="Times New Roman" w:cs="Times New Roman"/>
            <w:szCs w:val="24"/>
          </w:rPr>
          <w:delText>渔船</w:delText>
        </w:r>
      </w:del>
      <w:ins w:id="164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航道变化</w:t>
      </w:r>
    </w:p>
    <w:p>
      <w:pPr>
        <w:spacing w:line="360" w:lineRule="auto"/>
        <w:ind w:firstLine="420"/>
        <w:rPr>
          <w:rFonts w:ascii="Times New Roman" w:hAnsi="Times New Roman" w:cs="Times New Roman"/>
          <w:szCs w:val="24"/>
        </w:rPr>
      </w:pPr>
      <w:r>
        <w:rPr>
          <w:rFonts w:ascii="Times New Roman" w:hAnsi="Times New Roman" w:cs="Times New Roman"/>
          <w:szCs w:val="24"/>
        </w:rPr>
        <w:t>图3-10展示了2014-2016年第二季度的</w:t>
      </w:r>
      <w:del w:id="1641" w:author="alan" w:date="2018-03-17T21:14:13Z">
        <w:r>
          <w:rPr>
            <w:rFonts w:ascii="Times New Roman" w:hAnsi="Times New Roman" w:cs="Times New Roman"/>
            <w:szCs w:val="24"/>
          </w:rPr>
          <w:delText>渔船</w:delText>
        </w:r>
      </w:del>
      <w:ins w:id="164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航道信息。可以将其抽象为一个三角形的航道网络（图3-10（4））：A点表示港口，BC两点表示两个捕捞热点区域。在2014年第二季度，大部分</w:t>
      </w:r>
      <w:del w:id="1643" w:author="alan" w:date="2018-03-17T21:14:13Z">
        <w:r>
          <w:rPr>
            <w:rFonts w:ascii="Times New Roman" w:hAnsi="Times New Roman" w:cs="Times New Roman"/>
            <w:szCs w:val="24"/>
          </w:rPr>
          <w:delText>渔船</w:delText>
        </w:r>
      </w:del>
      <w:ins w:id="164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出海沿着AB对应航道进行捕捞作业；2015年第二季度船次整体明显减少；2016年第二季度，只有少量船只沿AB进行捕捞作业，大部分的船只都选择直接航行到C区域进行捕捞。相比于B区域，选择更远的C区域进行捕捞，这充分说明B处渔业资源减少。同时，2014年便开始在C点捕捞的渔民冒险和开拓意识较强，而2016年仍在B点捕捞的渔民相对而言比较保守。</w:t>
      </w:r>
    </w:p>
    <w:p>
      <w:pPr>
        <w:pStyle w:val="3"/>
        <w:keepNext w:val="0"/>
        <w:keepLines w:val="0"/>
        <w:numPr>
          <w:ilvl w:val="1"/>
          <w:numId w:val="1"/>
        </w:numPr>
        <w:spacing w:line="360" w:lineRule="auto"/>
        <w:rPr>
          <w:rFonts w:ascii="Times New Roman" w:hAnsi="Times New Roman" w:cs="Times New Roman"/>
          <w:rPrChange w:id="1645" w:author="alan" w:date="2018-03-17T21:46:09Z">
            <w:rPr/>
          </w:rPrChange>
        </w:rPr>
      </w:pPr>
      <w:bookmarkStart w:id="44" w:name="_Toc508613017"/>
      <w:bookmarkStart w:id="45" w:name="_Toc508613090"/>
      <w:r>
        <w:rPr>
          <w:rFonts w:hint="default" w:ascii="Times New Roman" w:hAnsi="Times New Roman" w:cs="Times New Roman"/>
          <w:rPrChange w:id="1646" w:author="alan" w:date="2018-03-17T21:46:09Z">
            <w:rPr>
              <w:rFonts w:hint="eastAsia"/>
            </w:rPr>
          </w:rPrChange>
        </w:rPr>
        <w:t>本章小结</w:t>
      </w:r>
      <w:bookmarkEnd w:id="44"/>
      <w:bookmarkEnd w:id="45"/>
    </w:p>
    <w:p>
      <w:pPr>
        <w:spacing w:line="360" w:lineRule="auto"/>
        <w:rPr>
          <w:rFonts w:ascii="Times New Roman" w:hAnsi="Times New Roman" w:cs="Times New Roman"/>
          <w:szCs w:val="24"/>
        </w:rPr>
      </w:pPr>
      <w:r>
        <w:rPr>
          <w:rFonts w:hint="default" w:ascii="Times New Roman" w:hAnsi="Times New Roman" w:cs="Times New Roman"/>
          <w:szCs w:val="24"/>
          <w:rPrChange w:id="1647" w:author="alan" w:date="2018-03-17T21:46:09Z">
            <w:rPr>
              <w:rFonts w:hint="eastAsia" w:asciiTheme="minorEastAsia" w:hAnsiTheme="minorEastAsia"/>
              <w:szCs w:val="24"/>
            </w:rPr>
          </w:rPrChange>
        </w:rPr>
        <w:tab/>
      </w:r>
      <w:r>
        <w:rPr>
          <w:rFonts w:ascii="Times New Roman" w:hAnsi="Times New Roman" w:cs="Times New Roman"/>
          <w:szCs w:val="24"/>
        </w:rPr>
        <w:t>通过对</w:t>
      </w:r>
      <w:del w:id="1648" w:author="alan" w:date="2018-03-17T21:14:13Z">
        <w:r>
          <w:rPr>
            <w:rFonts w:ascii="Times New Roman" w:hAnsi="Times New Roman" w:cs="Times New Roman"/>
            <w:szCs w:val="24"/>
          </w:rPr>
          <w:delText>渔船</w:delText>
        </w:r>
      </w:del>
      <w:ins w:id="164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在捕捞行为之间的航行轨迹的观察，发现它有助于捕捞区域的分类以及</w:t>
      </w:r>
      <w:del w:id="1650" w:author="alan" w:date="2018-03-17T21:14:13Z">
        <w:r>
          <w:rPr>
            <w:rFonts w:ascii="Times New Roman" w:hAnsi="Times New Roman" w:cs="Times New Roman"/>
            <w:szCs w:val="24"/>
          </w:rPr>
          <w:delText>渔船</w:delText>
        </w:r>
      </w:del>
      <w:ins w:id="165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航道的确定。据此，本章提出了</w:t>
      </w:r>
      <w:del w:id="1652" w:author="alan" w:date="2018-03-17T21:14:13Z">
        <w:r>
          <w:rPr>
            <w:rFonts w:ascii="Times New Roman" w:hAnsi="Times New Roman" w:cs="Times New Roman"/>
            <w:szCs w:val="24"/>
          </w:rPr>
          <w:delText>渔船</w:delText>
        </w:r>
      </w:del>
      <w:ins w:id="165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航道识别算法。它包含两部分，第一部分是第二章介绍的</w:t>
      </w:r>
      <w:del w:id="1654" w:author="alan" w:date="2018-03-17T21:14:13Z">
        <w:r>
          <w:rPr>
            <w:rFonts w:ascii="Times New Roman" w:hAnsi="Times New Roman" w:cs="Times New Roman"/>
            <w:szCs w:val="24"/>
          </w:rPr>
          <w:delText>渔船</w:delText>
        </w:r>
      </w:del>
      <w:ins w:id="165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捕捞行为识别算法，得到捕捞行为之间的航行轨迹和捕捞区热度图这两组参数。第二部分是通过迭代方式对捕捞热度图的分类方案进行投票，确定最终了分类结果，并根据航行线段统计</w:t>
      </w:r>
      <w:del w:id="1656" w:author="alan" w:date="2018-03-17T21:14:13Z">
        <w:r>
          <w:rPr>
            <w:rFonts w:ascii="Times New Roman" w:hAnsi="Times New Roman" w:cs="Times New Roman"/>
            <w:szCs w:val="24"/>
          </w:rPr>
          <w:delText>渔船</w:delText>
        </w:r>
      </w:del>
      <w:ins w:id="165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航道。根据2014-2016年第二季度</w:t>
      </w:r>
      <w:del w:id="1658" w:author="alan" w:date="2018-03-17T21:14:13Z">
        <w:r>
          <w:rPr>
            <w:rFonts w:ascii="Times New Roman" w:hAnsi="Times New Roman" w:cs="Times New Roman"/>
            <w:szCs w:val="24"/>
          </w:rPr>
          <w:delText>渔船</w:delText>
        </w:r>
      </w:del>
      <w:ins w:id="1659"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航道的流量变化，可以指出捕捞区域的变化，并且区分不同渔民的捕捞策略。</w:t>
      </w:r>
    </w:p>
    <w:p>
      <w:pPr>
        <w:widowControl/>
        <w:spacing w:line="360" w:lineRule="auto"/>
        <w:jc w:val="left"/>
        <w:rPr>
          <w:rFonts w:ascii="Times New Roman" w:hAnsi="Times New Roman" w:cs="Times New Roman"/>
          <w:szCs w:val="24"/>
          <w:rPrChange w:id="1660" w:author="alan" w:date="2018-03-17T21:46:09Z">
            <w:rPr>
              <w:rFonts w:asciiTheme="minorEastAsia" w:hAnsiTheme="minorEastAsia"/>
              <w:szCs w:val="24"/>
            </w:rPr>
          </w:rPrChange>
        </w:rPr>
      </w:pPr>
      <w:r>
        <w:rPr>
          <w:rFonts w:ascii="Times New Roman" w:hAnsi="Times New Roman" w:cs="Times New Roman"/>
          <w:szCs w:val="24"/>
          <w:rPrChange w:id="1661" w:author="alan" w:date="2018-03-17T21:46:09Z">
            <w:rPr>
              <w:rFonts w:asciiTheme="minorEastAsia" w:hAnsiTheme="minorEastAsia"/>
              <w:szCs w:val="24"/>
            </w:rPr>
          </w:rPrChange>
        </w:rPr>
        <w:br w:type="page"/>
      </w:r>
    </w:p>
    <w:p>
      <w:pPr>
        <w:pStyle w:val="2"/>
        <w:keepNext w:val="0"/>
        <w:keepLines w:val="0"/>
        <w:numPr>
          <w:ilvl w:val="0"/>
          <w:numId w:val="1"/>
        </w:numPr>
        <w:spacing w:line="360" w:lineRule="auto"/>
        <w:rPr>
          <w:rFonts w:ascii="Times New Roman" w:hAnsi="Times New Roman" w:cs="Times New Roman"/>
          <w:rPrChange w:id="1662" w:author="alan" w:date="2018-03-17T21:46:09Z">
            <w:rPr/>
          </w:rPrChange>
        </w:rPr>
      </w:pPr>
      <w:bookmarkStart w:id="46" w:name="_Toc508613091"/>
      <w:bookmarkStart w:id="47" w:name="_Toc508613018"/>
      <w:r>
        <w:rPr>
          <w:rFonts w:hint="default" w:ascii="Times New Roman" w:hAnsi="Times New Roman" w:cs="Times New Roman"/>
          <w:rPrChange w:id="1663" w:author="alan" w:date="2018-03-17T21:46:09Z">
            <w:rPr>
              <w:rFonts w:hint="eastAsia"/>
            </w:rPr>
          </w:rPrChange>
        </w:rPr>
        <w:t>软件实现</w:t>
      </w:r>
      <w:bookmarkEnd w:id="46"/>
      <w:bookmarkEnd w:id="47"/>
    </w:p>
    <w:p>
      <w:pPr>
        <w:spacing w:line="360" w:lineRule="auto"/>
        <w:rPr>
          <w:rFonts w:ascii="Times New Roman" w:hAnsi="Times New Roman" w:cs="Times New Roman"/>
          <w:szCs w:val="24"/>
        </w:rPr>
      </w:pPr>
      <w:r>
        <w:rPr>
          <w:rFonts w:hint="default" w:ascii="Times New Roman" w:hAnsi="Times New Roman" w:cs="Times New Roman"/>
          <w:szCs w:val="24"/>
          <w:rPrChange w:id="1664" w:author="alan" w:date="2018-03-17T21:46:09Z">
            <w:rPr>
              <w:rFonts w:hint="eastAsia" w:asciiTheme="minorEastAsia" w:hAnsiTheme="minorEastAsia"/>
              <w:szCs w:val="24"/>
            </w:rPr>
          </w:rPrChange>
        </w:rPr>
        <w:tab/>
      </w:r>
      <w:r>
        <w:rPr>
          <w:rFonts w:ascii="Times New Roman" w:hAnsi="Times New Roman" w:cs="Times New Roman"/>
          <w:szCs w:val="24"/>
        </w:rPr>
        <w:t>前两章介绍了</w:t>
      </w:r>
      <w:del w:id="1665" w:author="alan" w:date="2018-03-17T21:14:13Z">
        <w:r>
          <w:rPr>
            <w:rFonts w:ascii="Times New Roman" w:hAnsi="Times New Roman" w:cs="Times New Roman"/>
            <w:szCs w:val="24"/>
          </w:rPr>
          <w:delText>渔船</w:delText>
        </w:r>
      </w:del>
      <w:ins w:id="166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捕捞行为识别算法和</w:t>
      </w:r>
      <w:del w:id="1667" w:author="alan" w:date="2018-03-17T21:14:13Z">
        <w:r>
          <w:rPr>
            <w:rFonts w:ascii="Times New Roman" w:hAnsi="Times New Roman" w:cs="Times New Roman"/>
            <w:szCs w:val="24"/>
          </w:rPr>
          <w:delText>渔船</w:delText>
        </w:r>
      </w:del>
      <w:ins w:id="166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航道识别算法。前者能够仅依靠经纬度信息识别</w:t>
      </w:r>
      <w:del w:id="1669" w:author="alan" w:date="2018-03-17T21:14:13Z">
        <w:r>
          <w:rPr>
            <w:rFonts w:ascii="Times New Roman" w:hAnsi="Times New Roman" w:cs="Times New Roman"/>
            <w:szCs w:val="24"/>
          </w:rPr>
          <w:delText>渔船</w:delText>
        </w:r>
      </w:del>
      <w:ins w:id="167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的捕捞行为，后者对捕捞区进行细粒度分类并得到了</w:t>
      </w:r>
      <w:del w:id="1671" w:author="alan" w:date="2018-03-17T21:14:13Z">
        <w:r>
          <w:rPr>
            <w:rFonts w:ascii="Times New Roman" w:hAnsi="Times New Roman" w:cs="Times New Roman"/>
            <w:szCs w:val="24"/>
          </w:rPr>
          <w:delText>渔船</w:delText>
        </w:r>
      </w:del>
      <w:ins w:id="167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航道信息，为分析渔业资源的变化规律和渔民行为提供了新的依据。为了方便渔业</w:t>
      </w:r>
      <w:ins w:id="1673" w:author="alan" w:date="2018-03-17T23:03:07Z">
        <w:r>
          <w:rPr>
            <w:rFonts w:hint="eastAsia" w:ascii="Times New Roman" w:hAnsi="Times New Roman" w:cs="Times New Roman"/>
            <w:szCs w:val="24"/>
            <w:lang w:val="en-US" w:eastAsia="zh-CN"/>
          </w:rPr>
          <w:t>资源</w:t>
        </w:r>
      </w:ins>
      <w:ins w:id="1674" w:author="alan" w:date="2018-03-17T23:03:08Z">
        <w:r>
          <w:rPr>
            <w:rFonts w:hint="eastAsia" w:ascii="Times New Roman" w:hAnsi="Times New Roman" w:cs="Times New Roman"/>
            <w:szCs w:val="24"/>
            <w:lang w:val="en-US" w:eastAsia="zh-CN"/>
          </w:rPr>
          <w:t>管理</w:t>
        </w:r>
      </w:ins>
      <w:ins w:id="1675" w:author="alan" w:date="2018-03-17T23:03:11Z">
        <w:r>
          <w:rPr>
            <w:rFonts w:hint="eastAsia" w:ascii="Times New Roman" w:hAnsi="Times New Roman" w:cs="Times New Roman"/>
            <w:szCs w:val="24"/>
            <w:lang w:val="en-US" w:eastAsia="zh-CN"/>
          </w:rPr>
          <w:t>部门</w:t>
        </w:r>
      </w:ins>
      <w:del w:id="1676" w:author="alan" w:date="2018-03-17T23:03:12Z">
        <w:r>
          <w:rPr>
            <w:rFonts w:ascii="Times New Roman" w:hAnsi="Times New Roman" w:cs="Times New Roman"/>
            <w:szCs w:val="24"/>
          </w:rPr>
          <w:delText>从业人员</w:delText>
        </w:r>
      </w:del>
      <w:r>
        <w:rPr>
          <w:rFonts w:ascii="Times New Roman" w:hAnsi="Times New Roman" w:cs="Times New Roman"/>
          <w:szCs w:val="24"/>
        </w:rPr>
        <w:t>对VMS数据进行分析，本文设计并实现了船舶轨迹数据分析系统。通过导入VMS数据，可以观察</w:t>
      </w:r>
      <w:del w:id="1677" w:author="alan" w:date="2018-03-17T21:14:13Z">
        <w:r>
          <w:rPr>
            <w:rFonts w:ascii="Times New Roman" w:hAnsi="Times New Roman" w:cs="Times New Roman"/>
            <w:szCs w:val="24"/>
          </w:rPr>
          <w:delText>渔船</w:delText>
        </w:r>
      </w:del>
      <w:ins w:id="167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的港口识别、划分航次、捕捞区域等结果。</w:t>
      </w:r>
    </w:p>
    <w:p>
      <w:pPr>
        <w:pStyle w:val="3"/>
        <w:keepNext w:val="0"/>
        <w:keepLines w:val="0"/>
        <w:numPr>
          <w:ilvl w:val="1"/>
          <w:numId w:val="1"/>
        </w:numPr>
        <w:spacing w:line="360" w:lineRule="auto"/>
        <w:rPr>
          <w:rFonts w:ascii="Times New Roman" w:hAnsi="Times New Roman" w:cs="Times New Roman"/>
          <w:rPrChange w:id="1679" w:author="alan" w:date="2018-03-17T21:46:09Z">
            <w:rPr/>
          </w:rPrChange>
        </w:rPr>
      </w:pPr>
      <w:bookmarkStart w:id="48" w:name="_Toc508613092"/>
      <w:bookmarkStart w:id="49" w:name="_Toc508613019"/>
      <w:r>
        <w:rPr>
          <w:rFonts w:hint="default" w:ascii="Times New Roman" w:hAnsi="Times New Roman" w:cs="Times New Roman"/>
          <w:rPrChange w:id="1680" w:author="alan" w:date="2018-03-17T21:46:09Z">
            <w:rPr>
              <w:rFonts w:hint="eastAsia"/>
            </w:rPr>
          </w:rPrChange>
        </w:rPr>
        <w:t>系统架构</w:t>
      </w:r>
      <w:bookmarkEnd w:id="48"/>
      <w:bookmarkEnd w:id="49"/>
    </w:p>
    <w:p>
      <w:pPr>
        <w:spacing w:line="360" w:lineRule="auto"/>
        <w:jc w:val="center"/>
        <w:rPr>
          <w:rFonts w:ascii="Times New Roman" w:hAnsi="Times New Roman" w:cs="Times New Roman"/>
          <w:rPrChange w:id="1681" w:author="alan" w:date="2018-03-17T21:46:09Z">
            <w:rPr/>
          </w:rPrChange>
        </w:rPr>
      </w:pPr>
      <w:r>
        <w:rPr>
          <w:rFonts w:ascii="Times New Roman" w:hAnsi="Times New Roman" w:cs="Times New Roman"/>
          <w:rPrChange w:id="1683" w:author="alan" w:date="2018-03-17T21:46:09Z">
            <w:rPr/>
          </w:rPrChange>
        </w:rPr>
        <w:drawing>
          <wp:inline distT="0" distB="0" distL="0" distR="0">
            <wp:extent cx="5274310" cy="3800475"/>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enyong\Documents\GitHub\Dissertation\图片\系统架构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800689"/>
                    </a:xfrm>
                    <a:prstGeom prst="rect">
                      <a:avLst/>
                    </a:prstGeom>
                    <a:noFill/>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 船舶轨迹数据分析系统的架构设计</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如图4-1所示，将船舶轨迹数据分析系统分为三个层次：数据管理层、业务层和展示层。数据管理层设计了整个系统的文件存储结构，完成了对原始数据的预处理操作。业务层实现了</w:t>
      </w:r>
      <w:del w:id="1684" w:author="alan" w:date="2018-03-17T21:14:13Z">
        <w:r>
          <w:rPr>
            <w:rFonts w:ascii="Times New Roman" w:hAnsi="Times New Roman" w:cs="Times New Roman"/>
            <w:szCs w:val="24"/>
          </w:rPr>
          <w:delText>渔船</w:delText>
        </w:r>
      </w:del>
      <w:ins w:id="168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捕捞行为识别算法的主要功能，包括港口定位、航次划分和捕捞区识别三个模块。展示层主要从轨迹数据可视化、港口可视化、捕捞区域可视化三个角度展示软件运算结果。</w:t>
      </w:r>
    </w:p>
    <w:p>
      <w:pPr>
        <w:pStyle w:val="3"/>
        <w:keepNext w:val="0"/>
        <w:keepLines w:val="0"/>
        <w:numPr>
          <w:ilvl w:val="1"/>
          <w:numId w:val="1"/>
        </w:numPr>
        <w:spacing w:line="360" w:lineRule="auto"/>
        <w:rPr>
          <w:rFonts w:ascii="Times New Roman" w:hAnsi="Times New Roman" w:cs="Times New Roman"/>
          <w:rPrChange w:id="1686" w:author="alan" w:date="2018-03-17T21:46:09Z">
            <w:rPr/>
          </w:rPrChange>
        </w:rPr>
      </w:pPr>
      <w:bookmarkStart w:id="50" w:name="_Toc508613020"/>
      <w:bookmarkStart w:id="51" w:name="_Toc508613093"/>
      <w:r>
        <w:rPr>
          <w:rFonts w:hint="default" w:ascii="Times New Roman" w:hAnsi="Times New Roman" w:cs="Times New Roman"/>
          <w:rPrChange w:id="1687" w:author="alan" w:date="2018-03-17T21:46:09Z">
            <w:rPr>
              <w:rFonts w:hint="eastAsia"/>
            </w:rPr>
          </w:rPrChange>
        </w:rPr>
        <w:t>数据管理层</w:t>
      </w:r>
      <w:bookmarkEnd w:id="50"/>
      <w:bookmarkEnd w:id="51"/>
    </w:p>
    <w:p>
      <w:pPr>
        <w:spacing w:line="360" w:lineRule="auto"/>
        <w:rPr>
          <w:rFonts w:ascii="Times New Roman" w:hAnsi="Times New Roman" w:cs="Times New Roman"/>
          <w:szCs w:val="24"/>
        </w:rPr>
      </w:pPr>
      <w:r>
        <w:rPr>
          <w:rFonts w:hint="default" w:ascii="Times New Roman" w:hAnsi="Times New Roman" w:cs="Times New Roman"/>
          <w:szCs w:val="24"/>
          <w:rPrChange w:id="1688" w:author="alan" w:date="2018-03-17T21:46:09Z">
            <w:rPr>
              <w:rFonts w:hint="eastAsia" w:asciiTheme="minorEastAsia" w:hAnsiTheme="minorEastAsia"/>
              <w:szCs w:val="24"/>
            </w:rPr>
          </w:rPrChange>
        </w:rPr>
        <w:tab/>
      </w:r>
      <w:r>
        <w:rPr>
          <w:rFonts w:ascii="Times New Roman" w:hAnsi="Times New Roman" w:cs="Times New Roman"/>
          <w:szCs w:val="24"/>
        </w:rPr>
        <w:t>数据管理层作为整个系统的底层，实现了对数据的基本操作：定义文件系统结构，并完成了对VMS数据的预处理。</w:t>
      </w:r>
    </w:p>
    <w:p>
      <w:pPr>
        <w:pStyle w:val="4"/>
        <w:keepNext w:val="0"/>
        <w:keepLines w:val="0"/>
        <w:numPr>
          <w:ilvl w:val="2"/>
          <w:numId w:val="1"/>
        </w:numPr>
        <w:spacing w:line="360" w:lineRule="auto"/>
        <w:rPr>
          <w:rFonts w:ascii="Times New Roman" w:hAnsi="Times New Roman" w:cs="Times New Roman"/>
          <w:rPrChange w:id="1689" w:author="alan" w:date="2018-03-17T21:46:09Z">
            <w:rPr/>
          </w:rPrChange>
        </w:rPr>
      </w:pPr>
      <w:bookmarkStart w:id="52" w:name="_Toc508613021"/>
      <w:bookmarkStart w:id="53" w:name="_Toc508613094"/>
      <w:r>
        <w:rPr>
          <w:rFonts w:hint="default" w:ascii="Times New Roman" w:hAnsi="Times New Roman" w:cs="Times New Roman"/>
          <w:rPrChange w:id="1690" w:author="alan" w:date="2018-03-17T21:46:09Z">
            <w:rPr>
              <w:rFonts w:hint="eastAsia"/>
            </w:rPr>
          </w:rPrChange>
        </w:rPr>
        <w:t>文件系统结构</w:t>
      </w:r>
      <w:bookmarkEnd w:id="52"/>
      <w:bookmarkEnd w:id="53"/>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
        <w:t>船舶轨迹数据分析系统是一个可执行文件，双击启动，存放位置没有特殊要求。其余文件结构如图4-2所示。系统根目录</w:t>
      </w:r>
      <w:r>
        <w:rPr>
          <w:rFonts w:ascii="Times New Roman" w:hAnsi="Times New Roman" w:eastAsia="宋体" w:cs="Times New Roman"/>
          <w:szCs w:val="24"/>
          <w:rPrChange w:id="1691" w:author="alan" w:date="2018-03-17T21:46:09Z">
            <w:rPr>
              <w:rFonts w:ascii="宋体" w:hAnsi="宋体" w:eastAsia="宋体" w:cs="Times New Roman"/>
              <w:szCs w:val="24"/>
            </w:rPr>
          </w:rPrChange>
        </w:rPr>
        <w:t>“</w:t>
      </w:r>
      <w:r>
        <w:rPr>
          <w:rFonts w:ascii="Times New Roman" w:hAnsi="Times New Roman" w:eastAsia="宋体" w:cs="Times New Roman"/>
          <w:szCs w:val="24"/>
        </w:rPr>
        <w:t>\</w:t>
      </w:r>
      <w:r>
        <w:rPr>
          <w:rFonts w:ascii="Times New Roman" w:hAnsi="Times New Roman" w:eastAsia="宋体" w:cs="Times New Roman"/>
          <w:szCs w:val="24"/>
          <w:rPrChange w:id="1692" w:author="alan" w:date="2018-03-17T21:46:09Z">
            <w:rPr>
              <w:rFonts w:ascii="宋体" w:hAnsi="宋体" w:eastAsia="宋体" w:cs="Times New Roman"/>
              <w:szCs w:val="24"/>
            </w:rPr>
          </w:rPrChange>
        </w:rPr>
        <w:t>”</w:t>
      </w:r>
      <w:r>
        <w:rPr>
          <w:rFonts w:ascii="Times New Roman" w:hAnsi="Times New Roman" w:eastAsia="宋体" w:cs="Times New Roman"/>
          <w:szCs w:val="24"/>
        </w:rPr>
        <w:t>下存放有三个项目：</w:t>
      </w:r>
    </w:p>
    <w:p>
      <w:pPr>
        <w:spacing w:line="36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3238095" cy="2428571"/>
                    </a:xfrm>
                    <a:prstGeom prst="rect">
                      <a:avLst/>
                    </a:prstGeom>
                  </pic:spPr>
                </pic:pic>
              </a:graphicData>
            </a:graphic>
          </wp:inline>
        </w:drawing>
      </w:r>
    </w:p>
    <w:p>
      <w:pPr>
        <w:spacing w:line="360" w:lineRule="auto"/>
        <w:jc w:val="center"/>
        <w:rPr>
          <w:rFonts w:ascii="Times New Roman" w:hAnsi="Times New Roman" w:eastAsia="宋体" w:cs="Times New Roman"/>
          <w:szCs w:val="24"/>
        </w:rPr>
      </w:pPr>
      <w:r>
        <w:rPr>
          <w:rFonts w:ascii="Times New Roman" w:hAnsi="Times New Roman" w:eastAsia="宋体" w:cs="Times New Roman"/>
          <w:szCs w:val="24"/>
        </w:rPr>
        <w:t>图4-2 文件系统结构示意图</w:t>
      </w:r>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Change w:id="1693" w:author="alan" w:date="2018-03-17T21:46:09Z">
            <w:rPr>
              <w:rFonts w:ascii="宋体" w:hAnsi="宋体" w:eastAsia="宋体" w:cs="Times New Roman"/>
              <w:szCs w:val="24"/>
            </w:rPr>
          </w:rPrChange>
        </w:rPr>
        <w:t>“</w:t>
      </w:r>
      <w:r>
        <w:rPr>
          <w:rFonts w:ascii="Times New Roman" w:hAnsi="Times New Roman" w:eastAsia="宋体" w:cs="Times New Roman"/>
          <w:szCs w:val="24"/>
        </w:rPr>
        <w:t>\</w:t>
      </w:r>
      <w:r>
        <w:rPr>
          <w:rFonts w:ascii="Times New Roman" w:hAnsi="Times New Roman" w:eastAsia="宋体" w:cs="Times New Roman"/>
          <w:szCs w:val="24"/>
          <w:rPrChange w:id="1694" w:author="alan" w:date="2018-03-17T21:46:09Z">
            <w:rPr>
              <w:rFonts w:ascii="宋体" w:hAnsi="宋体" w:eastAsia="宋体" w:cs="Times New Roman"/>
              <w:szCs w:val="24"/>
            </w:rPr>
          </w:rPrChange>
        </w:rPr>
        <w:t>”</w:t>
      </w:r>
      <w:r>
        <w:rPr>
          <w:rFonts w:ascii="Times New Roman" w:hAnsi="Times New Roman" w:eastAsia="宋体" w:cs="Times New Roman"/>
          <w:szCs w:val="24"/>
        </w:rPr>
        <w:t>为系统根目录，用于存放数据，包括原数数据和系统运行产生的中间结果。Excel文件夹：存放Excel格式的VMS数据文件，作为整个系统的输入，必须与软件同处于根目录下。Rawdata文件夹：存放业务层执行过程的中间结果，作为展示层的输入。在业务层执行时如果不存在该文件夹则自动生成；如果已经存在，且包含文件，则替换原文件。子文件航次数据存储了VMS数据去除异常值后的航次信息，</w:t>
      </w:r>
      <w:del w:id="1695" w:author="alan" w:date="2018-03-17T21:14:13Z">
        <w:r>
          <w:rPr>
            <w:rFonts w:ascii="Times New Roman" w:hAnsi="Times New Roman" w:eastAsia="宋体" w:cs="Times New Roman"/>
            <w:szCs w:val="24"/>
          </w:rPr>
          <w:delText>渔船</w:delText>
        </w:r>
      </w:del>
      <w:ins w:id="1696"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列表存储了</w:t>
      </w:r>
      <w:del w:id="1697" w:author="alan" w:date="2018-03-17T21:14:13Z">
        <w:r>
          <w:rPr>
            <w:rFonts w:ascii="Times New Roman" w:hAnsi="Times New Roman" w:eastAsia="宋体" w:cs="Times New Roman"/>
            <w:szCs w:val="24"/>
          </w:rPr>
          <w:delText>渔船</w:delText>
        </w:r>
      </w:del>
      <w:ins w:id="1698"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的名称及对应编号，轨迹边界用于调整可视化窗口大小，港口信息用于展示港口识别结果，子文件夹FisheryAreaFromTrack存储了所有航次对应的捕捞区识别结果。</w:t>
      </w:r>
    </w:p>
    <w:p>
      <w:pPr>
        <w:spacing w:line="360" w:lineRule="auto"/>
        <w:ind w:firstLine="420"/>
        <w:rPr>
          <w:rFonts w:ascii="Times New Roman" w:hAnsi="Times New Roman" w:cs="Times New Roman"/>
          <w:szCs w:val="24"/>
          <w:rPrChange w:id="1699" w:author="alan" w:date="2018-03-17T21:46:09Z">
            <w:rPr>
              <w:rFonts w:asciiTheme="minorEastAsia" w:hAnsiTheme="minorEastAsia"/>
              <w:szCs w:val="24"/>
            </w:rPr>
          </w:rPrChange>
        </w:rPr>
      </w:pPr>
    </w:p>
    <w:p>
      <w:pPr>
        <w:spacing w:line="360" w:lineRule="auto"/>
        <w:ind w:firstLine="420"/>
        <w:rPr>
          <w:rFonts w:ascii="Times New Roman" w:hAnsi="Times New Roman" w:cs="Times New Roman"/>
          <w:szCs w:val="24"/>
          <w:rPrChange w:id="1700" w:author="alan" w:date="2018-03-17T21:46:09Z">
            <w:rPr>
              <w:rFonts w:asciiTheme="minorEastAsia" w:hAnsiTheme="minorEastAsia"/>
              <w:szCs w:val="24"/>
            </w:rPr>
          </w:rPrChange>
        </w:rPr>
      </w:pPr>
    </w:p>
    <w:p>
      <w:pPr>
        <w:spacing w:line="360" w:lineRule="auto"/>
        <w:ind w:firstLine="420"/>
        <w:rPr>
          <w:rFonts w:ascii="Times New Roman" w:hAnsi="Times New Roman" w:cs="Times New Roman"/>
          <w:szCs w:val="24"/>
          <w:rPrChange w:id="1701" w:author="alan" w:date="2018-03-17T21:46:09Z">
            <w:rPr>
              <w:rFonts w:asciiTheme="minorEastAsia" w:hAnsiTheme="minorEastAsia"/>
              <w:szCs w:val="24"/>
            </w:rPr>
          </w:rPrChange>
        </w:rPr>
      </w:pPr>
    </w:p>
    <w:p>
      <w:pPr>
        <w:pStyle w:val="4"/>
        <w:keepNext w:val="0"/>
        <w:keepLines w:val="0"/>
        <w:numPr>
          <w:ilvl w:val="2"/>
          <w:numId w:val="1"/>
        </w:numPr>
        <w:spacing w:line="360" w:lineRule="auto"/>
        <w:rPr>
          <w:rFonts w:ascii="Times New Roman" w:hAnsi="Times New Roman" w:cs="Times New Roman"/>
          <w:rPrChange w:id="1702" w:author="alan" w:date="2018-03-17T21:46:09Z">
            <w:rPr/>
          </w:rPrChange>
        </w:rPr>
      </w:pPr>
      <w:bookmarkStart w:id="54" w:name="_Toc508613022"/>
      <w:bookmarkStart w:id="55" w:name="_Toc508613095"/>
      <w:r>
        <w:rPr>
          <w:rFonts w:hint="default" w:ascii="Times New Roman" w:hAnsi="Times New Roman" w:cs="Times New Roman"/>
          <w:rPrChange w:id="1703" w:author="alan" w:date="2018-03-17T21:46:09Z">
            <w:rPr>
              <w:rFonts w:hint="eastAsia"/>
            </w:rPr>
          </w:rPrChange>
        </w:rPr>
        <w:t>数据预处理</w:t>
      </w:r>
      <w:bookmarkEnd w:id="54"/>
      <w:bookmarkEnd w:id="55"/>
    </w:p>
    <w:p>
      <w:pPr>
        <w:spacing w:line="360" w:lineRule="auto"/>
        <w:jc w:val="center"/>
        <w:rPr>
          <w:rFonts w:ascii="Times New Roman" w:hAnsi="Times New Roman" w:cs="Times New Roman"/>
          <w:szCs w:val="24"/>
          <w:rPrChange w:id="1704" w:author="alan" w:date="2018-03-17T21:46:09Z">
            <w:rPr>
              <w:rFonts w:asciiTheme="minorEastAsia" w:hAnsiTheme="minorEastAsia"/>
              <w:szCs w:val="24"/>
            </w:rPr>
          </w:rPrChange>
        </w:rPr>
      </w:pPr>
      <w:r>
        <w:rPr>
          <w:rFonts w:ascii="Times New Roman" w:hAnsi="Times New Roman" w:cs="Times New Roman"/>
          <w:rPrChange w:id="1706" w:author="alan" w:date="2018-03-17T21:46:09Z">
            <w:rPr/>
          </w:rPrChange>
        </w:rPr>
        <w:drawing>
          <wp:inline distT="0" distB="0" distL="0" distR="0">
            <wp:extent cx="5274310" cy="889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5274310" cy="889429"/>
                    </a:xfrm>
                    <a:prstGeom prst="rect">
                      <a:avLst/>
                    </a:prstGeom>
                  </pic:spPr>
                </pic:pic>
              </a:graphicData>
            </a:graphic>
          </wp:inline>
        </w:drawing>
      </w:r>
    </w:p>
    <w:p>
      <w:pPr>
        <w:spacing w:line="360" w:lineRule="auto"/>
        <w:jc w:val="center"/>
        <w:rPr>
          <w:rFonts w:ascii="Times New Roman" w:hAnsi="Times New Roman" w:cs="Times New Roman"/>
          <w:szCs w:val="24"/>
          <w:rPrChange w:id="1707" w:author="alan" w:date="2018-03-17T21:46:09Z">
            <w:rPr>
              <w:rFonts w:asciiTheme="minorEastAsia" w:hAnsiTheme="minorEastAsia"/>
              <w:szCs w:val="24"/>
            </w:rPr>
          </w:rPrChange>
        </w:rPr>
      </w:pPr>
      <w:r>
        <w:rPr>
          <w:rFonts w:hint="default" w:ascii="Times New Roman" w:hAnsi="Times New Roman" w:cs="Times New Roman"/>
          <w:szCs w:val="24"/>
          <w:rPrChange w:id="1708" w:author="alan" w:date="2018-03-17T21:46:09Z">
            <w:rPr>
              <w:rFonts w:hint="eastAsia" w:asciiTheme="minorEastAsia" w:hAnsiTheme="minorEastAsia"/>
              <w:szCs w:val="24"/>
            </w:rPr>
          </w:rPrChange>
        </w:rPr>
        <w:t>图4-3 数据处理流程</w:t>
      </w:r>
    </w:p>
    <w:p>
      <w:pPr>
        <w:spacing w:line="360" w:lineRule="auto"/>
        <w:rPr>
          <w:rFonts w:ascii="Times New Roman" w:hAnsi="Times New Roman" w:cs="Times New Roman"/>
          <w:szCs w:val="24"/>
        </w:rPr>
      </w:pPr>
      <w:r>
        <w:rPr>
          <w:rFonts w:hint="default" w:ascii="Times New Roman" w:hAnsi="Times New Roman" w:cs="Times New Roman"/>
          <w:szCs w:val="24"/>
          <w:rPrChange w:id="1709" w:author="alan" w:date="2018-03-17T21:46:09Z">
            <w:rPr>
              <w:rFonts w:hint="eastAsia" w:asciiTheme="minorEastAsia" w:hAnsiTheme="minorEastAsia"/>
              <w:szCs w:val="24"/>
            </w:rPr>
          </w:rPrChange>
        </w:rPr>
        <w:tab/>
      </w:r>
      <w:r>
        <w:rPr>
          <w:rFonts w:ascii="Times New Roman" w:hAnsi="Times New Roman" w:cs="Times New Roman"/>
          <w:szCs w:val="24"/>
        </w:rPr>
        <w:t>数据管理层针对VMS数据进行一系列基本处理，如图4-3所示。输入是VMS数据，输出是记录</w:t>
      </w:r>
      <w:del w:id="1710" w:author="alan" w:date="2018-03-17T21:14:13Z">
        <w:r>
          <w:rPr>
            <w:rFonts w:ascii="Times New Roman" w:hAnsi="Times New Roman" w:cs="Times New Roman"/>
            <w:szCs w:val="24"/>
          </w:rPr>
          <w:delText>渔船</w:delText>
        </w:r>
      </w:del>
      <w:ins w:id="171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名称和编号的</w:t>
      </w:r>
      <w:del w:id="1712" w:author="alan" w:date="2018-03-17T21:14:13Z">
        <w:r>
          <w:rPr>
            <w:rFonts w:ascii="Times New Roman" w:hAnsi="Times New Roman" w:cs="Times New Roman"/>
            <w:szCs w:val="24"/>
          </w:rPr>
          <w:delText>渔船</w:delText>
        </w:r>
      </w:del>
      <w:ins w:id="171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列表，轨迹边界，以及处理后的VMS数据。通过调用RawdataCleaning()</w:t>
      </w:r>
      <w:r>
        <w:rPr>
          <w:rFonts w:hint="eastAsia" w:ascii="Times New Roman" w:hAnsi="Times New Roman" w:cs="Times New Roman"/>
          <w:szCs w:val="24"/>
        </w:rPr>
        <w:t>中的sort()函数对VMS数据按时间字段排序，SphericalDistance()函数用于计算球面距离，删除</w:t>
      </w:r>
      <w:r>
        <w:rPr>
          <w:rFonts w:ascii="Times New Roman" w:hAnsi="Times New Roman" w:cs="Times New Roman"/>
          <w:szCs w:val="24"/>
        </w:rPr>
        <w:t>VMS数据中的速度异常值。</w:t>
      </w:r>
      <w:r>
        <w:rPr>
          <w:rFonts w:hint="eastAsia" w:ascii="Times New Roman" w:hAnsi="Times New Roman" w:cs="Times New Roman"/>
          <w:szCs w:val="24"/>
        </w:rPr>
        <w:t>同时，记录轨迹的起始时间StTime和终止时间EdTime，以及</w:t>
      </w:r>
      <w:del w:id="1714" w:author="alan" w:date="2018-03-17T21:14:13Z">
        <w:r>
          <w:rPr>
            <w:rFonts w:hint="eastAsia" w:ascii="Times New Roman" w:hAnsi="Times New Roman" w:cs="Times New Roman"/>
            <w:szCs w:val="24"/>
          </w:rPr>
          <w:delText>渔船</w:delText>
        </w:r>
      </w:del>
      <w:ins w:id="1715" w:author="alan" w:date="2018-03-17T21:14:13Z">
        <w:r>
          <w:rPr>
            <w:rFonts w:hint="eastAsia" w:ascii="Times New Roman" w:hAnsi="Times New Roman" w:cs="Times New Roman"/>
            <w:szCs w:val="24"/>
            <w:lang w:eastAsia="zh-CN"/>
          </w:rPr>
          <w:t>渔业船舶</w:t>
        </w:r>
      </w:ins>
      <w:r>
        <w:rPr>
          <w:rFonts w:hint="eastAsia" w:ascii="Times New Roman" w:hAnsi="Times New Roman" w:cs="Times New Roman"/>
          <w:szCs w:val="24"/>
        </w:rPr>
        <w:t>信息列表Table</w:t>
      </w:r>
      <w:r>
        <w:rPr>
          <w:rFonts w:ascii="Times New Roman" w:hAnsi="Times New Roman" w:cs="Times New Roman"/>
          <w:szCs w:val="24"/>
        </w:rPr>
        <w:t>。调用</w:t>
      </w:r>
      <w:r>
        <w:rPr>
          <w:rFonts w:hint="eastAsia" w:ascii="Times New Roman" w:hAnsi="Times New Roman" w:cs="Times New Roman"/>
          <w:szCs w:val="24"/>
        </w:rPr>
        <w:t>GetBoundary</w:t>
      </w:r>
      <w:r>
        <w:rPr>
          <w:rFonts w:ascii="Times New Roman" w:hAnsi="Times New Roman" w:cs="Times New Roman"/>
          <w:szCs w:val="24"/>
        </w:rPr>
        <w:t>()，</w:t>
      </w:r>
      <w:r>
        <w:rPr>
          <w:rFonts w:hint="eastAsia" w:ascii="Times New Roman" w:hAnsi="Times New Roman" w:cs="Times New Roman"/>
          <w:szCs w:val="24"/>
        </w:rPr>
        <w:t>记录轨迹边界以备后续处理</w:t>
      </w:r>
      <w:r>
        <w:rPr>
          <w:rFonts w:ascii="Times New Roman" w:hAnsi="Times New Roman" w:cs="Times New Roman"/>
          <w:szCs w:val="24"/>
        </w:rPr>
        <w:t>。</w:t>
      </w:r>
    </w:p>
    <w:p>
      <w:pPr>
        <w:pStyle w:val="3"/>
        <w:keepNext w:val="0"/>
        <w:keepLines w:val="0"/>
        <w:numPr>
          <w:ilvl w:val="1"/>
          <w:numId w:val="1"/>
        </w:numPr>
        <w:spacing w:line="360" w:lineRule="auto"/>
        <w:rPr>
          <w:rFonts w:ascii="Times New Roman" w:hAnsi="Times New Roman" w:cs="Times New Roman"/>
          <w:rPrChange w:id="1716" w:author="alan" w:date="2018-03-17T21:46:09Z">
            <w:rPr/>
          </w:rPrChange>
        </w:rPr>
      </w:pPr>
      <w:bookmarkStart w:id="56" w:name="_Toc508613023"/>
      <w:bookmarkStart w:id="57" w:name="_Toc508613096"/>
      <w:r>
        <w:rPr>
          <w:rFonts w:hint="default" w:ascii="Times New Roman" w:hAnsi="Times New Roman" w:cs="Times New Roman"/>
          <w:rPrChange w:id="1717" w:author="alan" w:date="2018-03-17T21:46:09Z">
            <w:rPr>
              <w:rFonts w:hint="eastAsia"/>
            </w:rPr>
          </w:rPrChange>
        </w:rPr>
        <w:t>业务层</w:t>
      </w:r>
      <w:bookmarkEnd w:id="56"/>
      <w:bookmarkEnd w:id="57"/>
    </w:p>
    <w:p>
      <w:pPr>
        <w:spacing w:line="360" w:lineRule="auto"/>
        <w:rPr>
          <w:rFonts w:ascii="Times New Roman" w:hAnsi="Times New Roman" w:cs="Times New Roman"/>
          <w:szCs w:val="24"/>
        </w:rPr>
      </w:pPr>
      <w:r>
        <w:rPr>
          <w:rFonts w:hint="default" w:ascii="Times New Roman" w:hAnsi="Times New Roman" w:cs="Times New Roman"/>
          <w:szCs w:val="24"/>
          <w:rPrChange w:id="1718" w:author="alan" w:date="2018-03-17T21:46:09Z">
            <w:rPr>
              <w:rFonts w:hint="eastAsia" w:asciiTheme="minorEastAsia" w:hAnsiTheme="minorEastAsia"/>
              <w:szCs w:val="24"/>
            </w:rPr>
          </w:rPrChange>
        </w:rPr>
        <w:tab/>
      </w:r>
      <w:r>
        <w:rPr>
          <w:rFonts w:ascii="Times New Roman" w:hAnsi="Times New Roman" w:cs="Times New Roman"/>
          <w:szCs w:val="24"/>
        </w:rPr>
        <w:t>业务层是整个软件的核心，主要包含港口定位、航次划分和捕捞区识别三个模块。详细类图如图4-4，本节将详细介绍各个函数之间的业务逻辑关系。</w:t>
      </w:r>
    </w:p>
    <w:p>
      <w:pPr>
        <w:pStyle w:val="4"/>
        <w:keepNext w:val="0"/>
        <w:keepLines w:val="0"/>
        <w:numPr>
          <w:ilvl w:val="2"/>
          <w:numId w:val="1"/>
        </w:numPr>
        <w:spacing w:line="360" w:lineRule="auto"/>
        <w:rPr>
          <w:rFonts w:ascii="Times New Roman" w:hAnsi="Times New Roman" w:cs="Times New Roman"/>
          <w:rPrChange w:id="1719" w:author="alan" w:date="2018-03-17T21:46:09Z">
            <w:rPr/>
          </w:rPrChange>
        </w:rPr>
      </w:pPr>
      <w:bookmarkStart w:id="58" w:name="_Toc508613024"/>
      <w:bookmarkStart w:id="59" w:name="_Toc508613097"/>
      <w:r>
        <w:rPr>
          <w:rFonts w:hint="default" w:ascii="Times New Roman" w:hAnsi="Times New Roman" w:cs="Times New Roman"/>
          <w:rPrChange w:id="1720" w:author="alan" w:date="2018-03-17T21:46:09Z">
            <w:rPr>
              <w:rFonts w:hint="eastAsia"/>
            </w:rPr>
          </w:rPrChange>
        </w:rPr>
        <w:t>港口定位模块</w:t>
      </w:r>
      <w:bookmarkEnd w:id="58"/>
      <w:bookmarkEnd w:id="59"/>
    </w:p>
    <w:p>
      <w:pPr>
        <w:spacing w:line="360" w:lineRule="auto"/>
        <w:rPr>
          <w:rFonts w:ascii="Times New Roman" w:hAnsi="Times New Roman" w:cs="Times New Roman"/>
          <w:szCs w:val="24"/>
        </w:rPr>
      </w:pPr>
      <w:r>
        <w:rPr>
          <w:rFonts w:hint="default" w:ascii="Times New Roman" w:hAnsi="Times New Roman" w:cs="Times New Roman"/>
          <w:szCs w:val="24"/>
          <w:rPrChange w:id="1721" w:author="alan" w:date="2018-03-17T21:46:09Z">
            <w:rPr>
              <w:rFonts w:hint="eastAsia" w:asciiTheme="minorEastAsia" w:hAnsiTheme="minorEastAsia"/>
              <w:szCs w:val="24"/>
            </w:rPr>
          </w:rPrChange>
        </w:rPr>
        <w:tab/>
      </w:r>
      <w:r>
        <w:rPr>
          <w:rFonts w:ascii="Times New Roman" w:hAnsi="Times New Roman" w:cs="Times New Roman"/>
          <w:szCs w:val="24"/>
        </w:rPr>
        <w:t>在</w:t>
      </w:r>
      <w:del w:id="1722" w:author="alan" w:date="2018-03-17T21:14:13Z">
        <w:r>
          <w:rPr>
            <w:rFonts w:ascii="Times New Roman" w:hAnsi="Times New Roman" w:cs="Times New Roman"/>
            <w:szCs w:val="24"/>
          </w:rPr>
          <w:delText>渔船</w:delText>
        </w:r>
      </w:del>
      <w:ins w:id="1723"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捕捞行为识别算法中，我们仅根据经纬度数据来进行港口定位，如图4-4所示。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3828415" cy="7994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5"/>
                    <a:stretch>
                      <a:fillRect/>
                    </a:stretch>
                  </pic:blipFill>
                  <pic:spPr>
                    <a:xfrm>
                      <a:off x="0" y="0"/>
                      <a:ext cx="3828571" cy="800000"/>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图4-4 港口定位流程</w:t>
      </w:r>
    </w:p>
    <w:p>
      <w:pPr>
        <w:spacing w:line="360" w:lineRule="auto"/>
        <w:ind w:firstLine="420"/>
        <w:rPr>
          <w:rFonts w:ascii="Times New Roman" w:hAnsi="Times New Roman" w:cs="Times New Roman"/>
          <w:szCs w:val="24"/>
        </w:rPr>
      </w:pPr>
      <w:r>
        <w:rPr>
          <w:rFonts w:ascii="Times New Roman" w:hAnsi="Times New Roman" w:cs="Times New Roman"/>
          <w:szCs w:val="24"/>
        </w:rPr>
        <w:t>输入是</w:t>
      </w:r>
      <w:del w:id="1724" w:author="alan" w:date="2018-03-17T21:14:13Z">
        <w:r>
          <w:rPr>
            <w:rFonts w:ascii="Times New Roman" w:hAnsi="Times New Roman" w:cs="Times New Roman"/>
            <w:szCs w:val="24"/>
          </w:rPr>
          <w:delText>渔船</w:delText>
        </w:r>
      </w:del>
      <w:ins w:id="172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列表、处理后的VMS数据和轨迹边界，输出是对港口的识别结果。通过调用PortLocation()函数，利用SameRecord()实现</w:t>
      </w:r>
      <w:r>
        <w:rPr>
          <w:rFonts w:ascii="Times New Roman" w:hAnsi="Times New Roman" w:eastAsia="宋体" w:cs="Times New Roman"/>
          <w:szCs w:val="24"/>
          <w:rPrChange w:id="1726" w:author="alan" w:date="2018-03-17T21:46:09Z">
            <w:rPr>
              <w:rFonts w:ascii="宋体" w:hAnsi="宋体" w:eastAsia="宋体" w:cs="Times New Roman"/>
              <w:szCs w:val="24"/>
            </w:rPr>
          </w:rPrChange>
        </w:rPr>
        <w:t>“</w:t>
      </w:r>
      <w:r>
        <w:rPr>
          <w:rFonts w:ascii="Times New Roman" w:hAnsi="Times New Roman" w:eastAsia="宋体" w:cs="Times New Roman"/>
          <w:szCs w:val="24"/>
        </w:rPr>
        <w:t>坐标驻留</w:t>
      </w:r>
      <w:r>
        <w:rPr>
          <w:rFonts w:ascii="Times New Roman" w:hAnsi="Times New Roman" w:eastAsia="宋体" w:cs="Times New Roman"/>
          <w:szCs w:val="24"/>
          <w:rPrChange w:id="1727" w:author="alan" w:date="2018-03-17T21:46:09Z">
            <w:rPr>
              <w:rFonts w:ascii="宋体" w:hAnsi="宋体" w:eastAsia="宋体" w:cs="Times New Roman"/>
              <w:szCs w:val="24"/>
            </w:rPr>
          </w:rPrChange>
        </w:rPr>
        <w:t>”</w:t>
      </w:r>
      <w:r>
        <w:rPr>
          <w:rFonts w:ascii="Times New Roman" w:hAnsi="Times New Roman" w:eastAsia="宋体" w:cs="Times New Roman"/>
          <w:szCs w:val="24"/>
        </w:rPr>
        <w:t>的识别方法，将港口信息存储在</w:t>
      </w:r>
      <w:r>
        <w:rPr>
          <w:rFonts w:hint="eastAsia" w:ascii="Times New Roman" w:hAnsi="Times New Roman" w:eastAsia="宋体" w:cs="Times New Roman"/>
          <w:szCs w:val="24"/>
        </w:rPr>
        <w:t>列表</w:t>
      </w:r>
      <w:r>
        <w:rPr>
          <w:rFonts w:ascii="Times New Roman" w:hAnsi="Times New Roman" w:eastAsia="宋体" w:cs="Times New Roman"/>
          <w:szCs w:val="24"/>
        </w:rPr>
        <w:t>Port中，并利用</w:t>
      </w:r>
      <w:r>
        <w:rPr>
          <w:rFonts w:hint="eastAsia" w:ascii="Times New Roman" w:hAnsi="Times New Roman" w:eastAsia="宋体" w:cs="Times New Roman"/>
          <w:szCs w:val="24"/>
        </w:rPr>
        <w:t>矩阵Map去重。</w:t>
      </w:r>
    </w:p>
    <w:p>
      <w:pPr>
        <w:pStyle w:val="4"/>
        <w:keepNext w:val="0"/>
        <w:keepLines w:val="0"/>
        <w:numPr>
          <w:ilvl w:val="2"/>
          <w:numId w:val="1"/>
        </w:numPr>
        <w:spacing w:line="360" w:lineRule="auto"/>
        <w:rPr>
          <w:rFonts w:ascii="Times New Roman" w:hAnsi="Times New Roman" w:cs="Times New Roman"/>
          <w:rPrChange w:id="1728" w:author="alan" w:date="2018-03-17T21:46:09Z">
            <w:rPr/>
          </w:rPrChange>
        </w:rPr>
      </w:pPr>
      <w:bookmarkStart w:id="60" w:name="_Toc508613098"/>
      <w:bookmarkStart w:id="61" w:name="_Toc508613025"/>
      <w:r>
        <w:rPr>
          <w:rFonts w:hint="default" w:ascii="Times New Roman" w:hAnsi="Times New Roman" w:cs="Times New Roman"/>
          <w:rPrChange w:id="1729" w:author="alan" w:date="2018-03-17T21:46:09Z">
            <w:rPr>
              <w:rFonts w:hint="eastAsia"/>
            </w:rPr>
          </w:rPrChange>
        </w:rPr>
        <w:t>航次划分模块</w:t>
      </w:r>
      <w:bookmarkEnd w:id="60"/>
      <w:bookmarkEnd w:id="61"/>
    </w:p>
    <w:p>
      <w:pPr>
        <w:spacing w:line="360" w:lineRule="auto"/>
        <w:ind w:firstLine="420"/>
        <w:rPr>
          <w:rFonts w:ascii="Times New Roman" w:hAnsi="Times New Roman" w:cs="Times New Roman"/>
          <w:szCs w:val="24"/>
        </w:rPr>
      </w:pPr>
      <w:r>
        <w:rPr>
          <w:rFonts w:ascii="Times New Roman" w:hAnsi="Times New Roman" w:cs="Times New Roman"/>
          <w:szCs w:val="24"/>
        </w:rPr>
        <w:t>根据港口定位结果可以进行航次划分，如图4-5所示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3847465" cy="79946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6"/>
                    <a:stretch>
                      <a:fillRect/>
                    </a:stretch>
                  </pic:blipFill>
                  <pic:spPr>
                    <a:xfrm>
                      <a:off x="0" y="0"/>
                      <a:ext cx="3847619" cy="800000"/>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图4-5 航次划分流程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输入包括</w:t>
      </w:r>
      <w:del w:id="1730" w:author="alan" w:date="2018-03-17T21:14:13Z">
        <w:r>
          <w:rPr>
            <w:rFonts w:ascii="Times New Roman" w:hAnsi="Times New Roman" w:cs="Times New Roman"/>
            <w:szCs w:val="24"/>
          </w:rPr>
          <w:delText>渔船</w:delText>
        </w:r>
      </w:del>
      <w:ins w:id="173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列表、处理后的VMS数据、轨迹边界和港口信息，输出包含航次信息的VMS数据。通过调用VoyageDivision()的Segment()函数，利用港口信息对VMS数据进行分段，并将每个航次的起止位置存储在列表Track中。</w:t>
      </w:r>
    </w:p>
    <w:p>
      <w:pPr>
        <w:pStyle w:val="4"/>
        <w:keepNext w:val="0"/>
        <w:keepLines w:val="0"/>
        <w:numPr>
          <w:ilvl w:val="2"/>
          <w:numId w:val="1"/>
        </w:numPr>
        <w:spacing w:line="360" w:lineRule="auto"/>
        <w:rPr>
          <w:rFonts w:ascii="Times New Roman" w:hAnsi="Times New Roman" w:cs="Times New Roman"/>
          <w:rPrChange w:id="1732" w:author="alan" w:date="2018-03-17T21:46:09Z">
            <w:rPr/>
          </w:rPrChange>
        </w:rPr>
      </w:pPr>
      <w:bookmarkStart w:id="62" w:name="_Toc508613026"/>
      <w:bookmarkStart w:id="63" w:name="_Toc508613099"/>
      <w:r>
        <w:rPr>
          <w:rFonts w:hint="default" w:ascii="Times New Roman" w:hAnsi="Times New Roman" w:cs="Times New Roman"/>
          <w:rPrChange w:id="1733" w:author="alan" w:date="2018-03-17T21:46:09Z">
            <w:rPr>
              <w:rFonts w:hint="eastAsia"/>
            </w:rPr>
          </w:rPrChange>
        </w:rPr>
        <w:t>捕捞区识别模块</w:t>
      </w:r>
      <w:bookmarkEnd w:id="62"/>
      <w:bookmarkEnd w:id="63"/>
    </w:p>
    <w:p>
      <w:pPr>
        <w:spacing w:line="360" w:lineRule="auto"/>
        <w:rPr>
          <w:rFonts w:ascii="Times New Roman" w:hAnsi="Times New Roman" w:cs="Times New Roman"/>
          <w:szCs w:val="24"/>
        </w:rPr>
      </w:pPr>
      <w:r>
        <w:rPr>
          <w:rFonts w:hint="default" w:ascii="Times New Roman" w:hAnsi="Times New Roman" w:cs="Times New Roman"/>
          <w:szCs w:val="24"/>
          <w:rPrChange w:id="1734" w:author="alan" w:date="2018-03-17T21:46:09Z">
            <w:rPr>
              <w:rFonts w:hint="eastAsia" w:asciiTheme="minorEastAsia" w:hAnsiTheme="minorEastAsia"/>
              <w:szCs w:val="24"/>
            </w:rPr>
          </w:rPrChange>
        </w:rPr>
        <w:tab/>
      </w:r>
      <w:r>
        <w:rPr>
          <w:rFonts w:ascii="Times New Roman" w:hAnsi="Times New Roman" w:cs="Times New Roman"/>
          <w:szCs w:val="24"/>
        </w:rPr>
        <w:t>对于一个航次，根据</w:t>
      </w:r>
      <w:del w:id="1735" w:author="alan" w:date="2018-03-17T21:14:13Z">
        <w:r>
          <w:rPr>
            <w:rFonts w:ascii="Times New Roman" w:hAnsi="Times New Roman" w:cs="Times New Roman"/>
            <w:szCs w:val="24"/>
          </w:rPr>
          <w:delText>渔船</w:delText>
        </w:r>
      </w:del>
      <w:ins w:id="173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的捕捞作业特点利用</w:t>
      </w:r>
      <w:r>
        <w:rPr>
          <w:rFonts w:hint="eastAsia" w:ascii="Times New Roman" w:hAnsi="Times New Roman" w:cs="Times New Roman"/>
          <w:szCs w:val="24"/>
        </w:rPr>
        <w:t>轨迹压缩和</w:t>
      </w:r>
      <w:r>
        <w:rPr>
          <w:rFonts w:ascii="Times New Roman" w:hAnsi="Times New Roman" w:cs="Times New Roman"/>
          <w:szCs w:val="24"/>
        </w:rPr>
        <w:t>数学形态学识别捕捞</w:t>
      </w:r>
      <w:r>
        <w:rPr>
          <w:rFonts w:hint="eastAsia" w:ascii="Times New Roman" w:hAnsi="Times New Roman" w:cs="Times New Roman"/>
          <w:szCs w:val="24"/>
        </w:rPr>
        <w:t>轨迹区域</w:t>
      </w:r>
      <w:r>
        <w:rPr>
          <w:rFonts w:ascii="Times New Roman" w:hAnsi="Times New Roman" w:cs="Times New Roman"/>
          <w:szCs w:val="24"/>
        </w:rPr>
        <w:t>，如图4-6所示。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5274310" cy="130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5274310" cy="1304485"/>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图4-6 捕捞区识别流程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输入包括</w:t>
      </w:r>
      <w:del w:id="1737" w:author="alan" w:date="2018-03-17T21:14:13Z">
        <w:r>
          <w:rPr>
            <w:rFonts w:ascii="Times New Roman" w:hAnsi="Times New Roman" w:cs="Times New Roman"/>
            <w:szCs w:val="24"/>
          </w:rPr>
          <w:delText>渔船</w:delText>
        </w:r>
      </w:del>
      <w:ins w:id="173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列表、处理后的VMS数据、航次数据和轨迹边界。输出是每个航次对应的捕捞</w:t>
      </w:r>
      <w:r>
        <w:rPr>
          <w:rFonts w:hint="eastAsia" w:ascii="Times New Roman" w:hAnsi="Times New Roman" w:cs="Times New Roman"/>
          <w:szCs w:val="24"/>
        </w:rPr>
        <w:t>轨迹区域</w:t>
      </w:r>
      <w:r>
        <w:rPr>
          <w:rFonts w:ascii="Times New Roman" w:hAnsi="Times New Roman" w:cs="Times New Roman"/>
          <w:szCs w:val="24"/>
        </w:rPr>
        <w:t>识别结果。</w:t>
      </w:r>
      <w:r>
        <w:rPr>
          <w:rFonts w:hint="eastAsia" w:ascii="Times New Roman" w:hAnsi="Times New Roman" w:cs="Times New Roman"/>
          <w:szCs w:val="24"/>
        </w:rPr>
        <w:t>函数</w:t>
      </w:r>
      <w:r>
        <w:rPr>
          <w:rFonts w:ascii="Times New Roman" w:hAnsi="Times New Roman" w:cs="Times New Roman"/>
          <w:szCs w:val="24"/>
        </w:rPr>
        <w:t>DouglasPeucker()</w:t>
      </w:r>
      <w:r>
        <w:rPr>
          <w:rFonts w:hint="eastAsia" w:ascii="Times New Roman" w:hAnsi="Times New Roman" w:cs="Times New Roman"/>
          <w:szCs w:val="24"/>
        </w:rPr>
        <w:t>的参数epsilon=0.03，通过PerpendicularDistance()计算垂直欧氏距离评估轨迹压缩率，实现</w:t>
      </w:r>
      <w:r>
        <w:rPr>
          <w:rFonts w:ascii="Times New Roman" w:hAnsi="Times New Roman" w:cs="Times New Roman"/>
          <w:szCs w:val="24"/>
        </w:rPr>
        <w:t>对航次轨迹</w:t>
      </w:r>
      <w:r>
        <w:rPr>
          <w:rFonts w:hint="eastAsia" w:ascii="Times New Roman" w:hAnsi="Times New Roman" w:cs="Times New Roman"/>
          <w:szCs w:val="24"/>
        </w:rPr>
        <w:t>的</w:t>
      </w:r>
      <w:r>
        <w:rPr>
          <w:rFonts w:ascii="Times New Roman" w:hAnsi="Times New Roman" w:cs="Times New Roman"/>
          <w:szCs w:val="24"/>
        </w:rPr>
        <w:t>压缩。</w:t>
      </w:r>
      <w:r>
        <w:rPr>
          <w:rFonts w:hint="eastAsia" w:ascii="Times New Roman" w:hAnsi="Times New Roman" w:cs="Times New Roman"/>
          <w:szCs w:val="24"/>
        </w:rPr>
        <w:t>数学形态学函数</w:t>
      </w:r>
      <w:r>
        <w:rPr>
          <w:rFonts w:ascii="Times New Roman" w:hAnsi="Times New Roman" w:cs="Times New Roman"/>
          <w:szCs w:val="24"/>
        </w:rPr>
        <w:t>Morphology()</w:t>
      </w:r>
      <w:r>
        <w:rPr>
          <w:rFonts w:hint="eastAsia" w:ascii="Times New Roman" w:hAnsi="Times New Roman" w:cs="Times New Roman"/>
          <w:szCs w:val="24"/>
        </w:rPr>
        <w:t>利用了imdilate()和imerode()两个算子完成捕捞轨迹区域的识别。</w:t>
      </w:r>
    </w:p>
    <w:p>
      <w:pPr>
        <w:pStyle w:val="3"/>
        <w:keepNext w:val="0"/>
        <w:keepLines w:val="0"/>
        <w:numPr>
          <w:ilvl w:val="1"/>
          <w:numId w:val="1"/>
        </w:numPr>
        <w:spacing w:line="360" w:lineRule="auto"/>
        <w:rPr>
          <w:rFonts w:ascii="Times New Roman" w:hAnsi="Times New Roman" w:cs="Times New Roman"/>
          <w:rPrChange w:id="1739" w:author="alan" w:date="2018-03-17T21:46:09Z">
            <w:rPr/>
          </w:rPrChange>
        </w:rPr>
      </w:pPr>
      <w:bookmarkStart w:id="64" w:name="_Toc508613027"/>
      <w:bookmarkStart w:id="65" w:name="_Toc508613100"/>
      <w:r>
        <w:rPr>
          <w:rFonts w:hint="default" w:ascii="Times New Roman" w:hAnsi="Times New Roman" w:cs="Times New Roman"/>
          <w:rPrChange w:id="1740" w:author="alan" w:date="2018-03-17T21:46:09Z">
            <w:rPr>
              <w:rFonts w:hint="eastAsia"/>
            </w:rPr>
          </w:rPrChange>
        </w:rPr>
        <w:t>展示层</w:t>
      </w:r>
      <w:bookmarkEnd w:id="64"/>
      <w:bookmarkEnd w:id="65"/>
    </w:p>
    <w:p>
      <w:pPr>
        <w:spacing w:line="360" w:lineRule="auto"/>
        <w:rPr>
          <w:rFonts w:ascii="Times New Roman" w:hAnsi="Times New Roman" w:cs="Times New Roman"/>
          <w:szCs w:val="24"/>
        </w:rPr>
      </w:pPr>
      <w:r>
        <w:rPr>
          <w:rFonts w:hint="default" w:ascii="Times New Roman" w:hAnsi="Times New Roman" w:cs="Times New Roman"/>
          <w:szCs w:val="24"/>
          <w:rPrChange w:id="1741" w:author="alan" w:date="2018-03-17T21:46:09Z">
            <w:rPr>
              <w:rFonts w:hint="eastAsia" w:asciiTheme="minorEastAsia" w:hAnsiTheme="minorEastAsia"/>
              <w:szCs w:val="24"/>
            </w:rPr>
          </w:rPrChange>
        </w:rPr>
        <w:tab/>
      </w:r>
      <w:r>
        <w:rPr>
          <w:rFonts w:ascii="Times New Roman" w:hAnsi="Times New Roman" w:cs="Times New Roman"/>
          <w:szCs w:val="24"/>
        </w:rPr>
        <w:t>展示层主要包含三个部分：轨迹数据可视化模块、港口可视化模块和捕捞区域可视化模块。他们将业务层的输出结果通过可视化的方式展示在界面上。系统的初始化界面如图4-7所示：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2876550" cy="2168525"/>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图片 7192"/>
                    <pic:cNvPicPr>
                      <a:picLocks noChangeAspect="1"/>
                    </pic:cNvPicPr>
                  </pic:nvPicPr>
                  <pic:blipFill>
                    <a:blip r:embed="rId48"/>
                    <a:stretch>
                      <a:fillRect/>
                    </a:stretch>
                  </pic:blipFill>
                  <pic:spPr>
                    <a:xfrm>
                      <a:off x="0" y="0"/>
                      <a:ext cx="2891605" cy="2180083"/>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图4-7 船舶轨迹数据分析系统的主界面</w:t>
      </w:r>
    </w:p>
    <w:p>
      <w:pPr>
        <w:spacing w:line="360" w:lineRule="auto"/>
        <w:ind w:firstLine="420"/>
        <w:rPr>
          <w:rFonts w:ascii="Times New Roman" w:hAnsi="Times New Roman" w:cs="Times New Roman"/>
          <w:szCs w:val="24"/>
        </w:rPr>
      </w:pPr>
      <w:r>
        <w:rPr>
          <w:rFonts w:ascii="Times New Roman" w:hAnsi="Times New Roman" w:cs="Times New Roman"/>
          <w:szCs w:val="24"/>
        </w:rPr>
        <w:t>主界面包括菜单栏、工具栏、窗口四部分。菜单栏的文件菜单主要功能包括：导入数据、保存图片、退出。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pPr>
        <w:spacing w:line="360" w:lineRule="auto"/>
        <w:jc w:val="center"/>
        <w:rPr>
          <w:rFonts w:ascii="Times New Roman" w:hAnsi="Times New Roman" w:cs="Times New Roman"/>
          <w:szCs w:val="24"/>
        </w:rPr>
      </w:pPr>
      <w:r>
        <w:rPr>
          <w:rFonts w:ascii="Times New Roman" w:hAnsi="Times New Roman" w:cs="Times New Roman"/>
          <w:szCs w:val="24"/>
        </w:rPr>
        <w:drawing>
          <wp:inline distT="0" distB="0" distL="0" distR="0">
            <wp:extent cx="4610100" cy="397129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图片 7194" descr="C:\Users\zhenyong\Documents\GitHub\Dissertation\图片\系统类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09225" cy="3970677"/>
                    </a:xfrm>
                    <a:prstGeom prst="rect">
                      <a:avLst/>
                    </a:prstGeom>
                    <a:noFill/>
                    <a:ln>
                      <a:noFill/>
                    </a:ln>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图4-8 展示层类图</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展示层的类图设计如图4-8所示。主界面（MainForm）包含了多个类型的控件（Controler）：菜单（Manu）、按钮（Pushbutton）、编辑框（Edit）、图片框（Axes）等。所有</w:t>
      </w:r>
      <w:r>
        <w:rPr>
          <w:rFonts w:hint="eastAsia" w:ascii="Times New Roman" w:hAnsi="Times New Roman" w:cs="Times New Roman"/>
          <w:szCs w:val="24"/>
        </w:rPr>
        <w:t>控件</w:t>
      </w:r>
      <w:r>
        <w:rPr>
          <w:rFonts w:ascii="Times New Roman" w:hAnsi="Times New Roman" w:cs="Times New Roman"/>
          <w:szCs w:val="24"/>
        </w:rPr>
        <w:t>都包含有基本的触发事件：Callback()，CreateFcn()和DeleteFcn()。控件之间通过一个核心变量handles进行参数传递。业务层的主要功能通过导入菜单项（Import）执行。展示功能通过按钮（Pushbutton）的</w:t>
      </w:r>
      <w:r>
        <w:rPr>
          <w:rFonts w:hint="eastAsia" w:ascii="Times New Roman" w:hAnsi="Times New Roman" w:cs="Times New Roman"/>
          <w:szCs w:val="24"/>
        </w:rPr>
        <w:t>一系列</w:t>
      </w:r>
      <w:r>
        <w:rPr>
          <w:rFonts w:ascii="Times New Roman" w:hAnsi="Times New Roman" w:cs="Times New Roman"/>
          <w:szCs w:val="24"/>
        </w:rPr>
        <w:t>实例</w:t>
      </w:r>
      <w:r>
        <w:rPr>
          <w:rFonts w:hint="eastAsia" w:ascii="Times New Roman" w:hAnsi="Times New Roman" w:cs="Times New Roman"/>
          <w:szCs w:val="24"/>
        </w:rPr>
        <w:t>完成。</w:t>
      </w:r>
    </w:p>
    <w:p>
      <w:pPr>
        <w:pStyle w:val="4"/>
        <w:keepNext w:val="0"/>
        <w:keepLines w:val="0"/>
        <w:numPr>
          <w:ilvl w:val="2"/>
          <w:numId w:val="1"/>
        </w:numPr>
        <w:spacing w:line="360" w:lineRule="auto"/>
        <w:rPr>
          <w:rFonts w:ascii="Times New Roman" w:hAnsi="Times New Roman" w:cs="Times New Roman"/>
          <w:rPrChange w:id="1742" w:author="alan" w:date="2018-03-17T21:46:09Z">
            <w:rPr/>
          </w:rPrChange>
        </w:rPr>
      </w:pPr>
      <w:bookmarkStart w:id="66" w:name="_Toc508613101"/>
      <w:bookmarkStart w:id="67" w:name="_Toc508613028"/>
      <w:r>
        <w:rPr>
          <w:rFonts w:hint="default" w:ascii="Times New Roman" w:hAnsi="Times New Roman" w:cs="Times New Roman"/>
          <w:rPrChange w:id="1743" w:author="alan" w:date="2018-03-17T21:46:09Z">
            <w:rPr>
              <w:rFonts w:hint="eastAsia"/>
            </w:rPr>
          </w:rPrChange>
        </w:rPr>
        <w:t>导入数据</w:t>
      </w:r>
      <w:bookmarkEnd w:id="66"/>
      <w:bookmarkEnd w:id="67"/>
    </w:p>
    <w:p>
      <w:pPr>
        <w:spacing w:line="360" w:lineRule="auto"/>
        <w:ind w:firstLine="420"/>
        <w:rPr>
          <w:rFonts w:ascii="Times New Roman" w:hAnsi="Times New Roman" w:cs="Times New Roman"/>
          <w:szCs w:val="24"/>
        </w:rPr>
      </w:pPr>
      <w:r>
        <w:rPr>
          <w:rFonts w:ascii="Times New Roman" w:hAnsi="Times New Roman" w:cs="Times New Roman"/>
          <w:szCs w:val="24"/>
        </w:rPr>
        <w:t>双击可执行文件启动程序后，第一步就是导入数据。在这个过程，将完成数据处理以及业务层各个模块的任务，具体工作如图4-9：</w:t>
      </w:r>
    </w:p>
    <w:p>
      <w:pPr>
        <w:spacing w:line="360" w:lineRule="auto"/>
        <w:rPr>
          <w:rFonts w:ascii="Times New Roman" w:hAnsi="Times New Roman" w:cs="Times New Roman"/>
          <w:szCs w:val="24"/>
        </w:rPr>
      </w:pPr>
      <w:r>
        <w:rPr>
          <w:rFonts w:ascii="Times New Roman" w:hAnsi="Times New Roman" w:cs="Times New Roman"/>
        </w:rPr>
        <w:drawing>
          <wp:inline distT="0" distB="0" distL="0" distR="0">
            <wp:extent cx="2544445" cy="1918335"/>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 name="图片 7195"/>
                    <pic:cNvPicPr>
                      <a:picLocks noChangeAspect="1"/>
                    </pic:cNvPicPr>
                  </pic:nvPicPr>
                  <pic:blipFill>
                    <a:blip r:embed="rId50"/>
                    <a:stretch>
                      <a:fillRect/>
                    </a:stretch>
                  </pic:blipFill>
                  <pic:spPr>
                    <a:xfrm>
                      <a:off x="0" y="0"/>
                      <a:ext cx="2545047" cy="1918800"/>
                    </a:xfrm>
                    <a:prstGeom prst="rect">
                      <a:avLst/>
                    </a:prstGeom>
                  </pic:spPr>
                </pic:pic>
              </a:graphicData>
            </a:graphic>
          </wp:inline>
        </w:drawing>
      </w:r>
      <w:r>
        <w:rPr>
          <w:rFonts w:ascii="Times New Roman" w:hAnsi="Times New Roman" w:cs="Times New Roman"/>
        </w:rPr>
        <w:drawing>
          <wp:inline distT="0" distB="0" distL="0" distR="0">
            <wp:extent cx="2704465" cy="1918335"/>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 name="图片 7196"/>
                    <pic:cNvPicPr>
                      <a:picLocks noChangeAspect="1"/>
                    </pic:cNvPicPr>
                  </pic:nvPicPr>
                  <pic:blipFill>
                    <a:blip r:embed="rId51"/>
                    <a:stretch>
                      <a:fillRect/>
                    </a:stretch>
                  </pic:blipFill>
                  <pic:spPr>
                    <a:xfrm>
                      <a:off x="0" y="0"/>
                      <a:ext cx="2704916" cy="1918800"/>
                    </a:xfrm>
                    <a:prstGeom prst="rect">
                      <a:avLst/>
                    </a:prstGeom>
                  </pic:spPr>
                </pic:pic>
              </a:graphicData>
            </a:graphic>
          </wp:inline>
        </w:drawing>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（1）文件菜单下的导入按钮           （2）路径选择对话框</w:t>
      </w:r>
    </w:p>
    <w:p>
      <w:pPr>
        <w:spacing w:line="360" w:lineRule="auto"/>
        <w:rPr>
          <w:rFonts w:ascii="Times New Roman" w:hAnsi="Times New Roman" w:cs="Times New Roman"/>
          <w:szCs w:val="24"/>
        </w:rPr>
      </w:pPr>
      <w:r>
        <w:rPr>
          <w:rFonts w:ascii="Times New Roman" w:hAnsi="Times New Roman" w:cs="Times New Roman"/>
        </w:rPr>
        <w:drawing>
          <wp:inline distT="0" distB="0" distL="0" distR="0">
            <wp:extent cx="2546350" cy="1918335"/>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2076"/>
                    <pic:cNvPicPr>
                      <a:picLocks noChangeAspect="1"/>
                    </pic:cNvPicPr>
                  </pic:nvPicPr>
                  <pic:blipFill>
                    <a:blip r:embed="rId52"/>
                    <a:stretch>
                      <a:fillRect/>
                    </a:stretch>
                  </pic:blipFill>
                  <pic:spPr>
                    <a:xfrm>
                      <a:off x="0" y="0"/>
                      <a:ext cx="2546411" cy="1918800"/>
                    </a:xfrm>
                    <a:prstGeom prst="rect">
                      <a:avLst/>
                    </a:prstGeom>
                  </pic:spPr>
                </pic:pic>
              </a:graphicData>
            </a:graphic>
          </wp:inline>
        </w:drawing>
      </w:r>
      <w:r>
        <w:rPr>
          <w:rFonts w:ascii="Times New Roman" w:hAnsi="Times New Roman" w:cs="Times New Roman"/>
          <w:szCs w:val="24"/>
        </w:rPr>
        <w:t xml:space="preserve"> </w:t>
      </w:r>
      <w:r>
        <w:rPr>
          <w:rFonts w:ascii="Times New Roman" w:hAnsi="Times New Roman" w:cs="Times New Roman"/>
        </w:rPr>
        <w:drawing>
          <wp:inline distT="0" distB="0" distL="0" distR="0">
            <wp:extent cx="2544445" cy="1918335"/>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2077"/>
                    <pic:cNvPicPr>
                      <a:picLocks noChangeAspect="1"/>
                    </pic:cNvPicPr>
                  </pic:nvPicPr>
                  <pic:blipFill>
                    <a:blip r:embed="rId53"/>
                    <a:stretch>
                      <a:fillRect/>
                    </a:stretch>
                  </pic:blipFill>
                  <pic:spPr>
                    <a:xfrm>
                      <a:off x="0" y="0"/>
                      <a:ext cx="2545046" cy="1918800"/>
                    </a:xfrm>
                    <a:prstGeom prst="rect">
                      <a:avLst/>
                    </a:prstGeom>
                  </pic:spPr>
                </pic:pic>
              </a:graphicData>
            </a:graphic>
          </wp:inline>
        </w:drawing>
      </w:r>
    </w:p>
    <w:p>
      <w:pPr>
        <w:spacing w:line="360" w:lineRule="auto"/>
        <w:rPr>
          <w:rFonts w:ascii="Times New Roman" w:hAnsi="Times New Roman" w:cs="Times New Roman"/>
          <w:szCs w:val="24"/>
        </w:rPr>
      </w:pPr>
      <w:r>
        <w:rPr>
          <w:rFonts w:ascii="Times New Roman" w:hAnsi="Times New Roman" w:cs="Times New Roman"/>
          <w:szCs w:val="24"/>
        </w:rPr>
        <w:t xml:space="preserve">          （3）开始导入                     （4）导入完成</w:t>
      </w:r>
    </w:p>
    <w:p>
      <w:pPr>
        <w:spacing w:line="360" w:lineRule="auto"/>
        <w:jc w:val="center"/>
        <w:rPr>
          <w:rFonts w:ascii="Times New Roman" w:hAnsi="Times New Roman" w:cs="Times New Roman"/>
          <w:szCs w:val="24"/>
        </w:rPr>
      </w:pPr>
      <w:r>
        <w:rPr>
          <w:rFonts w:ascii="Times New Roman" w:hAnsi="Times New Roman" w:cs="Times New Roman"/>
          <w:szCs w:val="24"/>
        </w:rPr>
        <w:t>图4-9 导入数据的操作流程</w:t>
      </w:r>
    </w:p>
    <w:p>
      <w:pPr>
        <w:spacing w:line="360" w:lineRule="auto"/>
        <w:ind w:firstLine="420"/>
        <w:rPr>
          <w:rFonts w:ascii="Times New Roman" w:hAnsi="Times New Roman" w:cs="Times New Roman"/>
          <w:szCs w:val="24"/>
        </w:rPr>
      </w:pPr>
      <w:r>
        <w:rPr>
          <w:rFonts w:ascii="Times New Roman" w:hAnsi="Times New Roman" w:cs="Times New Roman"/>
          <w:szCs w:val="24"/>
        </w:rPr>
        <w:t>依次点击文件菜单、导入按钮（图4-9（1），工具栏的第一个按钮</w:t>
      </w:r>
      <w:r>
        <w:rPr>
          <w:rFonts w:ascii="Times New Roman" w:hAnsi="Times New Roman" w:eastAsia="宋体" w:cs="Times New Roman"/>
          <w:szCs w:val="24"/>
          <w:rPrChange w:id="1744" w:author="alan" w:date="2018-03-17T21:46:09Z">
            <w:rPr>
              <w:rFonts w:ascii="宋体" w:hAnsi="宋体" w:eastAsia="宋体" w:cs="Times New Roman"/>
              <w:szCs w:val="24"/>
            </w:rPr>
          </w:rPrChange>
        </w:rPr>
        <w:t>“</w:t>
      </w:r>
      <w:r>
        <w:rPr>
          <w:rFonts w:ascii="Times New Roman" w:hAnsi="Times New Roman" w:cs="Times New Roman"/>
          <w:szCs w:val="24"/>
        </w:rPr>
        <w:t>导入</w:t>
      </w:r>
      <w:r>
        <w:rPr>
          <w:rFonts w:ascii="Times New Roman" w:hAnsi="Times New Roman" w:eastAsia="宋体" w:cs="Times New Roman"/>
          <w:szCs w:val="24"/>
          <w:rPrChange w:id="1745" w:author="alan" w:date="2018-03-17T21:46:09Z">
            <w:rPr>
              <w:rFonts w:ascii="宋体" w:hAnsi="宋体" w:eastAsia="宋体" w:cs="Times New Roman"/>
              <w:szCs w:val="24"/>
            </w:rPr>
          </w:rPrChange>
        </w:rPr>
        <w:t>”</w:t>
      </w:r>
      <w:r>
        <w:rPr>
          <w:rFonts w:ascii="Times New Roman" w:hAnsi="Times New Roman" w:cs="Times New Roman"/>
          <w:szCs w:val="24"/>
        </w:rPr>
        <w:t>功能相同），弹出路径选择对话框，找到VMS数据所在文件夹，点击选择文件夹按钮进行数据导入（图4-9（2））。数据导入过程以进度条的形式展示，平均耗时约194s（图4-9（3））。最终导入完成后，窗口左侧展示了港口定位的识别结果，并弹出对话框提示读取数据完毕，点击确定进行下一步操作。</w:t>
      </w:r>
    </w:p>
    <w:p>
      <w:pPr>
        <w:spacing w:line="360" w:lineRule="auto"/>
        <w:rPr>
          <w:rFonts w:ascii="Times New Roman" w:hAnsi="Times New Roman" w:cs="Times New Roman"/>
          <w:szCs w:val="24"/>
        </w:rPr>
      </w:pPr>
      <w:r>
        <w:rPr>
          <w:rFonts w:ascii="Times New Roman" w:hAnsi="Times New Roman" w:cs="Times New Roman"/>
          <w:rPrChange w:id="1747" w:author="alan" w:date="2018-03-17T21:46:09Z">
            <w:rPr/>
          </w:rPrChange>
        </w:rPr>
        <w:drawing>
          <wp:inline distT="0" distB="0" distL="0" distR="0">
            <wp:extent cx="5274310" cy="198247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54"/>
                    <a:stretch>
                      <a:fillRect/>
                    </a:stretch>
                  </pic:blipFill>
                  <pic:spPr>
                    <a:xfrm>
                      <a:off x="0" y="0"/>
                      <a:ext cx="5274310" cy="1982750"/>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图4-10 导入数据的业务逻辑</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业务逻辑如图4-10所示：</w:t>
      </w:r>
    </w:p>
    <w:p>
      <w:pPr>
        <w:spacing w:line="360" w:lineRule="auto"/>
        <w:ind w:firstLine="420"/>
        <w:rPr>
          <w:rFonts w:ascii="Times New Roman" w:hAnsi="Times New Roman" w:cs="Times New Roman"/>
          <w:szCs w:val="24"/>
        </w:rPr>
      </w:pPr>
      <w:r>
        <w:rPr>
          <w:rFonts w:ascii="Times New Roman" w:hAnsi="Times New Roman" w:cs="Times New Roman"/>
          <w:szCs w:val="24"/>
        </w:rPr>
        <w:t>（1）点击</w:t>
      </w:r>
      <w:r>
        <w:rPr>
          <w:rFonts w:ascii="Times New Roman" w:hAnsi="Times New Roman" w:eastAsia="宋体" w:cs="Times New Roman"/>
          <w:szCs w:val="24"/>
          <w:rPrChange w:id="1748" w:author="alan" w:date="2018-03-17T21:46:09Z">
            <w:rPr>
              <w:rFonts w:ascii="宋体" w:hAnsi="宋体" w:eastAsia="宋体" w:cs="Times New Roman"/>
              <w:szCs w:val="24"/>
            </w:rPr>
          </w:rPrChange>
        </w:rPr>
        <w:t>“</w:t>
      </w:r>
      <w:r>
        <w:rPr>
          <w:rFonts w:ascii="Times New Roman" w:hAnsi="Times New Roman" w:cs="Times New Roman"/>
          <w:szCs w:val="24"/>
        </w:rPr>
        <w:t>导入</w:t>
      </w:r>
      <w:r>
        <w:rPr>
          <w:rFonts w:ascii="Times New Roman" w:hAnsi="Times New Roman" w:eastAsia="宋体" w:cs="Times New Roman"/>
          <w:szCs w:val="24"/>
          <w:rPrChange w:id="1749" w:author="alan" w:date="2018-03-17T21:46:09Z">
            <w:rPr>
              <w:rFonts w:ascii="宋体" w:hAnsi="宋体" w:eastAsia="宋体" w:cs="Times New Roman"/>
              <w:szCs w:val="24"/>
            </w:rPr>
          </w:rPrChange>
        </w:rPr>
        <w:t>”</w:t>
      </w:r>
      <w:r>
        <w:rPr>
          <w:rFonts w:ascii="Times New Roman" w:hAnsi="Times New Roman" w:cs="Times New Roman"/>
          <w:szCs w:val="24"/>
        </w:rPr>
        <w:t>按钮，调用uigetdir()函数，</w:t>
      </w:r>
      <w:r>
        <w:rPr>
          <w:rFonts w:hint="eastAsia" w:ascii="Times New Roman" w:hAnsi="Times New Roman" w:cs="Times New Roman"/>
          <w:szCs w:val="24"/>
        </w:rPr>
        <w:t>弹出路径选择对话框，选择</w:t>
      </w:r>
      <w:r>
        <w:rPr>
          <w:rFonts w:ascii="Times New Roman" w:hAnsi="Times New Roman" w:cs="Times New Roman"/>
          <w:szCs w:val="24"/>
        </w:rPr>
        <w:t>VMS数据的路径</w:t>
      </w:r>
      <w:r>
        <w:rPr>
          <w:rFonts w:hint="eastAsia" w:ascii="Times New Roman" w:hAnsi="Times New Roman" w:cs="Times New Roman"/>
          <w:szCs w:val="24"/>
        </w:rPr>
        <w:t>并赋值给参数path</w:t>
      </w:r>
      <w:r>
        <w:rPr>
          <w:rFonts w:ascii="Times New Roman" w:hAnsi="Times New Roman" w:cs="Times New Roman"/>
          <w:szCs w:val="24"/>
        </w:rPr>
        <w:t>。</w:t>
      </w:r>
    </w:p>
    <w:p>
      <w:pPr>
        <w:spacing w:line="360" w:lineRule="auto"/>
        <w:ind w:firstLine="420"/>
        <w:rPr>
          <w:rFonts w:ascii="Times New Roman" w:hAnsi="Times New Roman" w:cs="Times New Roman"/>
          <w:szCs w:val="24"/>
        </w:rPr>
      </w:pPr>
      <w:r>
        <w:rPr>
          <w:rFonts w:ascii="Times New Roman" w:hAnsi="Times New Roman" w:cs="Times New Roman"/>
          <w:szCs w:val="24"/>
        </w:rPr>
        <w:t>（2）调用import_Callback()函数，依次完成数据处理</w:t>
      </w:r>
      <w:r>
        <w:rPr>
          <w:rFonts w:hint="eastAsia" w:ascii="Times New Roman" w:hAnsi="Times New Roman" w:cs="Times New Roman"/>
          <w:szCs w:val="24"/>
        </w:rPr>
        <w:t>RawdataCleaning()</w:t>
      </w:r>
      <w:r>
        <w:rPr>
          <w:rFonts w:ascii="Times New Roman" w:hAnsi="Times New Roman" w:cs="Times New Roman"/>
          <w:szCs w:val="24"/>
        </w:rPr>
        <w:t>、港口定位</w:t>
      </w:r>
      <w:r>
        <w:rPr>
          <w:rFonts w:hint="eastAsia" w:ascii="Times New Roman" w:hAnsi="Times New Roman" w:cs="Times New Roman"/>
          <w:szCs w:val="24"/>
        </w:rPr>
        <w:t>PortLocation()</w:t>
      </w:r>
      <w:r>
        <w:rPr>
          <w:rFonts w:ascii="Times New Roman" w:hAnsi="Times New Roman" w:cs="Times New Roman"/>
          <w:szCs w:val="24"/>
        </w:rPr>
        <w:t>、航次划分</w:t>
      </w:r>
      <w:r>
        <w:rPr>
          <w:rFonts w:hint="eastAsia" w:ascii="Times New Roman" w:hAnsi="Times New Roman" w:cs="Times New Roman"/>
          <w:szCs w:val="24"/>
        </w:rPr>
        <w:t>VoyageDivision()</w:t>
      </w:r>
      <w:r>
        <w:rPr>
          <w:rFonts w:ascii="Times New Roman" w:hAnsi="Times New Roman" w:cs="Times New Roman"/>
          <w:szCs w:val="24"/>
        </w:rPr>
        <w:t>和捕捞</w:t>
      </w:r>
      <w:r>
        <w:rPr>
          <w:rFonts w:hint="eastAsia" w:ascii="Times New Roman" w:hAnsi="Times New Roman" w:cs="Times New Roman"/>
          <w:szCs w:val="24"/>
        </w:rPr>
        <w:t>轨迹区域</w:t>
      </w:r>
      <w:r>
        <w:rPr>
          <w:rFonts w:ascii="Times New Roman" w:hAnsi="Times New Roman" w:cs="Times New Roman"/>
          <w:szCs w:val="24"/>
        </w:rPr>
        <w:t>识别</w:t>
      </w:r>
      <w:r>
        <w:rPr>
          <w:rFonts w:hint="eastAsia" w:ascii="Times New Roman" w:hAnsi="Times New Roman" w:cs="Times New Roman"/>
          <w:szCs w:val="24"/>
        </w:rPr>
        <w:t>FishingAreaIdentification()</w:t>
      </w:r>
      <w:r>
        <w:rPr>
          <w:rFonts w:ascii="Times New Roman" w:hAnsi="Times New Roman" w:cs="Times New Roman"/>
          <w:szCs w:val="24"/>
        </w:rPr>
        <w:t>。调用waitbar()函数显示进度信息，最终完成数据导入</w:t>
      </w:r>
      <w:r>
        <w:rPr>
          <w:rFonts w:hint="eastAsia" w:ascii="Times New Roman" w:hAnsi="Times New Roman" w:cs="Times New Roman"/>
          <w:szCs w:val="24"/>
        </w:rPr>
        <w:t>任务</w:t>
      </w:r>
      <w:r>
        <w:rPr>
          <w:rFonts w:ascii="Times New Roman" w:hAnsi="Times New Roman" w:cs="Times New Roman"/>
          <w:szCs w:val="24"/>
        </w:rPr>
        <w:t>。中间产生的结果保存在路径</w:t>
      </w:r>
      <w:r>
        <w:rPr>
          <w:rFonts w:hint="eastAsia" w:ascii="Times New Roman" w:hAnsi="Times New Roman" w:cs="Times New Roman"/>
          <w:szCs w:val="24"/>
        </w:rPr>
        <w:t>path</w:t>
      </w:r>
      <w:r>
        <w:rPr>
          <w:rFonts w:ascii="Times New Roman" w:hAnsi="Times New Roman" w:cs="Times New Roman"/>
          <w:szCs w:val="24"/>
        </w:rPr>
        <w:t>的\Rawdata目录下，包括</w:t>
      </w:r>
      <w:del w:id="1750" w:author="alan" w:date="2018-03-17T21:14:13Z">
        <w:r>
          <w:rPr>
            <w:rFonts w:ascii="Times New Roman" w:hAnsi="Times New Roman" w:cs="Times New Roman"/>
            <w:szCs w:val="24"/>
          </w:rPr>
          <w:delText>渔船</w:delText>
        </w:r>
      </w:del>
      <w:ins w:id="1751"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列表</w:t>
      </w:r>
      <w:r>
        <w:rPr>
          <w:rFonts w:hint="eastAsia" w:ascii="Times New Roman" w:hAnsi="Times New Roman" w:cs="Times New Roman"/>
          <w:szCs w:val="24"/>
        </w:rPr>
        <w:t>Table</w:t>
      </w:r>
      <w:r>
        <w:rPr>
          <w:rFonts w:ascii="Times New Roman" w:hAnsi="Times New Roman" w:cs="Times New Roman"/>
          <w:szCs w:val="24"/>
        </w:rPr>
        <w:t>、轨迹边界</w:t>
      </w:r>
      <w:r>
        <w:rPr>
          <w:rFonts w:hint="eastAsia" w:ascii="Times New Roman" w:hAnsi="Times New Roman" w:cs="Times New Roman"/>
          <w:szCs w:val="24"/>
        </w:rPr>
        <w:t>（东西南北）</w:t>
      </w:r>
      <w:r>
        <w:rPr>
          <w:rFonts w:ascii="Times New Roman" w:hAnsi="Times New Roman" w:cs="Times New Roman"/>
          <w:szCs w:val="24"/>
        </w:rPr>
        <w:t>、港口信息</w:t>
      </w:r>
      <w:r>
        <w:rPr>
          <w:rFonts w:hint="eastAsia" w:ascii="Times New Roman" w:hAnsi="Times New Roman" w:cs="Times New Roman"/>
          <w:szCs w:val="24"/>
        </w:rPr>
        <w:t>Port</w:t>
      </w:r>
      <w:r>
        <w:rPr>
          <w:rFonts w:ascii="Times New Roman" w:hAnsi="Times New Roman" w:cs="Times New Roman"/>
          <w:szCs w:val="24"/>
        </w:rPr>
        <w:t>、航次数据</w:t>
      </w:r>
      <w:r>
        <w:rPr>
          <w:rFonts w:hint="eastAsia" w:ascii="Times New Roman" w:hAnsi="Times New Roman" w:cs="Times New Roman"/>
          <w:szCs w:val="24"/>
        </w:rPr>
        <w:t>Track</w:t>
      </w:r>
      <w:r>
        <w:rPr>
          <w:rFonts w:ascii="Times New Roman" w:hAnsi="Times New Roman" w:cs="Times New Roman"/>
          <w:szCs w:val="24"/>
        </w:rPr>
        <w:t>和航次对应的捕捞</w:t>
      </w:r>
      <w:r>
        <w:rPr>
          <w:rFonts w:hint="eastAsia" w:ascii="Times New Roman" w:hAnsi="Times New Roman" w:cs="Times New Roman"/>
          <w:szCs w:val="24"/>
        </w:rPr>
        <w:t>轨迹区域FishingArea</w:t>
      </w:r>
      <w:r>
        <w:rPr>
          <w:rFonts w:ascii="Times New Roman" w:hAnsi="Times New Roman" w:cs="Times New Roman"/>
          <w:szCs w:val="24"/>
        </w:rPr>
        <w:t>。</w:t>
      </w:r>
    </w:p>
    <w:p>
      <w:pPr>
        <w:spacing w:line="360" w:lineRule="auto"/>
        <w:ind w:firstLine="420"/>
        <w:rPr>
          <w:rFonts w:ascii="Times New Roman" w:hAnsi="Times New Roman" w:cs="Times New Roman"/>
          <w:szCs w:val="24"/>
        </w:rPr>
      </w:pPr>
      <w:r>
        <w:rPr>
          <w:rFonts w:ascii="Times New Roman" w:hAnsi="Times New Roman" w:cs="Times New Roman"/>
          <w:szCs w:val="24"/>
        </w:rPr>
        <w:t>（3）完成数据导入后，调用msgbox()函数提示导入数据完成。同时，调用mapshow()函数在窗口左侧结合地图展示港口定位结果。</w:t>
      </w:r>
    </w:p>
    <w:p>
      <w:pPr>
        <w:pStyle w:val="4"/>
        <w:keepNext w:val="0"/>
        <w:keepLines w:val="0"/>
        <w:numPr>
          <w:ilvl w:val="2"/>
          <w:numId w:val="1"/>
        </w:numPr>
        <w:spacing w:line="360" w:lineRule="auto"/>
        <w:rPr>
          <w:rFonts w:ascii="Times New Roman" w:hAnsi="Times New Roman" w:cs="Times New Roman"/>
          <w:rPrChange w:id="1752" w:author="alan" w:date="2018-03-17T21:46:09Z">
            <w:rPr/>
          </w:rPrChange>
        </w:rPr>
      </w:pPr>
      <w:bookmarkStart w:id="68" w:name="_Toc508613102"/>
      <w:bookmarkStart w:id="69" w:name="_Toc508613029"/>
      <w:r>
        <w:rPr>
          <w:rFonts w:hint="default" w:ascii="Times New Roman" w:hAnsi="Times New Roman" w:cs="Times New Roman"/>
          <w:rPrChange w:id="1753" w:author="alan" w:date="2018-03-17T21:46:09Z">
            <w:rPr>
              <w:rFonts w:hint="eastAsia"/>
            </w:rPr>
          </w:rPrChange>
        </w:rPr>
        <w:t>保存</w:t>
      </w:r>
      <w:bookmarkEnd w:id="68"/>
      <w:bookmarkEnd w:id="69"/>
    </w:p>
    <w:p>
      <w:pPr>
        <w:spacing w:line="360" w:lineRule="auto"/>
        <w:ind w:firstLine="420"/>
        <w:rPr>
          <w:rFonts w:ascii="Times New Roman" w:hAnsi="Times New Roman" w:cs="Times New Roman"/>
          <w:szCs w:val="24"/>
        </w:rPr>
      </w:pPr>
      <w:r>
        <w:rPr>
          <w:rFonts w:ascii="Times New Roman" w:hAnsi="Times New Roman" w:cs="Times New Roman"/>
          <w:szCs w:val="24"/>
        </w:rPr>
        <w:t>窗口左侧展示的示意图可以保存到指定目录下，具体操作如图4-11：</w:t>
      </w:r>
    </w:p>
    <w:p>
      <w:pPr>
        <w:spacing w:line="360" w:lineRule="auto"/>
        <w:rPr>
          <w:rFonts w:ascii="Times New Roman" w:hAnsi="Times New Roman" w:cs="Times New Roman"/>
        </w:rPr>
      </w:pPr>
      <w:r>
        <w:rPr>
          <w:rFonts w:ascii="Times New Roman" w:hAnsi="Times New Roman" w:cs="Times New Roman"/>
        </w:rPr>
        <w:drawing>
          <wp:inline distT="0" distB="0" distL="0" distR="0">
            <wp:extent cx="2514600" cy="189547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图片 6145"/>
                    <pic:cNvPicPr>
                      <a:picLocks noChangeAspect="1"/>
                    </pic:cNvPicPr>
                  </pic:nvPicPr>
                  <pic:blipFill>
                    <a:blip r:embed="rId55"/>
                    <a:stretch>
                      <a:fillRect/>
                    </a:stretch>
                  </pic:blipFill>
                  <pic:spPr>
                    <a:xfrm>
                      <a:off x="0" y="0"/>
                      <a:ext cx="2520215" cy="190007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2671445"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图片 6147"/>
                    <pic:cNvPicPr>
                      <a:picLocks noChangeAspect="1"/>
                    </pic:cNvPicPr>
                  </pic:nvPicPr>
                  <pic:blipFill>
                    <a:blip r:embed="rId56"/>
                    <a:stretch>
                      <a:fillRect/>
                    </a:stretch>
                  </pic:blipFill>
                  <pic:spPr>
                    <a:xfrm>
                      <a:off x="0" y="0"/>
                      <a:ext cx="2680806" cy="1901697"/>
                    </a:xfrm>
                    <a:prstGeom prst="rect">
                      <a:avLst/>
                    </a:prstGeom>
                  </pic:spPr>
                </pic:pic>
              </a:graphicData>
            </a:graphic>
          </wp:inline>
        </w:drawing>
      </w:r>
    </w:p>
    <w:p>
      <w:pPr>
        <w:spacing w:line="360" w:lineRule="auto"/>
        <w:ind w:firstLine="480" w:firstLineChars="200"/>
        <w:rPr>
          <w:rFonts w:ascii="Times New Roman" w:hAnsi="Times New Roman" w:cs="Times New Roman"/>
          <w:szCs w:val="24"/>
        </w:rPr>
      </w:pPr>
      <w:r>
        <w:rPr>
          <w:rFonts w:ascii="Times New Roman" w:hAnsi="Times New Roman" w:cs="Times New Roman"/>
          <w:szCs w:val="24"/>
        </w:rPr>
        <w:t>（1）文件菜单下的保存按钮            （2）保存图片对话框</w:t>
      </w:r>
    </w:p>
    <w:p>
      <w:pPr>
        <w:spacing w:line="360" w:lineRule="auto"/>
        <w:jc w:val="center"/>
        <w:rPr>
          <w:rFonts w:ascii="Times New Roman" w:hAnsi="Times New Roman" w:cs="Times New Roman"/>
          <w:szCs w:val="24"/>
        </w:rPr>
      </w:pPr>
      <w:r>
        <w:rPr>
          <w:rFonts w:ascii="Times New Roman" w:hAnsi="Times New Roman" w:cs="Times New Roman"/>
          <w:szCs w:val="24"/>
        </w:rPr>
        <w:t>图4-11 保存的操作流程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点击文件菜单下的保存按钮（图4-11（1），工具栏的第二个按钮</w:t>
      </w:r>
      <w:r>
        <w:rPr>
          <w:rFonts w:ascii="Times New Roman" w:hAnsi="Times New Roman" w:eastAsia="宋体" w:cs="Times New Roman"/>
          <w:szCs w:val="24"/>
          <w:rPrChange w:id="1754" w:author="alan" w:date="2018-03-17T21:46:09Z">
            <w:rPr>
              <w:rFonts w:ascii="宋体" w:hAnsi="宋体" w:eastAsia="宋体" w:cs="Times New Roman"/>
              <w:szCs w:val="24"/>
            </w:rPr>
          </w:rPrChange>
        </w:rPr>
        <w:t>“</w:t>
      </w:r>
      <w:r>
        <w:rPr>
          <w:rFonts w:ascii="Times New Roman" w:hAnsi="Times New Roman" w:cs="Times New Roman"/>
          <w:szCs w:val="24"/>
        </w:rPr>
        <w:t>保存</w:t>
      </w:r>
      <w:r>
        <w:rPr>
          <w:rFonts w:ascii="Times New Roman" w:hAnsi="Times New Roman" w:eastAsia="宋体" w:cs="Times New Roman"/>
          <w:szCs w:val="24"/>
          <w:rPrChange w:id="1755" w:author="alan" w:date="2018-03-17T21:46:09Z">
            <w:rPr>
              <w:rFonts w:ascii="宋体" w:hAnsi="宋体" w:eastAsia="宋体" w:cs="Times New Roman"/>
              <w:szCs w:val="24"/>
            </w:rPr>
          </w:rPrChange>
        </w:rPr>
        <w:t>”</w:t>
      </w:r>
      <w:r>
        <w:rPr>
          <w:rFonts w:ascii="Times New Roman" w:hAnsi="Times New Roman" w:cs="Times New Roman"/>
          <w:szCs w:val="24"/>
        </w:rPr>
        <w:t>功能相同），弹出保存图片对话框，确定保存路径、修改文件名称并选择文件类型后，点击</w:t>
      </w:r>
      <w:r>
        <w:rPr>
          <w:rFonts w:ascii="Times New Roman" w:hAnsi="Times New Roman" w:eastAsia="宋体" w:cs="Times New Roman"/>
          <w:szCs w:val="24"/>
          <w:rPrChange w:id="1756" w:author="alan" w:date="2018-03-17T21:46:09Z">
            <w:rPr>
              <w:rFonts w:ascii="宋体" w:hAnsi="宋体" w:eastAsia="宋体" w:cs="Times New Roman"/>
              <w:szCs w:val="24"/>
            </w:rPr>
          </w:rPrChange>
        </w:rPr>
        <w:t>“</w:t>
      </w:r>
      <w:r>
        <w:rPr>
          <w:rFonts w:ascii="Times New Roman" w:hAnsi="Times New Roman" w:cs="Times New Roman"/>
          <w:szCs w:val="24"/>
        </w:rPr>
        <w:t>保存</w:t>
      </w:r>
      <w:r>
        <w:rPr>
          <w:rFonts w:ascii="Times New Roman" w:hAnsi="Times New Roman" w:eastAsia="宋体" w:cs="Times New Roman"/>
          <w:szCs w:val="24"/>
          <w:rPrChange w:id="1757" w:author="alan" w:date="2018-03-17T21:46:09Z">
            <w:rPr>
              <w:rFonts w:ascii="宋体" w:hAnsi="宋体" w:eastAsia="宋体" w:cs="Times New Roman"/>
              <w:szCs w:val="24"/>
            </w:rPr>
          </w:rPrChange>
        </w:rPr>
        <w:t>”</w:t>
      </w:r>
      <w:r>
        <w:rPr>
          <w:rFonts w:ascii="Times New Roman" w:hAnsi="Times New Roman" w:cs="Times New Roman"/>
          <w:szCs w:val="24"/>
        </w:rPr>
        <w:t>按钮完成保存（图4-11（2））。</w:t>
      </w:r>
    </w:p>
    <w:p>
      <w:pPr>
        <w:spacing w:line="360" w:lineRule="auto"/>
        <w:jc w:val="center"/>
        <w:rPr>
          <w:rFonts w:ascii="Times New Roman" w:hAnsi="Times New Roman" w:cs="Times New Roman"/>
          <w:szCs w:val="24"/>
        </w:rPr>
      </w:pPr>
      <w:r>
        <w:rPr>
          <w:rFonts w:ascii="Times New Roman" w:hAnsi="Times New Roman" w:cs="Times New Roman"/>
          <w:rPrChange w:id="1759" w:author="alan" w:date="2018-03-17T21:46:09Z">
            <w:rPr/>
          </w:rPrChange>
        </w:rPr>
        <w:drawing>
          <wp:inline distT="0" distB="0" distL="0" distR="0">
            <wp:extent cx="5085080" cy="1009015"/>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7172"/>
                    <pic:cNvPicPr>
                      <a:picLocks noChangeAspect="1"/>
                    </pic:cNvPicPr>
                  </pic:nvPicPr>
                  <pic:blipFill>
                    <a:blip r:embed="rId57"/>
                    <a:stretch>
                      <a:fillRect/>
                    </a:stretch>
                  </pic:blipFill>
                  <pic:spPr>
                    <a:xfrm>
                      <a:off x="0" y="0"/>
                      <a:ext cx="5085714" cy="1009524"/>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图4-12 保存的业务流程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业务逻辑如图4-12所示：</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（1）点击</w:t>
      </w:r>
      <w:r>
        <w:rPr>
          <w:rFonts w:ascii="Times New Roman" w:hAnsi="Times New Roman" w:eastAsia="宋体" w:cs="Times New Roman"/>
          <w:szCs w:val="24"/>
          <w:rPrChange w:id="1760" w:author="alan" w:date="2018-03-17T21:46:09Z">
            <w:rPr>
              <w:rFonts w:ascii="宋体" w:hAnsi="宋体" w:eastAsia="宋体" w:cs="Times New Roman"/>
              <w:szCs w:val="24"/>
            </w:rPr>
          </w:rPrChange>
        </w:rPr>
        <w:t>“</w:t>
      </w:r>
      <w:r>
        <w:rPr>
          <w:rFonts w:ascii="Times New Roman" w:hAnsi="Times New Roman" w:cs="Times New Roman"/>
          <w:szCs w:val="24"/>
        </w:rPr>
        <w:t>保存</w:t>
      </w:r>
      <w:r>
        <w:rPr>
          <w:rFonts w:ascii="Times New Roman" w:hAnsi="Times New Roman" w:eastAsia="宋体" w:cs="Times New Roman"/>
          <w:szCs w:val="24"/>
          <w:rPrChange w:id="1761" w:author="alan" w:date="2018-03-17T21:46:09Z">
            <w:rPr>
              <w:rFonts w:ascii="宋体" w:hAnsi="宋体" w:eastAsia="宋体" w:cs="Times New Roman"/>
              <w:szCs w:val="24"/>
            </w:rPr>
          </w:rPrChange>
        </w:rPr>
        <w:t>”</w:t>
      </w:r>
      <w:r>
        <w:rPr>
          <w:rFonts w:ascii="Times New Roman" w:hAnsi="Times New Roman" w:cs="Times New Roman"/>
          <w:szCs w:val="24"/>
        </w:rPr>
        <w:t>按钮，调用uiputfile()函数弹出保存图片对话框，</w:t>
      </w:r>
      <w:r>
        <w:rPr>
          <w:rFonts w:hint="eastAsia" w:ascii="Times New Roman" w:hAnsi="Times New Roman" w:cs="Times New Roman"/>
          <w:szCs w:val="24"/>
        </w:rPr>
        <w:t>列表Filter限制保存类型，</w:t>
      </w:r>
      <w:r>
        <w:rPr>
          <w:rFonts w:ascii="Times New Roman" w:hAnsi="Times New Roman" w:cs="Times New Roman"/>
          <w:szCs w:val="24"/>
        </w:rPr>
        <w:t>确认后得到保存路径</w:t>
      </w:r>
      <w:r>
        <w:rPr>
          <w:rFonts w:hint="eastAsia" w:ascii="Times New Roman" w:hAnsi="Times New Roman" w:cs="Times New Roman"/>
          <w:szCs w:val="24"/>
        </w:rPr>
        <w:t>pathname</w:t>
      </w:r>
      <w:r>
        <w:rPr>
          <w:rFonts w:ascii="Times New Roman" w:hAnsi="Times New Roman" w:cs="Times New Roman"/>
          <w:szCs w:val="24"/>
        </w:rPr>
        <w:t>、文件名</w:t>
      </w:r>
      <w:r>
        <w:rPr>
          <w:rFonts w:hint="eastAsia" w:ascii="Times New Roman" w:hAnsi="Times New Roman" w:cs="Times New Roman"/>
          <w:szCs w:val="24"/>
        </w:rPr>
        <w:t>filename和</w:t>
      </w:r>
      <w:r>
        <w:rPr>
          <w:rFonts w:ascii="Times New Roman" w:hAnsi="Times New Roman" w:cs="Times New Roman"/>
          <w:szCs w:val="24"/>
        </w:rPr>
        <w:t>文件类型</w:t>
      </w:r>
      <w:r>
        <w:rPr>
          <w:rFonts w:hint="eastAsia" w:ascii="Times New Roman" w:hAnsi="Times New Roman" w:cs="Times New Roman"/>
          <w:szCs w:val="24"/>
        </w:rPr>
        <w:t>format</w:t>
      </w:r>
      <w:r>
        <w:rPr>
          <w:rFonts w:ascii="Times New Roman" w:hAnsi="Times New Roman" w:cs="Times New Roman"/>
          <w:szCs w:val="24"/>
        </w:rPr>
        <w:t>等信息。</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（2）调用imwrite()函数，按照保存路径</w:t>
      </w:r>
      <w:r>
        <w:rPr>
          <w:rFonts w:hint="eastAsia" w:ascii="Times New Roman" w:hAnsi="Times New Roman" w:cs="Times New Roman"/>
          <w:szCs w:val="24"/>
        </w:rPr>
        <w:t>pathname</w:t>
      </w:r>
      <w:r>
        <w:rPr>
          <w:rFonts w:ascii="Times New Roman" w:hAnsi="Times New Roman" w:cs="Times New Roman"/>
          <w:szCs w:val="24"/>
        </w:rPr>
        <w:t>、文件名</w:t>
      </w:r>
      <w:r>
        <w:rPr>
          <w:rFonts w:hint="eastAsia" w:ascii="Times New Roman" w:hAnsi="Times New Roman" w:cs="Times New Roman"/>
          <w:szCs w:val="24"/>
        </w:rPr>
        <w:t>filename和</w:t>
      </w:r>
      <w:r>
        <w:rPr>
          <w:rFonts w:ascii="Times New Roman" w:hAnsi="Times New Roman" w:cs="Times New Roman"/>
          <w:szCs w:val="24"/>
        </w:rPr>
        <w:t>文件类型</w:t>
      </w:r>
      <w:r>
        <w:rPr>
          <w:rFonts w:hint="eastAsia" w:ascii="Times New Roman" w:hAnsi="Times New Roman" w:cs="Times New Roman"/>
          <w:szCs w:val="24"/>
        </w:rPr>
        <w:t>format对</w:t>
      </w:r>
      <w:r>
        <w:rPr>
          <w:rFonts w:ascii="Times New Roman" w:hAnsi="Times New Roman" w:cs="Times New Roman"/>
          <w:szCs w:val="24"/>
        </w:rPr>
        <w:t>主界面窗口左侧示意图进行保存。</w:t>
      </w:r>
    </w:p>
    <w:p>
      <w:pPr>
        <w:pStyle w:val="4"/>
        <w:keepNext w:val="0"/>
        <w:keepLines w:val="0"/>
        <w:numPr>
          <w:ilvl w:val="2"/>
          <w:numId w:val="1"/>
        </w:numPr>
        <w:spacing w:line="360" w:lineRule="auto"/>
        <w:rPr>
          <w:rFonts w:ascii="Times New Roman" w:hAnsi="Times New Roman" w:cs="Times New Roman"/>
          <w:rPrChange w:id="1762" w:author="alan" w:date="2018-03-17T21:46:09Z">
            <w:rPr/>
          </w:rPrChange>
        </w:rPr>
      </w:pPr>
      <w:bookmarkStart w:id="70" w:name="_Toc508613103"/>
      <w:bookmarkStart w:id="71" w:name="_Toc508613030"/>
      <w:r>
        <w:rPr>
          <w:rFonts w:hint="default" w:ascii="Times New Roman" w:hAnsi="Times New Roman" w:cs="Times New Roman"/>
          <w:rPrChange w:id="1763" w:author="alan" w:date="2018-03-17T21:46:09Z">
            <w:rPr>
              <w:rFonts w:hint="eastAsia"/>
            </w:rPr>
          </w:rPrChange>
        </w:rPr>
        <w:t>退出</w:t>
      </w:r>
      <w:bookmarkEnd w:id="70"/>
      <w:bookmarkEnd w:id="71"/>
    </w:p>
    <w:p>
      <w:pPr>
        <w:spacing w:line="360" w:lineRule="auto"/>
        <w:rPr>
          <w:rFonts w:ascii="Times New Roman" w:hAnsi="Times New Roman" w:cs="Times New Roman"/>
          <w:szCs w:val="24"/>
        </w:rPr>
      </w:pPr>
      <w:r>
        <w:rPr>
          <w:rFonts w:hint="default" w:ascii="Times New Roman" w:hAnsi="Times New Roman" w:cs="Times New Roman"/>
          <w:szCs w:val="24"/>
          <w:rPrChange w:id="1764" w:author="alan" w:date="2018-03-17T21:46:09Z">
            <w:rPr>
              <w:rFonts w:hint="eastAsia" w:asciiTheme="minorEastAsia" w:hAnsiTheme="minorEastAsia"/>
              <w:szCs w:val="24"/>
            </w:rPr>
          </w:rPrChange>
        </w:rPr>
        <w:tab/>
      </w:r>
      <w:r>
        <w:rPr>
          <w:rFonts w:ascii="Times New Roman" w:hAnsi="Times New Roman" w:cs="Times New Roman"/>
          <w:szCs w:val="24"/>
        </w:rPr>
        <w:t>点击文件菜单下的退出按钮，关闭主界面窗口。</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3895090" cy="656590"/>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图片 7173"/>
                    <pic:cNvPicPr>
                      <a:picLocks noChangeAspect="1"/>
                    </pic:cNvPicPr>
                  </pic:nvPicPr>
                  <pic:blipFill>
                    <a:blip r:embed="rId58"/>
                    <a:stretch>
                      <a:fillRect/>
                    </a:stretch>
                  </pic:blipFill>
                  <pic:spPr>
                    <a:xfrm>
                      <a:off x="0" y="0"/>
                      <a:ext cx="3895238" cy="657143"/>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图4-13 关闭的业务流程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业务流程如图4-13所示：</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（1）点击退出按钮，调用clear()函数，清除系统在运行过程中</w:t>
      </w:r>
      <w:r>
        <w:rPr>
          <w:rFonts w:hint="eastAsia" w:ascii="Times New Roman" w:hAnsi="Times New Roman" w:cs="Times New Roman"/>
          <w:szCs w:val="24"/>
        </w:rPr>
        <w:t>产生的临时变量</w:t>
      </w:r>
      <w:r>
        <w:rPr>
          <w:rFonts w:ascii="Times New Roman" w:hAnsi="Times New Roman" w:cs="Times New Roman"/>
          <w:szCs w:val="24"/>
        </w:rPr>
        <w:t>。</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（2）调用close()函数关闭主界面</w:t>
      </w:r>
      <w:r>
        <w:rPr>
          <w:rFonts w:hint="eastAsia" w:ascii="Times New Roman" w:hAnsi="Times New Roman" w:cs="Times New Roman"/>
          <w:szCs w:val="24"/>
        </w:rPr>
        <w:t>并终止进程，</w:t>
      </w:r>
      <w:r>
        <w:rPr>
          <w:rFonts w:ascii="Times New Roman" w:hAnsi="Times New Roman" w:cs="Times New Roman"/>
          <w:szCs w:val="24"/>
        </w:rPr>
        <w:t>完成系统退出。</w:t>
      </w:r>
    </w:p>
    <w:p>
      <w:pPr>
        <w:pStyle w:val="4"/>
        <w:keepNext w:val="0"/>
        <w:keepLines w:val="0"/>
        <w:numPr>
          <w:ilvl w:val="2"/>
          <w:numId w:val="1"/>
        </w:numPr>
        <w:spacing w:line="360" w:lineRule="auto"/>
        <w:rPr>
          <w:rFonts w:ascii="Times New Roman" w:hAnsi="Times New Roman" w:cs="Times New Roman"/>
          <w:rPrChange w:id="1765" w:author="alan" w:date="2018-03-17T21:46:09Z">
            <w:rPr/>
          </w:rPrChange>
        </w:rPr>
      </w:pPr>
      <w:ins w:id="1766" w:author="alan" w:date="2018-03-17T23:04:01Z">
        <w:bookmarkStart w:id="72" w:name="_Toc508613031"/>
        <w:bookmarkStart w:id="73" w:name="_Toc508613104"/>
        <w:r>
          <w:rPr>
            <w:rFonts w:hint="eastAsia" w:ascii="Times New Roman" w:hAnsi="Times New Roman" w:cs="Times New Roman"/>
            <w:lang w:val="en-US" w:eastAsia="zh-CN"/>
          </w:rPr>
          <w:t>观察</w:t>
        </w:r>
      </w:ins>
      <w:r>
        <w:rPr>
          <w:rFonts w:hint="default" w:ascii="Times New Roman" w:hAnsi="Times New Roman" w:cs="Times New Roman"/>
          <w:rPrChange w:id="1767" w:author="alan" w:date="2018-03-17T21:46:09Z">
            <w:rPr>
              <w:rFonts w:hint="eastAsia"/>
            </w:rPr>
          </w:rPrChange>
        </w:rPr>
        <w:t>时</w:t>
      </w:r>
      <w:ins w:id="1768" w:author="alan" w:date="2018-03-17T23:04:05Z">
        <w:r>
          <w:rPr>
            <w:rFonts w:hint="eastAsia" w:ascii="Times New Roman" w:hAnsi="Times New Roman" w:cs="Times New Roman"/>
            <w:lang w:val="en-US" w:eastAsia="zh-CN"/>
          </w:rPr>
          <w:t>段</w:t>
        </w:r>
      </w:ins>
      <w:del w:id="1769" w:author="alan" w:date="2018-03-17T23:04:04Z">
        <w:r>
          <w:rPr>
            <w:rFonts w:hint="default" w:ascii="Times New Roman" w:hAnsi="Times New Roman" w:cs="Times New Roman"/>
            <w:rPrChange w:id="1770" w:author="alan" w:date="2018-03-17T21:46:09Z">
              <w:rPr>
                <w:rFonts w:hint="eastAsia"/>
              </w:rPr>
            </w:rPrChange>
          </w:rPr>
          <w:delText>间</w:delText>
        </w:r>
      </w:del>
      <w:r>
        <w:rPr>
          <w:rFonts w:hint="default" w:ascii="Times New Roman" w:hAnsi="Times New Roman" w:cs="Times New Roman"/>
          <w:rPrChange w:id="1772" w:author="alan" w:date="2018-03-17T21:46:09Z">
            <w:rPr>
              <w:rFonts w:hint="eastAsia"/>
            </w:rPr>
          </w:rPrChange>
        </w:rPr>
        <w:t>选择</w:t>
      </w:r>
      <w:bookmarkEnd w:id="72"/>
      <w:bookmarkEnd w:id="73"/>
    </w:p>
    <w:p>
      <w:pPr>
        <w:spacing w:line="360" w:lineRule="auto"/>
        <w:rPr>
          <w:rFonts w:ascii="Times New Roman" w:hAnsi="Times New Roman" w:cs="Times New Roman"/>
          <w:szCs w:val="24"/>
        </w:rPr>
      </w:pPr>
      <w:r>
        <w:rPr>
          <w:rFonts w:hint="default" w:ascii="Times New Roman" w:hAnsi="Times New Roman" w:cs="Times New Roman"/>
          <w:szCs w:val="24"/>
          <w:rPrChange w:id="1773" w:author="alan" w:date="2018-03-17T21:46:09Z">
            <w:rPr>
              <w:rFonts w:hint="eastAsia" w:asciiTheme="minorEastAsia" w:hAnsiTheme="minorEastAsia"/>
              <w:szCs w:val="24"/>
            </w:rPr>
          </w:rPrChange>
        </w:rPr>
        <w:tab/>
      </w:r>
      <w:ins w:id="1774" w:author="alan" w:date="2018-03-17T23:04:08Z">
        <w:r>
          <w:rPr>
            <w:rFonts w:hint="eastAsia" w:ascii="Times New Roman" w:hAnsi="Times New Roman" w:cs="Times New Roman"/>
            <w:szCs w:val="24"/>
            <w:lang w:val="en-US" w:eastAsia="zh-CN"/>
          </w:rPr>
          <w:t>观察</w:t>
        </w:r>
      </w:ins>
      <w:ins w:id="1775" w:author="alan" w:date="2018-03-17T23:04:10Z">
        <w:r>
          <w:rPr>
            <w:rFonts w:hint="eastAsia" w:ascii="Times New Roman" w:hAnsi="Times New Roman" w:cs="Times New Roman"/>
            <w:szCs w:val="24"/>
            <w:lang w:val="en-US" w:eastAsia="zh-CN"/>
          </w:rPr>
          <w:t>时段</w:t>
        </w:r>
      </w:ins>
      <w:del w:id="1776" w:author="alan" w:date="2018-03-17T23:04:11Z">
        <w:r>
          <w:rPr>
            <w:rFonts w:ascii="Times New Roman" w:hAnsi="Times New Roman" w:cs="Times New Roman"/>
            <w:szCs w:val="24"/>
          </w:rPr>
          <w:delText>时间</w:delText>
        </w:r>
      </w:del>
      <w:r>
        <w:rPr>
          <w:rFonts w:ascii="Times New Roman" w:hAnsi="Times New Roman" w:cs="Times New Roman"/>
          <w:szCs w:val="24"/>
        </w:rPr>
        <w:t>选择是观察</w:t>
      </w:r>
      <w:del w:id="1777" w:author="alan" w:date="2018-03-17T21:14:13Z">
        <w:r>
          <w:rPr>
            <w:rFonts w:ascii="Times New Roman" w:hAnsi="Times New Roman" w:cs="Times New Roman"/>
            <w:szCs w:val="24"/>
          </w:rPr>
          <w:delText>渔船</w:delText>
        </w:r>
      </w:del>
      <w:ins w:id="177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轨迹数据和捕捞区统计热度图的前提。通过选择起始和终止时间，可以观察</w:t>
      </w:r>
      <w:del w:id="1779" w:author="alan" w:date="2018-03-17T21:14:13Z">
        <w:r>
          <w:rPr>
            <w:rFonts w:ascii="Times New Roman" w:hAnsi="Times New Roman" w:cs="Times New Roman"/>
            <w:szCs w:val="24"/>
          </w:rPr>
          <w:delText>渔船</w:delText>
        </w:r>
      </w:del>
      <w:ins w:id="178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在这段时间内的轨迹，或者是在这段时间内所有捕捞区识别结果叠加的热度图。具体操作如图4-14：</w:t>
      </w:r>
    </w:p>
    <w:p>
      <w:pPr>
        <w:spacing w:line="360" w:lineRule="auto"/>
        <w:rPr>
          <w:rFonts w:ascii="Times New Roman" w:hAnsi="Times New Roman" w:cs="Times New Roman"/>
          <w:szCs w:val="24"/>
        </w:rPr>
      </w:pPr>
      <w:r>
        <w:rPr>
          <w:rFonts w:ascii="Times New Roman" w:hAnsi="Times New Roman" w:cs="Times New Roman"/>
        </w:rPr>
        <w:drawing>
          <wp:inline distT="0" distB="0" distL="0" distR="0">
            <wp:extent cx="2543175" cy="1917065"/>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图片 4104"/>
                    <pic:cNvPicPr>
                      <a:picLocks noChangeAspect="1"/>
                    </pic:cNvPicPr>
                  </pic:nvPicPr>
                  <pic:blipFill>
                    <a:blip r:embed="rId59"/>
                    <a:stretch>
                      <a:fillRect/>
                    </a:stretch>
                  </pic:blipFill>
                  <pic:spPr>
                    <a:xfrm>
                      <a:off x="0" y="0"/>
                      <a:ext cx="2555781" cy="1926894"/>
                    </a:xfrm>
                    <a:prstGeom prst="rect">
                      <a:avLst/>
                    </a:prstGeom>
                  </pic:spPr>
                </pic:pic>
              </a:graphicData>
            </a:graphic>
          </wp:inline>
        </w:drawing>
      </w:r>
      <w:r>
        <w:rPr>
          <w:rFonts w:ascii="Times New Roman" w:hAnsi="Times New Roman" w:cs="Times New Roman"/>
          <w:szCs w:val="24"/>
        </w:rPr>
        <w:t xml:space="preserve"> </w:t>
      </w:r>
      <w:r>
        <w:rPr>
          <w:rFonts w:ascii="Times New Roman" w:hAnsi="Times New Roman" w:cs="Times New Roman"/>
        </w:rPr>
        <w:drawing>
          <wp:inline distT="0" distB="0" distL="0" distR="0">
            <wp:extent cx="2547620" cy="1920875"/>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图片 4106"/>
                    <pic:cNvPicPr>
                      <a:picLocks noChangeAspect="1"/>
                    </pic:cNvPicPr>
                  </pic:nvPicPr>
                  <pic:blipFill>
                    <a:blip r:embed="rId60"/>
                    <a:stretch>
                      <a:fillRect/>
                    </a:stretch>
                  </pic:blipFill>
                  <pic:spPr>
                    <a:xfrm>
                      <a:off x="0" y="0"/>
                      <a:ext cx="2554893" cy="1926225"/>
                    </a:xfrm>
                    <a:prstGeom prst="rect">
                      <a:avLst/>
                    </a:prstGeom>
                  </pic:spPr>
                </pic:pic>
              </a:graphicData>
            </a:graphic>
          </wp:inline>
        </w:drawing>
      </w:r>
    </w:p>
    <w:p>
      <w:pPr>
        <w:spacing w:line="360" w:lineRule="auto"/>
        <w:ind w:firstLine="240" w:firstLineChars="100"/>
        <w:rPr>
          <w:rFonts w:ascii="Times New Roman" w:hAnsi="Times New Roman" w:cs="Times New Roman"/>
          <w:szCs w:val="24"/>
        </w:rPr>
      </w:pPr>
      <w:r>
        <w:rPr>
          <w:rFonts w:ascii="Times New Roman" w:hAnsi="Times New Roman" w:cs="Times New Roman"/>
          <w:szCs w:val="24"/>
        </w:rPr>
        <w:t>（1）在UICalendar界面选择时间         （2）时间选择完成效果</w:t>
      </w:r>
    </w:p>
    <w:p>
      <w:pPr>
        <w:spacing w:line="360" w:lineRule="auto"/>
        <w:jc w:val="center"/>
        <w:rPr>
          <w:rFonts w:ascii="Times New Roman" w:hAnsi="Times New Roman" w:cs="Times New Roman"/>
          <w:szCs w:val="24"/>
        </w:rPr>
      </w:pPr>
      <w:r>
        <w:rPr>
          <w:rFonts w:ascii="Times New Roman" w:hAnsi="Times New Roman" w:cs="Times New Roman"/>
          <w:szCs w:val="24"/>
        </w:rPr>
        <w:t>图4-14 时间选择的操作流程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点击起始时间按钮（或终止时间按钮），弹出时间选择窗口，时间精确到天。默认时间为VMS数据最早（或最晚）的记录时间，用黄色标记。图4-14（1）所示了默认时间是2014年4月1日。起始时间和终止时间选择完成后，会在按钮左侧的文本框中显示（图4-14（2））。</w:t>
      </w:r>
    </w:p>
    <w:p>
      <w:pPr>
        <w:spacing w:line="360" w:lineRule="auto"/>
        <w:jc w:val="center"/>
        <w:rPr>
          <w:rFonts w:ascii="Times New Roman" w:hAnsi="Times New Roman" w:cs="Times New Roman"/>
          <w:szCs w:val="24"/>
        </w:rPr>
      </w:pPr>
      <w:r>
        <w:rPr>
          <w:rFonts w:ascii="Times New Roman" w:hAnsi="Times New Roman" w:cs="Times New Roman"/>
          <w:rPrChange w:id="1782" w:author="alan" w:date="2018-03-17T21:46:09Z">
            <w:rPr/>
          </w:rPrChange>
        </w:rPr>
        <w:drawing>
          <wp:inline distT="0" distB="0" distL="0" distR="0">
            <wp:extent cx="4371340" cy="847090"/>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pic:cNvPicPr>
                      <a:picLocks noChangeAspect="1"/>
                    </pic:cNvPicPr>
                  </pic:nvPicPr>
                  <pic:blipFill>
                    <a:blip r:embed="rId61"/>
                    <a:stretch>
                      <a:fillRect/>
                    </a:stretch>
                  </pic:blipFill>
                  <pic:spPr>
                    <a:xfrm>
                      <a:off x="0" y="0"/>
                      <a:ext cx="4371429" cy="847619"/>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图4-15 时间选择的业务逻辑</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业务逻辑如图4-15所示：</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（1）点击</w:t>
      </w:r>
      <w:r>
        <w:rPr>
          <w:rFonts w:ascii="Times New Roman" w:hAnsi="Times New Roman" w:eastAsia="宋体" w:cs="Times New Roman"/>
          <w:szCs w:val="24"/>
          <w:rPrChange w:id="1783" w:author="alan" w:date="2018-03-17T21:46:09Z">
            <w:rPr>
              <w:rFonts w:ascii="宋体" w:hAnsi="宋体" w:eastAsia="宋体" w:cs="Times New Roman"/>
              <w:szCs w:val="24"/>
            </w:rPr>
          </w:rPrChange>
        </w:rPr>
        <w:t>“</w:t>
      </w:r>
      <w:r>
        <w:rPr>
          <w:rFonts w:ascii="Times New Roman" w:hAnsi="Times New Roman" w:cs="Times New Roman"/>
          <w:szCs w:val="24"/>
        </w:rPr>
        <w:t>起始时间</w:t>
      </w:r>
      <w:r>
        <w:rPr>
          <w:rFonts w:ascii="Times New Roman" w:hAnsi="Times New Roman" w:eastAsia="宋体" w:cs="Times New Roman"/>
          <w:szCs w:val="24"/>
          <w:rPrChange w:id="1784" w:author="alan" w:date="2018-03-17T21:46:09Z">
            <w:rPr>
              <w:rFonts w:ascii="宋体" w:hAnsi="宋体" w:eastAsia="宋体" w:cs="Times New Roman"/>
              <w:szCs w:val="24"/>
            </w:rPr>
          </w:rPrChange>
        </w:rPr>
        <w:t>”</w:t>
      </w:r>
      <w:r>
        <w:rPr>
          <w:rFonts w:ascii="Times New Roman" w:hAnsi="Times New Roman" w:cs="Times New Roman"/>
          <w:szCs w:val="24"/>
        </w:rPr>
        <w:t>或</w:t>
      </w:r>
      <w:r>
        <w:rPr>
          <w:rFonts w:ascii="Times New Roman" w:hAnsi="Times New Roman" w:eastAsia="宋体" w:cs="Times New Roman"/>
          <w:szCs w:val="24"/>
          <w:rPrChange w:id="1785" w:author="alan" w:date="2018-03-17T21:46:09Z">
            <w:rPr>
              <w:rFonts w:ascii="宋体" w:hAnsi="宋体" w:eastAsia="宋体" w:cs="Times New Roman"/>
              <w:szCs w:val="24"/>
            </w:rPr>
          </w:rPrChange>
        </w:rPr>
        <w:t>“</w:t>
      </w:r>
      <w:r>
        <w:rPr>
          <w:rFonts w:ascii="Times New Roman" w:hAnsi="Times New Roman" w:cs="Times New Roman"/>
          <w:szCs w:val="24"/>
        </w:rPr>
        <w:t>终止时间</w:t>
      </w:r>
      <w:r>
        <w:rPr>
          <w:rFonts w:ascii="Times New Roman" w:hAnsi="Times New Roman" w:eastAsia="宋体" w:cs="Times New Roman"/>
          <w:szCs w:val="24"/>
          <w:rPrChange w:id="1786" w:author="alan" w:date="2018-03-17T21:46:09Z">
            <w:rPr>
              <w:rFonts w:ascii="宋体" w:hAnsi="宋体" w:eastAsia="宋体" w:cs="Times New Roman"/>
              <w:szCs w:val="24"/>
            </w:rPr>
          </w:rPrChange>
        </w:rPr>
        <w:t>”</w:t>
      </w:r>
      <w:r>
        <w:rPr>
          <w:rFonts w:ascii="Times New Roman" w:hAnsi="Times New Roman" w:cs="Times New Roman"/>
          <w:szCs w:val="24"/>
        </w:rPr>
        <w:t>按钮，调用uicalendar()函数，弹出时间选择对话框，</w:t>
      </w:r>
      <w:r>
        <w:rPr>
          <w:rFonts w:hint="eastAsia" w:ascii="Times New Roman" w:hAnsi="Times New Roman" w:cs="Times New Roman"/>
          <w:szCs w:val="24"/>
        </w:rPr>
        <w:t>初始默认值为StTime或EdTime，</w:t>
      </w:r>
      <w:r>
        <w:rPr>
          <w:rFonts w:ascii="Times New Roman" w:hAnsi="Times New Roman" w:cs="Times New Roman"/>
          <w:szCs w:val="24"/>
        </w:rPr>
        <w:t>选择年月日并确认。若未选择时间，则返回为空值。</w:t>
      </w:r>
      <w:r>
        <w:rPr>
          <w:rFonts w:hint="eastAsia" w:ascii="Times New Roman" w:hAnsi="Times New Roman" w:cs="Times New Roman"/>
          <w:szCs w:val="24"/>
        </w:rPr>
        <w:t>函数</w:t>
      </w:r>
      <w:r>
        <w:rPr>
          <w:rFonts w:ascii="Times New Roman" w:hAnsi="Times New Roman" w:cs="Times New Roman"/>
          <w:szCs w:val="24"/>
        </w:rPr>
        <w:t>w</w:t>
      </w:r>
      <w:r>
        <w:rPr>
          <w:rFonts w:hint="eastAsia" w:ascii="Times New Roman" w:hAnsi="Times New Roman" w:cs="Times New Roman"/>
          <w:szCs w:val="24"/>
        </w:rPr>
        <w:t>aitfor()使得在退出时间选择窗口后执行后续操作。</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（2）返回结果若为日期，显示在按钮左侧的文本框中；若为空值，在文本框中显示</w:t>
      </w:r>
      <w:r>
        <w:rPr>
          <w:rFonts w:ascii="Times New Roman" w:hAnsi="Times New Roman" w:eastAsia="宋体" w:cs="Times New Roman"/>
          <w:szCs w:val="24"/>
          <w:rPrChange w:id="1787" w:author="alan" w:date="2018-03-17T21:46:09Z">
            <w:rPr>
              <w:rFonts w:ascii="宋体" w:hAnsi="宋体" w:eastAsia="宋体" w:cs="Times New Roman"/>
              <w:szCs w:val="24"/>
            </w:rPr>
          </w:rPrChange>
        </w:rPr>
        <w:t>“</w:t>
      </w:r>
      <w:r>
        <w:rPr>
          <w:rFonts w:ascii="Times New Roman" w:hAnsi="Times New Roman" w:cs="Times New Roman"/>
          <w:szCs w:val="24"/>
        </w:rPr>
        <w:t>请选择</w:t>
      </w:r>
      <w:r>
        <w:rPr>
          <w:rFonts w:ascii="Times New Roman" w:hAnsi="Times New Roman" w:eastAsia="宋体" w:cs="Times New Roman"/>
          <w:szCs w:val="24"/>
          <w:rPrChange w:id="1788" w:author="alan" w:date="2018-03-17T21:46:09Z">
            <w:rPr>
              <w:rFonts w:ascii="宋体" w:hAnsi="宋体" w:eastAsia="宋体" w:cs="Times New Roman"/>
              <w:szCs w:val="24"/>
            </w:rPr>
          </w:rPrChange>
        </w:rPr>
        <w:t>”</w:t>
      </w:r>
      <w:r>
        <w:rPr>
          <w:rFonts w:ascii="Times New Roman" w:hAnsi="Times New Roman" w:cs="Times New Roman"/>
          <w:szCs w:val="24"/>
        </w:rPr>
        <w:t>。</w:t>
      </w:r>
    </w:p>
    <w:p>
      <w:pPr>
        <w:pStyle w:val="4"/>
        <w:keepNext w:val="0"/>
        <w:keepLines w:val="0"/>
        <w:numPr>
          <w:ilvl w:val="2"/>
          <w:numId w:val="1"/>
        </w:numPr>
        <w:spacing w:line="360" w:lineRule="auto"/>
        <w:rPr>
          <w:rFonts w:ascii="Times New Roman" w:hAnsi="Times New Roman" w:cs="Times New Roman"/>
          <w:rPrChange w:id="1789" w:author="alan" w:date="2018-03-17T21:46:09Z">
            <w:rPr/>
          </w:rPrChange>
        </w:rPr>
      </w:pPr>
      <w:del w:id="1790" w:author="alan" w:date="2018-03-17T21:14:13Z">
        <w:bookmarkStart w:id="74" w:name="_Toc508613105"/>
        <w:bookmarkStart w:id="75" w:name="_Toc508613032"/>
        <w:r>
          <w:rPr>
            <w:rFonts w:hint="default" w:ascii="Times New Roman" w:hAnsi="Times New Roman" w:cs="Times New Roman"/>
            <w:rPrChange w:id="1791" w:author="alan" w:date="2018-03-17T21:46:09Z">
              <w:rPr>
                <w:rFonts w:hint="eastAsia"/>
              </w:rPr>
            </w:rPrChange>
          </w:rPr>
          <w:delText>渔船</w:delText>
        </w:r>
      </w:del>
      <w:ins w:id="1792" w:author="alan" w:date="2018-03-17T21:14:13Z">
        <w:r>
          <w:rPr>
            <w:rFonts w:hint="default" w:ascii="Times New Roman" w:hAnsi="Times New Roman" w:cs="Times New Roman"/>
            <w:lang w:eastAsia="zh-CN"/>
            <w:rPrChange w:id="1793" w:author="alan" w:date="2018-03-17T21:46:09Z">
              <w:rPr>
                <w:rFonts w:hint="eastAsia"/>
                <w:lang w:eastAsia="zh-CN"/>
              </w:rPr>
            </w:rPrChange>
          </w:rPr>
          <w:t>渔业船舶</w:t>
        </w:r>
      </w:ins>
      <w:r>
        <w:rPr>
          <w:rFonts w:hint="default" w:ascii="Times New Roman" w:hAnsi="Times New Roman" w:cs="Times New Roman"/>
          <w:rPrChange w:id="1794" w:author="alan" w:date="2018-03-17T21:46:09Z">
            <w:rPr>
              <w:rFonts w:hint="eastAsia"/>
            </w:rPr>
          </w:rPrChange>
        </w:rPr>
        <w:t>选择</w:t>
      </w:r>
      <w:bookmarkEnd w:id="74"/>
      <w:bookmarkEnd w:id="75"/>
    </w:p>
    <w:p>
      <w:pPr>
        <w:spacing w:line="360" w:lineRule="auto"/>
        <w:rPr>
          <w:rFonts w:ascii="Times New Roman" w:hAnsi="Times New Roman" w:eastAsia="宋体" w:cs="Times New Roman"/>
          <w:szCs w:val="24"/>
        </w:rPr>
      </w:pPr>
      <w:r>
        <w:rPr>
          <w:rFonts w:hint="default" w:ascii="Times New Roman" w:hAnsi="Times New Roman" w:cs="Times New Roman"/>
          <w:szCs w:val="24"/>
          <w:rPrChange w:id="1795" w:author="alan" w:date="2018-03-17T21:46:09Z">
            <w:rPr>
              <w:rFonts w:hint="eastAsia" w:asciiTheme="minorEastAsia" w:hAnsiTheme="minorEastAsia"/>
              <w:szCs w:val="24"/>
            </w:rPr>
          </w:rPrChange>
        </w:rPr>
        <w:tab/>
      </w:r>
      <w:r>
        <w:rPr>
          <w:rFonts w:ascii="Times New Roman" w:hAnsi="Times New Roman" w:eastAsia="宋体" w:cs="Times New Roman"/>
          <w:szCs w:val="24"/>
        </w:rPr>
        <w:t>通过</w:t>
      </w:r>
      <w:del w:id="1796" w:author="alan" w:date="2018-03-17T21:14:13Z">
        <w:r>
          <w:rPr>
            <w:rFonts w:ascii="Times New Roman" w:hAnsi="Times New Roman" w:eastAsia="宋体" w:cs="Times New Roman"/>
            <w:szCs w:val="24"/>
          </w:rPr>
          <w:delText>渔船</w:delText>
        </w:r>
      </w:del>
      <w:ins w:id="1797"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编号的选择，我们可以观察</w:t>
      </w:r>
      <w:del w:id="1798" w:author="alan" w:date="2018-03-17T21:14:13Z">
        <w:r>
          <w:rPr>
            <w:rFonts w:ascii="Times New Roman" w:hAnsi="Times New Roman" w:eastAsia="宋体" w:cs="Times New Roman"/>
            <w:szCs w:val="24"/>
          </w:rPr>
          <w:delText>渔船</w:delText>
        </w:r>
      </w:del>
      <w:ins w:id="1799"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的VMS数据轨迹，如图4-16所示</w:t>
      </w:r>
    </w:p>
    <w:p>
      <w:pPr>
        <w:spacing w:line="360" w:lineRule="auto"/>
        <w:jc w:val="center"/>
        <w:rPr>
          <w:rFonts w:ascii="Times New Roman" w:hAnsi="Times New Roman" w:eastAsia="宋体" w:cs="Times New Roman"/>
          <w:szCs w:val="24"/>
        </w:rPr>
      </w:pPr>
      <w:r>
        <w:rPr>
          <w:rFonts w:ascii="Times New Roman" w:hAnsi="Times New Roman" w:eastAsia="宋体" w:cs="Times New Roman"/>
        </w:rPr>
        <w:drawing>
          <wp:inline distT="0" distB="0" distL="0" distR="0">
            <wp:extent cx="2544445" cy="1918335"/>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图片 4107"/>
                    <pic:cNvPicPr>
                      <a:picLocks noChangeAspect="1"/>
                    </pic:cNvPicPr>
                  </pic:nvPicPr>
                  <pic:blipFill>
                    <a:blip r:embed="rId62"/>
                    <a:stretch>
                      <a:fillRect/>
                    </a:stretch>
                  </pic:blipFill>
                  <pic:spPr>
                    <a:xfrm>
                      <a:off x="0" y="0"/>
                      <a:ext cx="2545047" cy="1918800"/>
                    </a:xfrm>
                    <a:prstGeom prst="rect">
                      <a:avLst/>
                    </a:prstGeom>
                  </pic:spPr>
                </pic:pic>
              </a:graphicData>
            </a:graphic>
          </wp:inline>
        </w:drawing>
      </w:r>
      <w:r>
        <w:rPr>
          <w:rFonts w:ascii="Times New Roman" w:hAnsi="Times New Roman" w:eastAsia="宋体" w:cs="Times New Roman"/>
          <w:szCs w:val="24"/>
        </w:rPr>
        <w:t xml:space="preserve"> </w:t>
      </w:r>
      <w:r>
        <w:rPr>
          <w:rFonts w:ascii="Times New Roman" w:hAnsi="Times New Roman" w:eastAsia="宋体" w:cs="Times New Roman"/>
        </w:rPr>
        <w:drawing>
          <wp:inline distT="0" distB="0" distL="0" distR="0">
            <wp:extent cx="2544445" cy="1918335"/>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图片 4108"/>
                    <pic:cNvPicPr>
                      <a:picLocks noChangeAspect="1"/>
                    </pic:cNvPicPr>
                  </pic:nvPicPr>
                  <pic:blipFill>
                    <a:blip r:embed="rId63"/>
                    <a:stretch>
                      <a:fillRect/>
                    </a:stretch>
                  </pic:blipFill>
                  <pic:spPr>
                    <a:xfrm>
                      <a:off x="0" y="0"/>
                      <a:ext cx="2545045" cy="1918800"/>
                    </a:xfrm>
                    <a:prstGeom prst="rect">
                      <a:avLst/>
                    </a:prstGeom>
                  </pic:spPr>
                </pic:pic>
              </a:graphicData>
            </a:graphic>
          </wp:inline>
        </w:drawing>
      </w:r>
    </w:p>
    <w:p>
      <w:pPr>
        <w:spacing w:line="360" w:lineRule="auto"/>
        <w:rPr>
          <w:rFonts w:ascii="Times New Roman" w:hAnsi="Times New Roman" w:eastAsia="宋体" w:cs="Times New Roman"/>
          <w:szCs w:val="24"/>
        </w:rPr>
      </w:pPr>
      <w:r>
        <w:rPr>
          <w:rFonts w:ascii="Times New Roman" w:hAnsi="Times New Roman" w:eastAsia="宋体" w:cs="Times New Roman"/>
          <w:szCs w:val="24"/>
        </w:rPr>
        <w:tab/>
      </w:r>
      <w:r>
        <w:rPr>
          <w:rFonts w:ascii="Times New Roman" w:hAnsi="Times New Roman" w:eastAsia="宋体" w:cs="Times New Roman"/>
          <w:szCs w:val="24"/>
        </w:rPr>
        <w:tab/>
      </w:r>
      <w:r>
        <w:rPr>
          <w:rFonts w:ascii="Times New Roman" w:hAnsi="Times New Roman" w:eastAsia="宋体" w:cs="Times New Roman"/>
          <w:szCs w:val="24"/>
        </w:rPr>
        <w:t>（1）选择</w:t>
      </w:r>
      <w:del w:id="1800" w:author="alan" w:date="2018-03-17T21:14:13Z">
        <w:r>
          <w:rPr>
            <w:rFonts w:ascii="Times New Roman" w:hAnsi="Times New Roman" w:eastAsia="宋体" w:cs="Times New Roman"/>
            <w:szCs w:val="24"/>
          </w:rPr>
          <w:delText>渔船</w:delText>
        </w:r>
      </w:del>
      <w:ins w:id="1801"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               （2）</w:t>
      </w:r>
      <w:del w:id="1802" w:author="alan" w:date="2018-03-17T21:14:13Z">
        <w:r>
          <w:rPr>
            <w:rFonts w:ascii="Times New Roman" w:hAnsi="Times New Roman" w:eastAsia="宋体" w:cs="Times New Roman"/>
            <w:szCs w:val="24"/>
          </w:rPr>
          <w:delText>渔船</w:delText>
        </w:r>
      </w:del>
      <w:ins w:id="1803"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的VMS数据轨迹</w:t>
      </w:r>
    </w:p>
    <w:p>
      <w:pPr>
        <w:spacing w:line="360" w:lineRule="auto"/>
        <w:jc w:val="center"/>
        <w:rPr>
          <w:rFonts w:ascii="Times New Roman" w:hAnsi="Times New Roman" w:eastAsia="宋体" w:cs="Times New Roman"/>
          <w:szCs w:val="24"/>
        </w:rPr>
      </w:pPr>
      <w:r>
        <w:rPr>
          <w:rFonts w:ascii="Times New Roman" w:hAnsi="Times New Roman" w:eastAsia="宋体" w:cs="Times New Roman"/>
          <w:szCs w:val="24"/>
        </w:rPr>
        <w:t xml:space="preserve">图4-16 </w:t>
      </w:r>
      <w:del w:id="1804" w:author="alan" w:date="2018-03-17T21:14:13Z">
        <w:r>
          <w:rPr>
            <w:rFonts w:ascii="Times New Roman" w:hAnsi="Times New Roman" w:eastAsia="宋体" w:cs="Times New Roman"/>
            <w:szCs w:val="24"/>
          </w:rPr>
          <w:delText>渔船</w:delText>
        </w:r>
      </w:del>
      <w:ins w:id="1805"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选择的操作流程</w:t>
      </w:r>
    </w:p>
    <w:p>
      <w:pPr>
        <w:spacing w:line="360" w:lineRule="auto"/>
        <w:rPr>
          <w:rFonts w:ascii="Times New Roman" w:hAnsi="Times New Roman" w:eastAsia="宋体" w:cs="Times New Roman"/>
          <w:szCs w:val="24"/>
        </w:rPr>
      </w:pPr>
      <w:r>
        <w:rPr>
          <w:rFonts w:ascii="Times New Roman" w:hAnsi="Times New Roman" w:eastAsia="宋体" w:cs="Times New Roman"/>
          <w:szCs w:val="24"/>
        </w:rPr>
        <w:tab/>
      </w:r>
      <w:r>
        <w:rPr>
          <w:rFonts w:ascii="Times New Roman" w:hAnsi="Times New Roman" w:eastAsia="宋体" w:cs="Times New Roman"/>
          <w:szCs w:val="24"/>
        </w:rPr>
        <w:t>点击</w:t>
      </w:r>
      <w:r>
        <w:rPr>
          <w:rFonts w:ascii="Times New Roman" w:hAnsi="Times New Roman" w:eastAsia="宋体" w:cs="Times New Roman"/>
          <w:szCs w:val="24"/>
          <w:rPrChange w:id="1806" w:author="alan" w:date="2018-03-17T21:46:09Z">
            <w:rPr>
              <w:rFonts w:ascii="宋体" w:hAnsi="宋体" w:eastAsia="宋体" w:cs="Times New Roman"/>
              <w:szCs w:val="24"/>
            </w:rPr>
          </w:rPrChange>
        </w:rPr>
        <w:t>“</w:t>
      </w:r>
      <w:del w:id="1807" w:author="alan" w:date="2018-03-17T21:14:13Z">
        <w:r>
          <w:rPr>
            <w:rFonts w:ascii="Times New Roman" w:hAnsi="Times New Roman" w:eastAsia="宋体" w:cs="Times New Roman"/>
            <w:szCs w:val="24"/>
          </w:rPr>
          <w:delText>渔船</w:delText>
        </w:r>
      </w:del>
      <w:ins w:id="1808"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w:t>
      </w:r>
      <w:r>
        <w:rPr>
          <w:rFonts w:ascii="Times New Roman" w:hAnsi="Times New Roman" w:eastAsia="宋体" w:cs="Times New Roman"/>
          <w:szCs w:val="24"/>
          <w:rPrChange w:id="1809" w:author="alan" w:date="2018-03-17T21:46:09Z">
            <w:rPr>
              <w:rFonts w:ascii="宋体" w:hAnsi="宋体" w:eastAsia="宋体" w:cs="Times New Roman"/>
              <w:szCs w:val="24"/>
            </w:rPr>
          </w:rPrChange>
        </w:rPr>
        <w:t>”</w:t>
      </w:r>
      <w:r>
        <w:rPr>
          <w:rFonts w:ascii="Times New Roman" w:hAnsi="Times New Roman" w:eastAsia="宋体" w:cs="Times New Roman"/>
          <w:szCs w:val="24"/>
        </w:rPr>
        <w:t>按钮，弹出</w:t>
      </w:r>
      <w:del w:id="1810" w:author="alan" w:date="2018-03-17T21:14:13Z">
        <w:r>
          <w:rPr>
            <w:rFonts w:ascii="Times New Roman" w:hAnsi="Times New Roman" w:eastAsia="宋体" w:cs="Times New Roman"/>
            <w:szCs w:val="24"/>
          </w:rPr>
          <w:delText>渔船</w:delText>
        </w:r>
      </w:del>
      <w:ins w:id="1811"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编号窗口，从列表中选择要查看轨迹的</w:t>
      </w:r>
      <w:del w:id="1812" w:author="alan" w:date="2018-03-17T21:14:13Z">
        <w:r>
          <w:rPr>
            <w:rFonts w:ascii="Times New Roman" w:hAnsi="Times New Roman" w:eastAsia="宋体" w:cs="Times New Roman"/>
            <w:szCs w:val="24"/>
          </w:rPr>
          <w:delText>渔船</w:delText>
        </w:r>
      </w:del>
      <w:ins w:id="1813"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（图4-16（1））。点击确认后，主界面左侧示意图将显示</w:t>
      </w:r>
      <w:del w:id="1814" w:author="alan" w:date="2018-03-17T21:14:13Z">
        <w:r>
          <w:rPr>
            <w:rFonts w:ascii="Times New Roman" w:hAnsi="Times New Roman" w:eastAsia="宋体" w:cs="Times New Roman"/>
            <w:szCs w:val="24"/>
          </w:rPr>
          <w:delText>渔船</w:delText>
        </w:r>
      </w:del>
      <w:ins w:id="1815"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在起止时间段内的VMS数据轨迹（图4-16（2））。若未选择起止时间，即起始时间和终止时间都显示</w:t>
      </w:r>
      <w:r>
        <w:rPr>
          <w:rFonts w:ascii="Times New Roman" w:hAnsi="Times New Roman" w:eastAsia="宋体" w:cs="Times New Roman"/>
          <w:szCs w:val="24"/>
          <w:rPrChange w:id="1816" w:author="alan" w:date="2018-03-17T21:46:09Z">
            <w:rPr>
              <w:rFonts w:ascii="宋体" w:hAnsi="宋体" w:eastAsia="宋体" w:cs="Times New Roman"/>
              <w:szCs w:val="24"/>
            </w:rPr>
          </w:rPrChange>
        </w:rPr>
        <w:t>“</w:t>
      </w:r>
      <w:r>
        <w:rPr>
          <w:rFonts w:ascii="Times New Roman" w:hAnsi="Times New Roman" w:eastAsia="宋体" w:cs="Times New Roman"/>
          <w:szCs w:val="24"/>
        </w:rPr>
        <w:t>请选择</w:t>
      </w:r>
      <w:r>
        <w:rPr>
          <w:rFonts w:ascii="Times New Roman" w:hAnsi="Times New Roman" w:eastAsia="宋体" w:cs="Times New Roman"/>
          <w:szCs w:val="24"/>
          <w:rPrChange w:id="1817" w:author="alan" w:date="2018-03-17T21:46:09Z">
            <w:rPr>
              <w:rFonts w:ascii="宋体" w:hAnsi="宋体" w:eastAsia="宋体" w:cs="Times New Roman"/>
              <w:szCs w:val="24"/>
            </w:rPr>
          </w:rPrChange>
        </w:rPr>
        <w:t>”</w:t>
      </w:r>
      <w:r>
        <w:rPr>
          <w:rFonts w:ascii="Times New Roman" w:hAnsi="Times New Roman" w:eastAsia="宋体" w:cs="Times New Roman"/>
          <w:szCs w:val="24"/>
        </w:rPr>
        <w:t>。可以直接观察全部的轨迹数据。</w:t>
      </w:r>
    </w:p>
    <w:p>
      <w:pPr>
        <w:spacing w:line="360" w:lineRule="auto"/>
        <w:jc w:val="center"/>
        <w:rPr>
          <w:rFonts w:ascii="Times New Roman" w:hAnsi="Times New Roman" w:eastAsia="宋体" w:cs="Times New Roman"/>
          <w:szCs w:val="24"/>
        </w:rPr>
      </w:pPr>
      <w:r>
        <w:rPr>
          <w:rFonts w:ascii="Times New Roman" w:hAnsi="Times New Roman" w:cs="Times New Roman"/>
          <w:rPrChange w:id="1819" w:author="alan" w:date="2018-03-17T21:46:09Z">
            <w:rPr/>
          </w:rPrChange>
        </w:rPr>
        <w:drawing>
          <wp:inline distT="0" distB="0" distL="0" distR="0">
            <wp:extent cx="5274310" cy="852170"/>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 name="图片 7181"/>
                    <pic:cNvPicPr>
                      <a:picLocks noChangeAspect="1"/>
                    </pic:cNvPicPr>
                  </pic:nvPicPr>
                  <pic:blipFill>
                    <a:blip r:embed="rId64"/>
                    <a:stretch>
                      <a:fillRect/>
                    </a:stretch>
                  </pic:blipFill>
                  <pic:spPr>
                    <a:xfrm>
                      <a:off x="0" y="0"/>
                      <a:ext cx="5274310" cy="852802"/>
                    </a:xfrm>
                    <a:prstGeom prst="rect">
                      <a:avLst/>
                    </a:prstGeom>
                  </pic:spPr>
                </pic:pic>
              </a:graphicData>
            </a:graphic>
          </wp:inline>
        </w:drawing>
      </w:r>
    </w:p>
    <w:p>
      <w:pPr>
        <w:spacing w:line="360" w:lineRule="auto"/>
        <w:jc w:val="center"/>
        <w:rPr>
          <w:rFonts w:ascii="Times New Roman" w:hAnsi="Times New Roman" w:eastAsia="宋体" w:cs="Times New Roman"/>
          <w:szCs w:val="24"/>
        </w:rPr>
      </w:pPr>
      <w:r>
        <w:rPr>
          <w:rFonts w:ascii="Times New Roman" w:hAnsi="Times New Roman" w:eastAsia="宋体" w:cs="Times New Roman"/>
          <w:szCs w:val="24"/>
        </w:rPr>
        <w:t xml:space="preserve">图4-17 </w:t>
      </w:r>
      <w:del w:id="1820" w:author="alan" w:date="2018-03-17T21:14:13Z">
        <w:r>
          <w:rPr>
            <w:rFonts w:ascii="Times New Roman" w:hAnsi="Times New Roman" w:eastAsia="宋体" w:cs="Times New Roman"/>
            <w:szCs w:val="24"/>
          </w:rPr>
          <w:delText>渔船</w:delText>
        </w:r>
      </w:del>
      <w:ins w:id="1821"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选择的业务逻辑</w:t>
      </w:r>
    </w:p>
    <w:p>
      <w:pPr>
        <w:spacing w:line="360" w:lineRule="auto"/>
        <w:rPr>
          <w:rFonts w:ascii="Times New Roman" w:hAnsi="Times New Roman" w:eastAsia="宋体" w:cs="Times New Roman"/>
          <w:szCs w:val="24"/>
        </w:rPr>
      </w:pPr>
      <w:r>
        <w:rPr>
          <w:rFonts w:ascii="Times New Roman" w:hAnsi="Times New Roman" w:eastAsia="宋体" w:cs="Times New Roman"/>
          <w:szCs w:val="24"/>
        </w:rPr>
        <w:tab/>
      </w:r>
      <w:r>
        <w:rPr>
          <w:rFonts w:ascii="Times New Roman" w:hAnsi="Times New Roman" w:eastAsia="宋体" w:cs="Times New Roman"/>
          <w:szCs w:val="24"/>
        </w:rPr>
        <w:t>业务逻辑如图4-17所示：</w:t>
      </w:r>
    </w:p>
    <w:p>
      <w:pPr>
        <w:spacing w:line="360" w:lineRule="auto"/>
        <w:rPr>
          <w:rFonts w:ascii="Times New Roman" w:hAnsi="Times New Roman" w:eastAsia="宋体" w:cs="Times New Roman"/>
          <w:szCs w:val="24"/>
        </w:rPr>
      </w:pPr>
      <w:r>
        <w:rPr>
          <w:rFonts w:ascii="Times New Roman" w:hAnsi="Times New Roman" w:eastAsia="宋体" w:cs="Times New Roman"/>
          <w:szCs w:val="24"/>
        </w:rPr>
        <w:tab/>
      </w:r>
      <w:r>
        <w:rPr>
          <w:rFonts w:ascii="Times New Roman" w:hAnsi="Times New Roman" w:eastAsia="宋体" w:cs="Times New Roman"/>
          <w:szCs w:val="24"/>
        </w:rPr>
        <w:t>（1）点击</w:t>
      </w:r>
      <w:r>
        <w:rPr>
          <w:rFonts w:ascii="Times New Roman" w:hAnsi="Times New Roman" w:eastAsia="宋体" w:cs="Times New Roman"/>
          <w:szCs w:val="24"/>
          <w:rPrChange w:id="1822" w:author="alan" w:date="2018-03-17T21:46:09Z">
            <w:rPr>
              <w:rFonts w:ascii="宋体" w:hAnsi="宋体" w:eastAsia="宋体" w:cs="Times New Roman"/>
              <w:szCs w:val="24"/>
            </w:rPr>
          </w:rPrChange>
        </w:rPr>
        <w:t>“</w:t>
      </w:r>
      <w:del w:id="1823" w:author="alan" w:date="2018-03-17T21:14:13Z">
        <w:r>
          <w:rPr>
            <w:rFonts w:ascii="Times New Roman" w:hAnsi="Times New Roman" w:eastAsia="宋体" w:cs="Times New Roman"/>
            <w:szCs w:val="24"/>
          </w:rPr>
          <w:delText>渔船</w:delText>
        </w:r>
      </w:del>
      <w:ins w:id="1824"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w:t>
      </w:r>
      <w:r>
        <w:rPr>
          <w:rFonts w:ascii="Times New Roman" w:hAnsi="Times New Roman" w:eastAsia="宋体" w:cs="Times New Roman"/>
          <w:szCs w:val="24"/>
          <w:rPrChange w:id="1825" w:author="alan" w:date="2018-03-17T21:46:09Z">
            <w:rPr>
              <w:rFonts w:ascii="宋体" w:hAnsi="宋体" w:eastAsia="宋体" w:cs="Times New Roman"/>
              <w:szCs w:val="24"/>
            </w:rPr>
          </w:rPrChange>
        </w:rPr>
        <w:t>”</w:t>
      </w:r>
      <w:r>
        <w:rPr>
          <w:rFonts w:ascii="Times New Roman" w:hAnsi="Times New Roman" w:eastAsia="宋体" w:cs="Times New Roman"/>
          <w:szCs w:val="24"/>
        </w:rPr>
        <w:t>按钮，调用BoatNumber()函数弹出</w:t>
      </w:r>
      <w:del w:id="1826" w:author="alan" w:date="2018-03-17T21:14:13Z">
        <w:r>
          <w:rPr>
            <w:rFonts w:ascii="Times New Roman" w:hAnsi="Times New Roman" w:eastAsia="宋体" w:cs="Times New Roman"/>
            <w:szCs w:val="24"/>
          </w:rPr>
          <w:delText>渔船</w:delText>
        </w:r>
      </w:del>
      <w:ins w:id="1827" w:author="alan" w:date="2018-03-17T21:14:13Z">
        <w:r>
          <w:rPr>
            <w:rFonts w:hint="eastAsia" w:ascii="Times New Roman" w:hAnsi="Times New Roman" w:eastAsia="宋体" w:cs="Times New Roman"/>
            <w:szCs w:val="24"/>
            <w:lang w:eastAsia="zh-CN"/>
          </w:rPr>
          <w:t>渔业船舶</w:t>
        </w:r>
      </w:ins>
      <w:r>
        <w:rPr>
          <w:rFonts w:ascii="Times New Roman" w:hAnsi="Times New Roman" w:eastAsia="宋体" w:cs="Times New Roman"/>
          <w:szCs w:val="24"/>
        </w:rPr>
        <w:t>编号窗口，</w:t>
      </w:r>
      <w:r>
        <w:rPr>
          <w:rFonts w:hint="eastAsia" w:ascii="Times New Roman" w:hAnsi="Times New Roman" w:eastAsia="宋体" w:cs="Times New Roman"/>
          <w:szCs w:val="24"/>
        </w:rPr>
        <w:t>从</w:t>
      </w:r>
      <w:del w:id="1828" w:author="alan" w:date="2018-03-17T21:14:13Z">
        <w:r>
          <w:rPr>
            <w:rFonts w:hint="eastAsia" w:ascii="Times New Roman" w:hAnsi="Times New Roman" w:eastAsia="宋体" w:cs="Times New Roman"/>
            <w:szCs w:val="24"/>
          </w:rPr>
          <w:delText>渔船</w:delText>
        </w:r>
      </w:del>
      <w:ins w:id="1829" w:author="alan" w:date="2018-03-17T21:14:13Z">
        <w:r>
          <w:rPr>
            <w:rFonts w:hint="eastAsia" w:ascii="Times New Roman" w:hAnsi="Times New Roman" w:eastAsia="宋体" w:cs="Times New Roman"/>
            <w:szCs w:val="24"/>
            <w:lang w:eastAsia="zh-CN"/>
          </w:rPr>
          <w:t>渔业船舶</w:t>
        </w:r>
      </w:ins>
      <w:r>
        <w:rPr>
          <w:rFonts w:hint="eastAsia" w:ascii="Times New Roman" w:hAnsi="Times New Roman" w:eastAsia="宋体" w:cs="Times New Roman"/>
          <w:szCs w:val="24"/>
        </w:rPr>
        <w:t>列表Track中选择其一后</w:t>
      </w:r>
      <w:r>
        <w:rPr>
          <w:rFonts w:ascii="Times New Roman" w:hAnsi="Times New Roman" w:eastAsia="宋体" w:cs="Times New Roman"/>
          <w:szCs w:val="24"/>
        </w:rPr>
        <w:t>点击确认，</w:t>
      </w:r>
      <w:r>
        <w:rPr>
          <w:rFonts w:hint="eastAsia" w:ascii="Times New Roman" w:hAnsi="Times New Roman" w:eastAsia="宋体" w:cs="Times New Roman"/>
          <w:szCs w:val="24"/>
        </w:rPr>
        <w:t>窗口关闭并返回所选</w:t>
      </w:r>
      <w:del w:id="1830" w:author="alan" w:date="2018-03-17T21:14:13Z">
        <w:r>
          <w:rPr>
            <w:rFonts w:hint="eastAsia" w:ascii="Times New Roman" w:hAnsi="Times New Roman" w:eastAsia="宋体" w:cs="Times New Roman"/>
            <w:szCs w:val="24"/>
          </w:rPr>
          <w:delText>渔船</w:delText>
        </w:r>
      </w:del>
      <w:ins w:id="1831" w:author="alan" w:date="2018-03-17T21:14:13Z">
        <w:r>
          <w:rPr>
            <w:rFonts w:hint="eastAsia" w:ascii="Times New Roman" w:hAnsi="Times New Roman" w:eastAsia="宋体" w:cs="Times New Roman"/>
            <w:szCs w:val="24"/>
            <w:lang w:eastAsia="zh-CN"/>
          </w:rPr>
          <w:t>渔业船舶</w:t>
        </w:r>
      </w:ins>
      <w:r>
        <w:rPr>
          <w:rFonts w:hint="eastAsia" w:ascii="Times New Roman" w:hAnsi="Times New Roman" w:eastAsia="宋体" w:cs="Times New Roman"/>
          <w:szCs w:val="24"/>
        </w:rPr>
        <w:t>编号VesselNumber</w:t>
      </w:r>
      <w:r>
        <w:rPr>
          <w:rFonts w:ascii="Times New Roman" w:hAnsi="Times New Roman" w:eastAsia="宋体" w:cs="Times New Roman"/>
          <w:szCs w:val="24"/>
        </w:rPr>
        <w:t>。</w:t>
      </w:r>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
        <w:t>（2）调用SubTrack()函数，按照起止时间</w:t>
      </w:r>
      <w:r>
        <w:rPr>
          <w:rFonts w:hint="eastAsia" w:ascii="Times New Roman" w:hAnsi="Times New Roman" w:eastAsia="宋体" w:cs="Times New Roman"/>
          <w:szCs w:val="24"/>
        </w:rPr>
        <w:t>StTime和EdTime截取</w:t>
      </w:r>
      <w:r>
        <w:rPr>
          <w:rFonts w:ascii="Times New Roman" w:hAnsi="Times New Roman" w:eastAsia="宋体" w:cs="Times New Roman"/>
          <w:szCs w:val="24"/>
        </w:rPr>
        <w:t>对应时间段的VMS数据轨迹，并显示在主界面窗口左侧的示意图上。</w:t>
      </w:r>
    </w:p>
    <w:p>
      <w:pPr>
        <w:pStyle w:val="4"/>
        <w:keepNext w:val="0"/>
        <w:keepLines w:val="0"/>
        <w:numPr>
          <w:ilvl w:val="2"/>
          <w:numId w:val="1"/>
        </w:numPr>
        <w:spacing w:line="360" w:lineRule="auto"/>
        <w:rPr>
          <w:rFonts w:ascii="Times New Roman" w:hAnsi="Times New Roman" w:cs="Times New Roman"/>
          <w:rPrChange w:id="1832" w:author="alan" w:date="2018-03-17T21:46:09Z">
            <w:rPr/>
          </w:rPrChange>
        </w:rPr>
      </w:pPr>
      <w:bookmarkStart w:id="76" w:name="_Toc508613033"/>
      <w:bookmarkStart w:id="77" w:name="_Toc508613106"/>
      <w:r>
        <w:rPr>
          <w:rFonts w:hint="default" w:ascii="Times New Roman" w:hAnsi="Times New Roman" w:cs="Times New Roman"/>
          <w:rPrChange w:id="1833" w:author="alan" w:date="2018-03-17T21:46:09Z">
            <w:rPr>
              <w:rFonts w:hint="eastAsia"/>
            </w:rPr>
          </w:rPrChange>
        </w:rPr>
        <w:t>航次编号</w:t>
      </w:r>
      <w:bookmarkEnd w:id="76"/>
      <w:bookmarkEnd w:id="77"/>
    </w:p>
    <w:p>
      <w:pPr>
        <w:spacing w:line="360" w:lineRule="auto"/>
        <w:ind w:firstLine="420"/>
        <w:rPr>
          <w:rFonts w:ascii="Times New Roman" w:hAnsi="Times New Roman" w:cs="Times New Roman"/>
          <w:szCs w:val="24"/>
        </w:rPr>
      </w:pPr>
      <w:r>
        <w:rPr>
          <w:rFonts w:ascii="Times New Roman" w:hAnsi="Times New Roman" w:cs="Times New Roman"/>
          <w:szCs w:val="24"/>
        </w:rPr>
        <w:t>航次编号选择的前提是完成</w:t>
      </w:r>
      <w:del w:id="1834" w:author="alan" w:date="2018-03-17T21:14:13Z">
        <w:r>
          <w:rPr>
            <w:rFonts w:ascii="Times New Roman" w:hAnsi="Times New Roman" w:cs="Times New Roman"/>
            <w:szCs w:val="24"/>
          </w:rPr>
          <w:delText>渔船</w:delText>
        </w:r>
      </w:del>
      <w:ins w:id="183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编号的选择。通过航次选择，可以观察该</w:t>
      </w:r>
      <w:del w:id="1836" w:author="alan" w:date="2018-03-17T21:14:13Z">
        <w:r>
          <w:rPr>
            <w:rFonts w:ascii="Times New Roman" w:hAnsi="Times New Roman" w:cs="Times New Roman"/>
            <w:szCs w:val="24"/>
          </w:rPr>
          <w:delText>渔船</w:delText>
        </w:r>
      </w:del>
      <w:ins w:id="1837"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对应航次的轨迹以及识别出的捕捞</w:t>
      </w:r>
      <w:r>
        <w:rPr>
          <w:rFonts w:hint="eastAsia" w:ascii="Times New Roman" w:hAnsi="Times New Roman" w:cs="Times New Roman"/>
          <w:szCs w:val="24"/>
        </w:rPr>
        <w:t>轨迹区域</w:t>
      </w:r>
      <w:r>
        <w:rPr>
          <w:rFonts w:ascii="Times New Roman" w:hAnsi="Times New Roman" w:cs="Times New Roman"/>
          <w:szCs w:val="24"/>
        </w:rPr>
        <w:t>，如图4-18所示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2524125" cy="1902460"/>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pic:cNvPicPr>
                  </pic:nvPicPr>
                  <pic:blipFill>
                    <a:blip r:embed="rId65"/>
                    <a:stretch>
                      <a:fillRect/>
                    </a:stretch>
                  </pic:blipFill>
                  <pic:spPr>
                    <a:xfrm>
                      <a:off x="0" y="0"/>
                      <a:ext cx="2537216" cy="1912897"/>
                    </a:xfrm>
                    <a:prstGeom prst="rect">
                      <a:avLst/>
                    </a:prstGeom>
                  </pic:spPr>
                </pic:pic>
              </a:graphicData>
            </a:graphic>
          </wp:inline>
        </w:drawing>
      </w:r>
      <w:r>
        <w:rPr>
          <w:rFonts w:ascii="Times New Roman" w:hAnsi="Times New Roman" w:cs="Times New Roman"/>
          <w:szCs w:val="24"/>
        </w:rPr>
        <w:t xml:space="preserve"> </w:t>
      </w:r>
      <w:r>
        <w:rPr>
          <w:rFonts w:ascii="Times New Roman" w:hAnsi="Times New Roman" w:cs="Times New Roman"/>
        </w:rPr>
        <w:drawing>
          <wp:inline distT="0" distB="0" distL="0" distR="0">
            <wp:extent cx="2524125" cy="1902460"/>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图片 4125"/>
                    <pic:cNvPicPr>
                      <a:picLocks noChangeAspect="1"/>
                    </pic:cNvPicPr>
                  </pic:nvPicPr>
                  <pic:blipFill>
                    <a:blip r:embed="rId66"/>
                    <a:stretch>
                      <a:fillRect/>
                    </a:stretch>
                  </pic:blipFill>
                  <pic:spPr>
                    <a:xfrm>
                      <a:off x="0" y="0"/>
                      <a:ext cx="2527025" cy="1905214"/>
                    </a:xfrm>
                    <a:prstGeom prst="rect">
                      <a:avLst/>
                    </a:prstGeom>
                  </pic:spPr>
                </pic:pic>
              </a:graphicData>
            </a:graphic>
          </wp:inline>
        </w:drawing>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（1）选择航次编号               （2）航次轨迹及对应捕捞区</w:t>
      </w:r>
    </w:p>
    <w:p>
      <w:pPr>
        <w:spacing w:line="360" w:lineRule="auto"/>
        <w:jc w:val="center"/>
        <w:rPr>
          <w:rFonts w:ascii="Times New Roman" w:hAnsi="Times New Roman" w:cs="Times New Roman"/>
          <w:szCs w:val="24"/>
        </w:rPr>
      </w:pPr>
      <w:r>
        <w:rPr>
          <w:rFonts w:ascii="Times New Roman" w:hAnsi="Times New Roman" w:cs="Times New Roman"/>
          <w:szCs w:val="24"/>
        </w:rPr>
        <w:t>图4-18 航次选择的操作流程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点击</w:t>
      </w:r>
      <w:r>
        <w:rPr>
          <w:rFonts w:ascii="Times New Roman" w:hAnsi="Times New Roman" w:eastAsia="宋体" w:cs="Times New Roman"/>
          <w:szCs w:val="24"/>
          <w:rPrChange w:id="1838" w:author="alan" w:date="2018-03-17T21:46:09Z">
            <w:rPr>
              <w:rFonts w:ascii="宋体" w:hAnsi="宋体" w:eastAsia="宋体" w:cs="Times New Roman"/>
              <w:szCs w:val="24"/>
            </w:rPr>
          </w:rPrChange>
        </w:rPr>
        <w:t>“</w:t>
      </w:r>
      <w:r>
        <w:rPr>
          <w:rFonts w:ascii="Times New Roman" w:hAnsi="Times New Roman" w:cs="Times New Roman"/>
          <w:szCs w:val="24"/>
        </w:rPr>
        <w:t>航次编号</w:t>
      </w:r>
      <w:r>
        <w:rPr>
          <w:rFonts w:ascii="Times New Roman" w:hAnsi="Times New Roman" w:eastAsia="宋体" w:cs="Times New Roman"/>
          <w:szCs w:val="24"/>
          <w:rPrChange w:id="1839" w:author="alan" w:date="2018-03-17T21:46:09Z">
            <w:rPr>
              <w:rFonts w:ascii="宋体" w:hAnsi="宋体" w:eastAsia="宋体" w:cs="Times New Roman"/>
              <w:szCs w:val="24"/>
            </w:rPr>
          </w:rPrChange>
        </w:rPr>
        <w:t>”</w:t>
      </w:r>
      <w:r>
        <w:rPr>
          <w:rFonts w:ascii="Times New Roman" w:hAnsi="Times New Roman" w:cs="Times New Roman"/>
          <w:szCs w:val="24"/>
        </w:rPr>
        <w:t>按钮，弹出航次编号窗口，从列表中选择要查看的航次编号（图4-18（1））。点击确认后，主界面左侧示意图将显示该船所选航次轨迹及识别出的捕捞区（图4-18（2））。</w:t>
      </w:r>
    </w:p>
    <w:p>
      <w:pPr>
        <w:spacing w:line="360" w:lineRule="auto"/>
        <w:jc w:val="center"/>
        <w:rPr>
          <w:rFonts w:ascii="Times New Roman" w:hAnsi="Times New Roman" w:cs="Times New Roman"/>
          <w:szCs w:val="24"/>
        </w:rPr>
      </w:pPr>
      <w:r>
        <w:rPr>
          <w:rFonts w:ascii="Times New Roman" w:hAnsi="Times New Roman" w:cs="Times New Roman"/>
          <w:rPrChange w:id="1841" w:author="alan" w:date="2018-03-17T21:46:09Z">
            <w:rPr/>
          </w:rPrChange>
        </w:rPr>
        <w:drawing>
          <wp:inline distT="0" distB="0" distL="0" distR="0">
            <wp:extent cx="4638040" cy="1866265"/>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 name="图片 7180"/>
                    <pic:cNvPicPr>
                      <a:picLocks noChangeAspect="1"/>
                    </pic:cNvPicPr>
                  </pic:nvPicPr>
                  <pic:blipFill>
                    <a:blip r:embed="rId67"/>
                    <a:stretch>
                      <a:fillRect/>
                    </a:stretch>
                  </pic:blipFill>
                  <pic:spPr>
                    <a:xfrm>
                      <a:off x="0" y="0"/>
                      <a:ext cx="4638095" cy="1866667"/>
                    </a:xfrm>
                    <a:prstGeom prst="rect">
                      <a:avLst/>
                    </a:prstGeom>
                  </pic:spPr>
                </pic:pic>
              </a:graphicData>
            </a:graphic>
          </wp:inline>
        </w:drawing>
      </w:r>
    </w:p>
    <w:p>
      <w:pPr>
        <w:spacing w:line="360" w:lineRule="auto"/>
        <w:jc w:val="center"/>
        <w:rPr>
          <w:rFonts w:ascii="Times New Roman" w:hAnsi="Times New Roman" w:cs="Times New Roman"/>
          <w:szCs w:val="24"/>
        </w:rPr>
      </w:pPr>
      <w:r>
        <w:rPr>
          <w:rFonts w:ascii="Times New Roman" w:hAnsi="Times New Roman" w:cs="Times New Roman"/>
          <w:szCs w:val="24"/>
        </w:rPr>
        <w:t>图4-19 航次选择的业务逻辑</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业务逻辑如图4-19所示：</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（1）点击</w:t>
      </w:r>
      <w:r>
        <w:rPr>
          <w:rFonts w:ascii="Times New Roman" w:hAnsi="Times New Roman" w:eastAsia="宋体" w:cs="Times New Roman"/>
          <w:szCs w:val="24"/>
          <w:rPrChange w:id="1842" w:author="alan" w:date="2018-03-17T21:46:09Z">
            <w:rPr>
              <w:rFonts w:ascii="宋体" w:hAnsi="宋体" w:eastAsia="宋体" w:cs="Times New Roman"/>
              <w:szCs w:val="24"/>
            </w:rPr>
          </w:rPrChange>
        </w:rPr>
        <w:t>“</w:t>
      </w:r>
      <w:r>
        <w:rPr>
          <w:rFonts w:ascii="Times New Roman" w:hAnsi="Times New Roman" w:cs="Times New Roman"/>
          <w:szCs w:val="24"/>
        </w:rPr>
        <w:t>航次编号</w:t>
      </w:r>
      <w:r>
        <w:rPr>
          <w:rFonts w:ascii="Times New Roman" w:hAnsi="Times New Roman" w:eastAsia="宋体" w:cs="Times New Roman"/>
          <w:szCs w:val="24"/>
          <w:rPrChange w:id="1843" w:author="alan" w:date="2018-03-17T21:46:09Z">
            <w:rPr>
              <w:rFonts w:ascii="宋体" w:hAnsi="宋体" w:eastAsia="宋体" w:cs="Times New Roman"/>
              <w:szCs w:val="24"/>
            </w:rPr>
          </w:rPrChange>
        </w:rPr>
        <w:t>”</w:t>
      </w:r>
      <w:r>
        <w:rPr>
          <w:rFonts w:ascii="Times New Roman" w:hAnsi="Times New Roman" w:cs="Times New Roman"/>
          <w:szCs w:val="24"/>
        </w:rPr>
        <w:t>按钮，调用TrackNumber()函数弹出航次编号窗口，</w:t>
      </w:r>
      <w:r>
        <w:rPr>
          <w:rFonts w:hint="eastAsia" w:ascii="Times New Roman" w:hAnsi="Times New Roman" w:cs="Times New Roman"/>
          <w:szCs w:val="24"/>
        </w:rPr>
        <w:t>从航次列表Track中选择其一后</w:t>
      </w:r>
      <w:r>
        <w:rPr>
          <w:rFonts w:ascii="Times New Roman" w:hAnsi="Times New Roman" w:cs="Times New Roman"/>
          <w:szCs w:val="24"/>
        </w:rPr>
        <w:t>点击确认，</w:t>
      </w:r>
      <w:r>
        <w:rPr>
          <w:rFonts w:hint="eastAsia" w:ascii="Times New Roman" w:hAnsi="Times New Roman" w:cs="Times New Roman"/>
          <w:szCs w:val="24"/>
        </w:rPr>
        <w:t>窗口关闭并返回航次编号TrackNumber</w:t>
      </w:r>
      <w:r>
        <w:rPr>
          <w:rFonts w:ascii="Times New Roman" w:hAnsi="Times New Roman" w:cs="Times New Roman"/>
          <w:szCs w:val="24"/>
        </w:rPr>
        <w:t>。</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（2）根据</w:t>
      </w:r>
      <w:del w:id="1844" w:author="alan" w:date="2018-03-17T21:14:13Z">
        <w:r>
          <w:rPr>
            <w:rFonts w:ascii="Times New Roman" w:hAnsi="Times New Roman" w:cs="Times New Roman"/>
            <w:szCs w:val="24"/>
          </w:rPr>
          <w:delText>渔船</w:delText>
        </w:r>
      </w:del>
      <w:ins w:id="184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编号</w:t>
      </w:r>
      <w:r>
        <w:rPr>
          <w:rFonts w:hint="eastAsia" w:ascii="Times New Roman" w:hAnsi="Times New Roman" w:cs="Times New Roman"/>
          <w:szCs w:val="24"/>
        </w:rPr>
        <w:t>VesselNumber和</w:t>
      </w:r>
      <w:r>
        <w:rPr>
          <w:rFonts w:ascii="Times New Roman" w:hAnsi="Times New Roman" w:cs="Times New Roman"/>
          <w:szCs w:val="24"/>
        </w:rPr>
        <w:t>航次编号</w:t>
      </w:r>
      <w:r>
        <w:rPr>
          <w:rFonts w:hint="eastAsia" w:ascii="Times New Roman" w:hAnsi="Times New Roman" w:cs="Times New Roman"/>
          <w:szCs w:val="24"/>
        </w:rPr>
        <w:t>TrackNumber</w:t>
      </w:r>
      <w:r>
        <w:rPr>
          <w:rFonts w:ascii="Times New Roman" w:hAnsi="Times New Roman" w:cs="Times New Roman"/>
          <w:szCs w:val="24"/>
        </w:rPr>
        <w:t>，调用load()函数导入</w:t>
      </w:r>
      <w:r>
        <w:rPr>
          <w:rFonts w:hint="eastAsia" w:ascii="Times New Roman" w:hAnsi="Times New Roman" w:cs="Times New Roman"/>
          <w:szCs w:val="24"/>
        </w:rPr>
        <w:t>航次数据及</w:t>
      </w:r>
      <w:r>
        <w:rPr>
          <w:rFonts w:ascii="Times New Roman" w:hAnsi="Times New Roman" w:cs="Times New Roman"/>
          <w:szCs w:val="24"/>
        </w:rPr>
        <w:t>对应的捕捞</w:t>
      </w:r>
      <w:r>
        <w:rPr>
          <w:rFonts w:hint="eastAsia" w:ascii="Times New Roman" w:hAnsi="Times New Roman" w:cs="Times New Roman"/>
          <w:szCs w:val="24"/>
        </w:rPr>
        <w:t>轨迹区域识别</w:t>
      </w:r>
      <w:r>
        <w:rPr>
          <w:rFonts w:ascii="Times New Roman" w:hAnsi="Times New Roman" w:cs="Times New Roman"/>
          <w:szCs w:val="24"/>
        </w:rPr>
        <w:t>结果，显示在主界面窗口左侧的示意图上。</w:t>
      </w:r>
    </w:p>
    <w:p>
      <w:pPr>
        <w:pStyle w:val="4"/>
        <w:keepNext w:val="0"/>
        <w:keepLines w:val="0"/>
        <w:numPr>
          <w:ilvl w:val="2"/>
          <w:numId w:val="1"/>
        </w:numPr>
        <w:spacing w:line="360" w:lineRule="auto"/>
        <w:rPr>
          <w:rFonts w:ascii="Times New Roman" w:hAnsi="Times New Roman" w:cs="Times New Roman"/>
          <w:rPrChange w:id="1846" w:author="alan" w:date="2018-03-17T21:46:09Z">
            <w:rPr/>
          </w:rPrChange>
        </w:rPr>
      </w:pPr>
      <w:bookmarkStart w:id="78" w:name="_Toc508613034"/>
      <w:bookmarkStart w:id="79" w:name="_Toc508613107"/>
      <w:r>
        <w:rPr>
          <w:rFonts w:hint="default" w:ascii="Times New Roman" w:hAnsi="Times New Roman" w:cs="Times New Roman"/>
          <w:rPrChange w:id="1847" w:author="alan" w:date="2018-03-17T21:46:09Z">
            <w:rPr>
              <w:rFonts w:hint="eastAsia"/>
            </w:rPr>
          </w:rPrChange>
        </w:rPr>
        <w:t>捕捞区统计热度图</w:t>
      </w:r>
      <w:bookmarkEnd w:id="78"/>
      <w:bookmarkEnd w:id="79"/>
    </w:p>
    <w:p>
      <w:pPr>
        <w:spacing w:line="360" w:lineRule="auto"/>
        <w:rPr>
          <w:rFonts w:ascii="Times New Roman" w:hAnsi="Times New Roman" w:cs="Times New Roman"/>
          <w:szCs w:val="24"/>
        </w:rPr>
      </w:pPr>
      <w:r>
        <w:rPr>
          <w:rFonts w:hint="default" w:ascii="Times New Roman" w:hAnsi="Times New Roman" w:cs="Times New Roman"/>
          <w:szCs w:val="24"/>
          <w:rPrChange w:id="1848" w:author="alan" w:date="2018-03-17T21:46:09Z">
            <w:rPr>
              <w:rFonts w:hint="eastAsia" w:asciiTheme="minorEastAsia" w:hAnsiTheme="minorEastAsia"/>
              <w:szCs w:val="24"/>
            </w:rPr>
          </w:rPrChange>
        </w:rPr>
        <w:tab/>
      </w:r>
      <w:r>
        <w:rPr>
          <w:rFonts w:ascii="Times New Roman" w:hAnsi="Times New Roman" w:cs="Times New Roman"/>
          <w:szCs w:val="24"/>
        </w:rPr>
        <w:t>根据所选择的起止时间，我们可以观察到不同的时间段捕捞区的统计热度图，如图4-20所示：</w:t>
      </w:r>
    </w:p>
    <w:p>
      <w:pPr>
        <w:spacing w:line="360" w:lineRule="auto"/>
        <w:jc w:val="center"/>
        <w:rPr>
          <w:rFonts w:ascii="Times New Roman" w:hAnsi="Times New Roman" w:cs="Times New Roman"/>
          <w:szCs w:val="24"/>
        </w:rPr>
      </w:pPr>
      <w:r>
        <w:rPr>
          <w:rFonts w:ascii="Times New Roman" w:hAnsi="Times New Roman" w:cs="Times New Roman"/>
        </w:rPr>
        <w:drawing>
          <wp:inline distT="0" distB="0" distL="0" distR="0">
            <wp:extent cx="2771775" cy="2089150"/>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图片 4126"/>
                    <pic:cNvPicPr>
                      <a:picLocks noChangeAspect="1"/>
                    </pic:cNvPicPr>
                  </pic:nvPicPr>
                  <pic:blipFill>
                    <a:blip r:embed="rId68"/>
                    <a:stretch>
                      <a:fillRect/>
                    </a:stretch>
                  </pic:blipFill>
                  <pic:spPr>
                    <a:xfrm>
                      <a:off x="0" y="0"/>
                      <a:ext cx="2783165" cy="209832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Change w:id="1850" w:author="alan" w:date="2018-03-17T21:46:09Z">
            <w:rPr/>
          </w:rPrChange>
        </w:rPr>
        <w:drawing>
          <wp:inline distT="0" distB="0" distL="0" distR="0">
            <wp:extent cx="1426210" cy="2095500"/>
            <wp:effectExtent l="0" t="0" r="254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图片 7182"/>
                    <pic:cNvPicPr>
                      <a:picLocks noChangeAspect="1"/>
                    </pic:cNvPicPr>
                  </pic:nvPicPr>
                  <pic:blipFill>
                    <a:blip r:embed="rId69"/>
                    <a:stretch>
                      <a:fillRect/>
                    </a:stretch>
                  </pic:blipFill>
                  <pic:spPr>
                    <a:xfrm>
                      <a:off x="0" y="0"/>
                      <a:ext cx="1426373" cy="2095238"/>
                    </a:xfrm>
                    <a:prstGeom prst="rect">
                      <a:avLst/>
                    </a:prstGeom>
                  </pic:spPr>
                </pic:pic>
              </a:graphicData>
            </a:graphic>
          </wp:inline>
        </w:drawing>
      </w:r>
    </w:p>
    <w:p>
      <w:pPr>
        <w:spacing w:line="360" w:lineRule="auto"/>
        <w:ind w:firstLine="960" w:firstLineChars="400"/>
        <w:rPr>
          <w:rFonts w:ascii="Times New Roman" w:hAnsi="Times New Roman" w:cs="Times New Roman"/>
          <w:szCs w:val="24"/>
        </w:rPr>
      </w:pPr>
      <w:r>
        <w:rPr>
          <w:rFonts w:ascii="Times New Roman" w:hAnsi="Times New Roman" w:cs="Times New Roman"/>
          <w:szCs w:val="24"/>
        </w:rPr>
        <w:t>图4-20 捕捞区统计热度示意图      图4-21 捕捞区统计的业务逻辑</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点击</w:t>
      </w:r>
      <w:r>
        <w:rPr>
          <w:rFonts w:ascii="Times New Roman" w:hAnsi="Times New Roman" w:eastAsia="宋体" w:cs="Times New Roman"/>
          <w:szCs w:val="24"/>
          <w:rPrChange w:id="1851" w:author="alan" w:date="2018-03-17T21:46:09Z">
            <w:rPr>
              <w:rFonts w:ascii="宋体" w:hAnsi="宋体" w:eastAsia="宋体" w:cs="Times New Roman"/>
              <w:szCs w:val="24"/>
            </w:rPr>
          </w:rPrChange>
        </w:rPr>
        <w:t>“</w:t>
      </w:r>
      <w:r>
        <w:rPr>
          <w:rFonts w:ascii="Times New Roman" w:hAnsi="Times New Roman" w:cs="Times New Roman"/>
          <w:szCs w:val="24"/>
        </w:rPr>
        <w:t>捕捞区统计热度图</w:t>
      </w:r>
      <w:r>
        <w:rPr>
          <w:rFonts w:ascii="Times New Roman" w:hAnsi="Times New Roman" w:eastAsia="宋体" w:cs="Times New Roman"/>
          <w:szCs w:val="24"/>
          <w:rPrChange w:id="1852" w:author="alan" w:date="2018-03-17T21:46:09Z">
            <w:rPr>
              <w:rFonts w:ascii="宋体" w:hAnsi="宋体" w:eastAsia="宋体" w:cs="Times New Roman"/>
              <w:szCs w:val="24"/>
            </w:rPr>
          </w:rPrChange>
        </w:rPr>
        <w:t>”</w:t>
      </w:r>
      <w:r>
        <w:rPr>
          <w:rFonts w:ascii="Times New Roman" w:hAnsi="Times New Roman" w:cs="Times New Roman"/>
          <w:szCs w:val="24"/>
        </w:rPr>
        <w:t>按钮，主界面窗口左侧显示对应时间段的捕捞区统计热度图（图4-20）。</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业务逻辑如图4-21所示：点击</w:t>
      </w:r>
      <w:r>
        <w:rPr>
          <w:rFonts w:ascii="Times New Roman" w:hAnsi="Times New Roman" w:eastAsia="宋体" w:cs="Times New Roman"/>
          <w:szCs w:val="24"/>
          <w:rPrChange w:id="1853" w:author="alan" w:date="2018-03-17T21:46:09Z">
            <w:rPr>
              <w:rFonts w:ascii="宋体" w:hAnsi="宋体" w:eastAsia="宋体" w:cs="Times New Roman"/>
              <w:szCs w:val="24"/>
            </w:rPr>
          </w:rPrChange>
        </w:rPr>
        <w:t>“</w:t>
      </w:r>
      <w:r>
        <w:rPr>
          <w:rFonts w:ascii="Times New Roman" w:hAnsi="Times New Roman" w:cs="Times New Roman"/>
          <w:szCs w:val="24"/>
        </w:rPr>
        <w:t>捕捞区统计热度图</w:t>
      </w:r>
      <w:r>
        <w:rPr>
          <w:rFonts w:ascii="Times New Roman" w:hAnsi="Times New Roman" w:eastAsia="宋体" w:cs="Times New Roman"/>
          <w:szCs w:val="24"/>
          <w:rPrChange w:id="1854" w:author="alan" w:date="2018-03-17T21:46:09Z">
            <w:rPr>
              <w:rFonts w:ascii="宋体" w:hAnsi="宋体" w:eastAsia="宋体" w:cs="Times New Roman"/>
              <w:szCs w:val="24"/>
            </w:rPr>
          </w:rPrChange>
        </w:rPr>
        <w:t>”</w:t>
      </w:r>
      <w:r>
        <w:rPr>
          <w:rFonts w:ascii="Times New Roman" w:hAnsi="Times New Roman" w:cs="Times New Roman"/>
          <w:szCs w:val="24"/>
        </w:rPr>
        <w:t>按钮</w:t>
      </w:r>
      <w:r>
        <w:rPr>
          <w:rFonts w:hint="eastAsia" w:ascii="Times New Roman" w:hAnsi="Times New Roman" w:cs="Times New Roman"/>
          <w:szCs w:val="24"/>
        </w:rPr>
        <w:t>后</w:t>
      </w:r>
      <w:r>
        <w:rPr>
          <w:rFonts w:ascii="Times New Roman" w:hAnsi="Times New Roman" w:cs="Times New Roman"/>
          <w:szCs w:val="24"/>
        </w:rPr>
        <w:t>，调用ShowFishingArea()函数，函数内通过递归调用MapAdd()函数</w:t>
      </w:r>
      <w:r>
        <w:rPr>
          <w:rFonts w:hint="eastAsia" w:ascii="Times New Roman" w:hAnsi="Times New Roman" w:cs="Times New Roman"/>
          <w:szCs w:val="24"/>
        </w:rPr>
        <w:t>对</w:t>
      </w:r>
      <w:r>
        <w:rPr>
          <w:rFonts w:ascii="Times New Roman" w:hAnsi="Times New Roman" w:cs="Times New Roman"/>
          <w:szCs w:val="24"/>
        </w:rPr>
        <w:t>每艘</w:t>
      </w:r>
      <w:del w:id="1855" w:author="alan" w:date="2018-03-17T21:14:13Z">
        <w:r>
          <w:rPr>
            <w:rFonts w:ascii="Times New Roman" w:hAnsi="Times New Roman" w:cs="Times New Roman"/>
            <w:szCs w:val="24"/>
          </w:rPr>
          <w:delText>渔船</w:delText>
        </w:r>
      </w:del>
      <w:ins w:id="185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在起止时间</w:t>
      </w:r>
      <w:r>
        <w:rPr>
          <w:rFonts w:hint="eastAsia" w:ascii="Times New Roman" w:hAnsi="Times New Roman" w:cs="Times New Roman"/>
          <w:szCs w:val="24"/>
        </w:rPr>
        <w:t>StTime和EdTime之间的</w:t>
      </w:r>
      <w:r>
        <w:rPr>
          <w:rFonts w:ascii="Times New Roman" w:hAnsi="Times New Roman" w:cs="Times New Roman"/>
          <w:szCs w:val="24"/>
        </w:rPr>
        <w:t>捕捞</w:t>
      </w:r>
      <w:r>
        <w:rPr>
          <w:rFonts w:hint="eastAsia" w:ascii="Times New Roman" w:hAnsi="Times New Roman" w:cs="Times New Roman"/>
          <w:szCs w:val="24"/>
        </w:rPr>
        <w:t>轨迹区域识别结果进行</w:t>
      </w:r>
      <w:r>
        <w:rPr>
          <w:rFonts w:ascii="Times New Roman" w:hAnsi="Times New Roman" w:cs="Times New Roman"/>
          <w:szCs w:val="24"/>
        </w:rPr>
        <w:t>叠加。显示在主界面窗口左侧的示意图上。若起止时间未选择，即起始时间和终止时间都显示</w:t>
      </w:r>
      <w:r>
        <w:rPr>
          <w:rFonts w:ascii="Times New Roman" w:hAnsi="Times New Roman" w:eastAsia="宋体" w:cs="Times New Roman"/>
          <w:szCs w:val="24"/>
          <w:rPrChange w:id="1857" w:author="alan" w:date="2018-03-17T21:46:09Z">
            <w:rPr>
              <w:rFonts w:ascii="宋体" w:hAnsi="宋体" w:eastAsia="宋体" w:cs="Times New Roman"/>
              <w:szCs w:val="24"/>
            </w:rPr>
          </w:rPrChange>
        </w:rPr>
        <w:t>“</w:t>
      </w:r>
      <w:r>
        <w:rPr>
          <w:rFonts w:ascii="Times New Roman" w:hAnsi="Times New Roman" w:cs="Times New Roman"/>
          <w:szCs w:val="24"/>
        </w:rPr>
        <w:t>请选择</w:t>
      </w:r>
      <w:r>
        <w:rPr>
          <w:rFonts w:ascii="Times New Roman" w:hAnsi="Times New Roman" w:eastAsia="宋体" w:cs="Times New Roman"/>
          <w:szCs w:val="24"/>
          <w:rPrChange w:id="1858" w:author="alan" w:date="2018-03-17T21:46:09Z">
            <w:rPr>
              <w:rFonts w:ascii="宋体" w:hAnsi="宋体" w:eastAsia="宋体" w:cs="Times New Roman"/>
              <w:szCs w:val="24"/>
            </w:rPr>
          </w:rPrChange>
        </w:rPr>
        <w:t>”</w:t>
      </w:r>
      <w:r>
        <w:rPr>
          <w:rFonts w:ascii="Times New Roman" w:hAnsi="Times New Roman" w:cs="Times New Roman"/>
          <w:szCs w:val="24"/>
        </w:rPr>
        <w:t>，则显示全部的捕捞区叠加结果。</w:t>
      </w:r>
    </w:p>
    <w:p>
      <w:pPr>
        <w:pStyle w:val="4"/>
        <w:keepNext w:val="0"/>
        <w:keepLines w:val="0"/>
        <w:numPr>
          <w:ilvl w:val="2"/>
          <w:numId w:val="1"/>
        </w:numPr>
        <w:spacing w:line="360" w:lineRule="auto"/>
        <w:rPr>
          <w:rFonts w:ascii="Times New Roman" w:hAnsi="Times New Roman" w:cs="Times New Roman"/>
          <w:rPrChange w:id="1859" w:author="alan" w:date="2018-03-17T21:46:09Z">
            <w:rPr/>
          </w:rPrChange>
        </w:rPr>
      </w:pPr>
      <w:bookmarkStart w:id="80" w:name="_Toc508613108"/>
      <w:bookmarkStart w:id="81" w:name="_Toc508613035"/>
      <w:r>
        <w:rPr>
          <w:rFonts w:hint="default" w:ascii="Times New Roman" w:hAnsi="Times New Roman" w:cs="Times New Roman"/>
          <w:rPrChange w:id="1860" w:author="alan" w:date="2018-03-17T21:46:09Z">
            <w:rPr>
              <w:rFonts w:hint="eastAsia"/>
            </w:rPr>
          </w:rPrChange>
        </w:rPr>
        <w:t>港口分布图</w:t>
      </w:r>
      <w:bookmarkEnd w:id="80"/>
      <w:bookmarkEnd w:id="81"/>
    </w:p>
    <w:p>
      <w:pPr>
        <w:spacing w:line="360" w:lineRule="auto"/>
        <w:ind w:firstLine="420"/>
        <w:rPr>
          <w:rFonts w:ascii="Times New Roman" w:hAnsi="Times New Roman" w:cs="Times New Roman"/>
          <w:szCs w:val="24"/>
          <w:rPrChange w:id="1861" w:author="alan" w:date="2018-03-17T21:46:09Z">
            <w:rPr>
              <w:rFonts w:asciiTheme="minorEastAsia" w:hAnsiTheme="minorEastAsia"/>
              <w:szCs w:val="24"/>
            </w:rPr>
          </w:rPrChange>
        </w:rPr>
      </w:pPr>
      <w:r>
        <w:rPr>
          <w:rFonts w:hint="default" w:ascii="Times New Roman" w:hAnsi="Times New Roman" w:cs="Times New Roman"/>
          <w:szCs w:val="24"/>
          <w:rPrChange w:id="1862" w:author="alan" w:date="2018-03-17T21:46:09Z">
            <w:rPr>
              <w:rFonts w:hint="eastAsia" w:asciiTheme="minorEastAsia" w:hAnsiTheme="minorEastAsia"/>
              <w:szCs w:val="24"/>
            </w:rPr>
          </w:rPrChange>
        </w:rPr>
        <w:t>点击“港口示意图”按钮，左侧示意图显示与数据导入完成后的示意图一致。详情参考“导入数据”。</w:t>
      </w:r>
    </w:p>
    <w:p>
      <w:pPr>
        <w:pStyle w:val="4"/>
        <w:keepNext w:val="0"/>
        <w:keepLines w:val="0"/>
        <w:numPr>
          <w:ilvl w:val="2"/>
          <w:numId w:val="1"/>
        </w:numPr>
        <w:spacing w:line="360" w:lineRule="auto"/>
        <w:rPr>
          <w:rFonts w:ascii="Times New Roman" w:hAnsi="Times New Roman" w:cs="Times New Roman"/>
          <w:rPrChange w:id="1863" w:author="alan" w:date="2018-03-17T21:46:09Z">
            <w:rPr/>
          </w:rPrChange>
        </w:rPr>
      </w:pPr>
      <w:bookmarkStart w:id="82" w:name="_Toc508613109"/>
      <w:bookmarkStart w:id="83" w:name="_Toc508613036"/>
      <w:r>
        <w:rPr>
          <w:rFonts w:hint="default" w:ascii="Times New Roman" w:hAnsi="Times New Roman" w:cs="Times New Roman"/>
          <w:rPrChange w:id="1864" w:author="alan" w:date="2018-03-17T21:46:09Z">
            <w:rPr>
              <w:rFonts w:hint="eastAsia"/>
            </w:rPr>
          </w:rPrChange>
        </w:rPr>
        <w:t>示意图操作</w:t>
      </w:r>
      <w:bookmarkEnd w:id="82"/>
      <w:bookmarkEnd w:id="83"/>
    </w:p>
    <w:p>
      <w:pPr>
        <w:spacing w:line="360" w:lineRule="auto"/>
        <w:rPr>
          <w:rFonts w:ascii="Times New Roman" w:hAnsi="Times New Roman" w:cs="Times New Roman"/>
          <w:szCs w:val="24"/>
          <w:rPrChange w:id="1865" w:author="alan" w:date="2018-03-17T21:46:09Z">
            <w:rPr>
              <w:rFonts w:asciiTheme="minorEastAsia" w:hAnsiTheme="minorEastAsia"/>
              <w:szCs w:val="24"/>
            </w:rPr>
          </w:rPrChange>
        </w:rPr>
      </w:pPr>
      <w:r>
        <w:rPr>
          <w:rFonts w:hint="default" w:ascii="Times New Roman" w:hAnsi="Times New Roman" w:cs="Times New Roman"/>
          <w:szCs w:val="24"/>
          <w:rPrChange w:id="1866" w:author="alan" w:date="2018-03-17T21:46:09Z">
            <w:rPr>
              <w:rFonts w:hint="eastAsia" w:asciiTheme="minorEastAsia" w:hAnsiTheme="minorEastAsia"/>
              <w:szCs w:val="24"/>
            </w:rPr>
          </w:rPrChange>
        </w:rPr>
        <w:tab/>
      </w:r>
      <w:r>
        <w:rPr>
          <w:rFonts w:hint="default" w:ascii="Times New Roman" w:hAnsi="Times New Roman" w:cs="Times New Roman"/>
          <w:szCs w:val="24"/>
          <w:rPrChange w:id="1867" w:author="alan" w:date="2018-03-17T21:46:09Z">
            <w:rPr>
              <w:rFonts w:hint="eastAsia" w:asciiTheme="minorEastAsia" w:hAnsiTheme="minorEastAsia"/>
              <w:szCs w:val="24"/>
            </w:rPr>
          </w:rPrChange>
        </w:rPr>
        <w:t>工具栏自第三个按钮起是一系列对窗口左侧示意图进行处理的功能按钮，包括放大、缩小、平移、数据游标、插入颜色栏等。如图所示</w:t>
      </w:r>
    </w:p>
    <w:p>
      <w:pPr>
        <w:spacing w:line="360" w:lineRule="auto"/>
        <w:jc w:val="center"/>
        <w:rPr>
          <w:rFonts w:ascii="Times New Roman" w:hAnsi="Times New Roman" w:cs="Times New Roman"/>
          <w:szCs w:val="24"/>
          <w:rPrChange w:id="1868" w:author="alan" w:date="2018-03-17T21:46:09Z">
            <w:rPr>
              <w:rFonts w:asciiTheme="minorEastAsia" w:hAnsiTheme="minorEastAsia"/>
              <w:szCs w:val="24"/>
            </w:rPr>
          </w:rPrChange>
        </w:rPr>
      </w:pPr>
      <w:r>
        <w:rPr>
          <w:rFonts w:ascii="Times New Roman" w:hAnsi="Times New Roman" w:cs="Times New Roman"/>
          <w:rPrChange w:id="1870" w:author="alan" w:date="2018-03-17T21:46:09Z">
            <w:rPr/>
          </w:rPrChange>
        </w:rPr>
        <w:drawing>
          <wp:inline distT="0" distB="0" distL="0" distR="0">
            <wp:extent cx="2562225" cy="1931670"/>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图片 4117"/>
                    <pic:cNvPicPr>
                      <a:picLocks noChangeAspect="1"/>
                    </pic:cNvPicPr>
                  </pic:nvPicPr>
                  <pic:blipFill>
                    <a:blip r:embed="rId70"/>
                    <a:stretch>
                      <a:fillRect/>
                    </a:stretch>
                  </pic:blipFill>
                  <pic:spPr>
                    <a:xfrm>
                      <a:off x="0" y="0"/>
                      <a:ext cx="2570033" cy="1937638"/>
                    </a:xfrm>
                    <a:prstGeom prst="rect">
                      <a:avLst/>
                    </a:prstGeom>
                  </pic:spPr>
                </pic:pic>
              </a:graphicData>
            </a:graphic>
          </wp:inline>
        </w:drawing>
      </w:r>
      <w:r>
        <w:rPr>
          <w:rFonts w:hint="default" w:ascii="Times New Roman" w:hAnsi="Times New Roman" w:cs="Times New Roman"/>
          <w:szCs w:val="24"/>
          <w:rPrChange w:id="1871" w:author="alan" w:date="2018-03-17T21:46:09Z">
            <w:rPr>
              <w:rFonts w:hint="eastAsia" w:asciiTheme="minorEastAsia" w:hAnsiTheme="minorEastAsia"/>
              <w:szCs w:val="24"/>
            </w:rPr>
          </w:rPrChange>
        </w:rPr>
        <w:t xml:space="preserve"> </w:t>
      </w:r>
      <w:r>
        <w:rPr>
          <w:rFonts w:ascii="Times New Roman" w:hAnsi="Times New Roman" w:cs="Times New Roman"/>
          <w:rPrChange w:id="1873" w:author="alan" w:date="2018-03-17T21:46:09Z">
            <w:rPr/>
          </w:rPrChange>
        </w:rPr>
        <w:drawing>
          <wp:inline distT="0" distB="0" distL="0" distR="0">
            <wp:extent cx="2559050" cy="1930400"/>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图片 4115" descr="C:\Users\zhenyong\Documents\GitHub\Dissertation\图片\数据游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564728" cy="1934385"/>
                    </a:xfrm>
                    <a:prstGeom prst="rect">
                      <a:avLst/>
                    </a:prstGeom>
                    <a:noFill/>
                    <a:ln>
                      <a:noFill/>
                    </a:ln>
                  </pic:spPr>
                </pic:pic>
              </a:graphicData>
            </a:graphic>
          </wp:inline>
        </w:drawing>
      </w:r>
    </w:p>
    <w:p>
      <w:pPr>
        <w:spacing w:line="360" w:lineRule="auto"/>
        <w:rPr>
          <w:rFonts w:ascii="Times New Roman" w:hAnsi="Times New Roman" w:cs="Times New Roman"/>
          <w:szCs w:val="24"/>
        </w:rPr>
      </w:pPr>
      <w:r>
        <w:rPr>
          <w:rFonts w:hint="default" w:ascii="Times New Roman" w:hAnsi="Times New Roman" w:cs="Times New Roman"/>
          <w:szCs w:val="24"/>
          <w:rPrChange w:id="1874" w:author="alan" w:date="2018-03-17T21:46:09Z">
            <w:rPr>
              <w:rFonts w:hint="eastAsia" w:asciiTheme="minorEastAsia" w:hAnsiTheme="minorEastAsia"/>
              <w:szCs w:val="24"/>
            </w:rPr>
          </w:rPrChange>
        </w:rPr>
        <w:t xml:space="preserve">    </w:t>
      </w:r>
      <w:r>
        <w:rPr>
          <w:rFonts w:ascii="Times New Roman" w:hAnsi="Times New Roman" w:cs="Times New Roman"/>
          <w:szCs w:val="24"/>
        </w:rPr>
        <w:t>（1）观察航次及对应捕捞区         （2）观察捕捞区统计热度图</w:t>
      </w:r>
    </w:p>
    <w:p>
      <w:pPr>
        <w:spacing w:line="360" w:lineRule="auto"/>
        <w:jc w:val="center"/>
        <w:rPr>
          <w:rFonts w:ascii="Times New Roman" w:hAnsi="Times New Roman" w:cs="Times New Roman"/>
          <w:szCs w:val="24"/>
        </w:rPr>
      </w:pPr>
      <w:r>
        <w:rPr>
          <w:rFonts w:ascii="Times New Roman" w:hAnsi="Times New Roman" w:cs="Times New Roman"/>
          <w:szCs w:val="24"/>
        </w:rPr>
        <w:t>图4-22 示意图放大、缩小、平移、添加数据游标、插入颜色栏</w:t>
      </w:r>
    </w:p>
    <w:p>
      <w:pPr>
        <w:spacing w:line="360" w:lineRule="auto"/>
        <w:rPr>
          <w:ins w:id="1875" w:author="alan" w:date="2018-03-17T23:04:33Z"/>
          <w:rFonts w:ascii="Times New Roman" w:hAnsi="Times New Roman" w:cs="Times New Roman"/>
          <w:szCs w:val="24"/>
        </w:rPr>
      </w:pPr>
      <w:r>
        <w:rPr>
          <w:rFonts w:hint="default" w:ascii="Times New Roman" w:hAnsi="Times New Roman" w:cs="Times New Roman"/>
          <w:szCs w:val="24"/>
          <w:rPrChange w:id="1876" w:author="alan" w:date="2018-03-17T21:46:09Z">
            <w:rPr>
              <w:rFonts w:hint="eastAsia" w:asciiTheme="minorEastAsia" w:hAnsiTheme="minorEastAsia"/>
              <w:szCs w:val="24"/>
            </w:rPr>
          </w:rPrChange>
        </w:rPr>
        <w:tab/>
      </w:r>
      <w:r>
        <w:rPr>
          <w:rFonts w:hint="default" w:ascii="Times New Roman" w:hAnsi="Times New Roman" w:cs="Times New Roman"/>
          <w:szCs w:val="24"/>
          <w:rPrChange w:id="1877" w:author="alan" w:date="2018-03-17T21:46:09Z">
            <w:rPr>
              <w:rFonts w:hint="eastAsia" w:asciiTheme="minorEastAsia" w:hAnsiTheme="minorEastAsia"/>
              <w:szCs w:val="24"/>
            </w:rPr>
          </w:rPrChange>
        </w:rPr>
        <w:t>点击“放大”、“缩小”、“平移”按钮，可以对示意图简单观察。点击“数据游标”按钮后，</w:t>
      </w:r>
      <w:r>
        <w:rPr>
          <w:rFonts w:ascii="Times New Roman" w:hAnsi="Times New Roman" w:cs="Times New Roman"/>
          <w:szCs w:val="24"/>
        </w:rPr>
        <w:t>点击图像，可以看到对应数据。对于轨迹数据，数据游标可以查看轨迹点的坐标（图4-22（1））。对于捕捞区热度图，数据游标不仅可以得到对应点坐标，还可以查看热度数值大小和RGB颜色（图4-22（2））。颜色栏能够将热度图上的颜色与热度数值对应。</w:t>
      </w:r>
    </w:p>
    <w:p>
      <w:pPr>
        <w:spacing w:line="360" w:lineRule="auto"/>
        <w:rPr>
          <w:rFonts w:hint="eastAsia" w:ascii="Times New Roman" w:hAnsi="Times New Roman" w:cs="Times New Roman" w:eastAsiaTheme="minorEastAsia"/>
          <w:szCs w:val="24"/>
          <w:lang w:val="en-US" w:eastAsia="zh-CN"/>
        </w:rPr>
      </w:pPr>
      <w:ins w:id="1878" w:author="alan" w:date="2018-03-17T23:04:35Z">
        <w:bookmarkStart w:id="94" w:name="_GoBack"/>
        <w:r>
          <w:rPr>
            <w:rFonts w:hint="eastAsia" w:ascii="Times New Roman" w:hAnsi="Times New Roman" w:cs="Times New Roman"/>
            <w:szCs w:val="24"/>
            <w:lang w:val="en-US" w:eastAsia="zh-CN"/>
          </w:rPr>
          <w:t>怎么</w:t>
        </w:r>
      </w:ins>
      <w:ins w:id="1879" w:author="alan" w:date="2018-03-17T23:04:36Z">
        <w:r>
          <w:rPr>
            <w:rFonts w:hint="eastAsia" w:ascii="Times New Roman" w:hAnsi="Times New Roman" w:cs="Times New Roman"/>
            <w:szCs w:val="24"/>
            <w:lang w:val="en-US" w:eastAsia="zh-CN"/>
          </w:rPr>
          <w:t>没有</w:t>
        </w:r>
      </w:ins>
      <w:ins w:id="1880" w:author="alan" w:date="2018-03-17T23:04:39Z">
        <w:r>
          <w:rPr>
            <w:rFonts w:hint="eastAsia" w:ascii="Times New Roman" w:hAnsi="Times New Roman" w:cs="Times New Roman"/>
            <w:szCs w:val="24"/>
            <w:lang w:val="en-US" w:eastAsia="zh-CN"/>
          </w:rPr>
          <w:t>航道</w:t>
        </w:r>
      </w:ins>
      <w:ins w:id="1881" w:author="alan" w:date="2018-03-17T23:04:40Z">
        <w:r>
          <w:rPr>
            <w:rFonts w:hint="eastAsia" w:ascii="Times New Roman" w:hAnsi="Times New Roman" w:cs="Times New Roman"/>
            <w:szCs w:val="24"/>
            <w:lang w:val="en-US" w:eastAsia="zh-CN"/>
          </w:rPr>
          <w:t>图</w:t>
        </w:r>
      </w:ins>
      <w:ins w:id="1882" w:author="alan" w:date="2018-03-17T23:04:41Z">
        <w:r>
          <w:rPr>
            <w:rFonts w:hint="eastAsia" w:ascii="Times New Roman" w:hAnsi="Times New Roman" w:cs="Times New Roman"/>
            <w:szCs w:val="24"/>
            <w:lang w:val="en-US" w:eastAsia="zh-CN"/>
          </w:rPr>
          <w:t>的</w:t>
        </w:r>
      </w:ins>
      <w:ins w:id="1883" w:author="alan" w:date="2018-03-17T23:04:42Z">
        <w:r>
          <w:rPr>
            <w:rFonts w:hint="eastAsia" w:ascii="Times New Roman" w:hAnsi="Times New Roman" w:cs="Times New Roman"/>
            <w:szCs w:val="24"/>
            <w:lang w:val="en-US" w:eastAsia="zh-CN"/>
          </w:rPr>
          <w:t>相关</w:t>
        </w:r>
      </w:ins>
      <w:ins w:id="1884" w:author="alan" w:date="2018-03-17T23:04:46Z">
        <w:r>
          <w:rPr>
            <w:rFonts w:hint="eastAsia" w:ascii="Times New Roman" w:hAnsi="Times New Roman" w:cs="Times New Roman"/>
            <w:szCs w:val="24"/>
            <w:lang w:val="en-US" w:eastAsia="zh-CN"/>
          </w:rPr>
          <w:t>界面呢</w:t>
        </w:r>
      </w:ins>
      <w:ins w:id="1885" w:author="alan" w:date="2018-03-17T23:04:47Z">
        <w:r>
          <w:rPr>
            <w:rFonts w:hint="eastAsia" w:ascii="Times New Roman" w:hAnsi="Times New Roman" w:cs="Times New Roman"/>
            <w:szCs w:val="24"/>
            <w:lang w:val="en-US" w:eastAsia="zh-CN"/>
          </w:rPr>
          <w:t>？</w:t>
        </w:r>
        <w:bookmarkEnd w:id="94"/>
      </w:ins>
    </w:p>
    <w:p>
      <w:pPr>
        <w:pStyle w:val="3"/>
        <w:keepNext w:val="0"/>
        <w:keepLines w:val="0"/>
        <w:numPr>
          <w:ilvl w:val="1"/>
          <w:numId w:val="1"/>
        </w:numPr>
        <w:spacing w:line="360" w:lineRule="auto"/>
        <w:rPr>
          <w:rFonts w:ascii="Times New Roman" w:hAnsi="Times New Roman" w:cs="Times New Roman"/>
          <w:rPrChange w:id="1886" w:author="alan" w:date="2018-03-17T21:46:09Z">
            <w:rPr/>
          </w:rPrChange>
        </w:rPr>
      </w:pPr>
      <w:bookmarkStart w:id="84" w:name="_Toc508613037"/>
      <w:bookmarkStart w:id="85" w:name="_Toc508613110"/>
      <w:r>
        <w:rPr>
          <w:rFonts w:hint="default" w:ascii="Times New Roman" w:hAnsi="Times New Roman" w:cs="Times New Roman"/>
          <w:rPrChange w:id="1887" w:author="alan" w:date="2018-03-17T21:46:09Z">
            <w:rPr>
              <w:rFonts w:hint="eastAsia"/>
            </w:rPr>
          </w:rPrChange>
        </w:rPr>
        <w:t>本章小结</w:t>
      </w:r>
      <w:bookmarkEnd w:id="84"/>
      <w:bookmarkEnd w:id="85"/>
    </w:p>
    <w:p>
      <w:pPr>
        <w:spacing w:line="360" w:lineRule="auto"/>
        <w:rPr>
          <w:rFonts w:ascii="Times New Roman" w:hAnsi="Times New Roman" w:cs="Times New Roman"/>
          <w:szCs w:val="24"/>
          <w:rPrChange w:id="1888" w:author="alan" w:date="2018-03-17T21:46:09Z">
            <w:rPr>
              <w:rFonts w:asciiTheme="minorEastAsia" w:hAnsiTheme="minorEastAsia"/>
              <w:szCs w:val="24"/>
            </w:rPr>
          </w:rPrChange>
        </w:rPr>
      </w:pPr>
      <w:r>
        <w:rPr>
          <w:rFonts w:hint="default" w:ascii="Times New Roman" w:hAnsi="Times New Roman" w:cs="Times New Roman"/>
          <w:szCs w:val="24"/>
          <w:rPrChange w:id="1889" w:author="alan" w:date="2018-03-17T21:46:09Z">
            <w:rPr>
              <w:rFonts w:hint="eastAsia" w:asciiTheme="minorEastAsia" w:hAnsiTheme="minorEastAsia"/>
              <w:szCs w:val="24"/>
            </w:rPr>
          </w:rPrChange>
        </w:rPr>
        <w:tab/>
      </w:r>
      <w:r>
        <w:rPr>
          <w:rFonts w:hint="default" w:ascii="Times New Roman" w:hAnsi="Times New Roman" w:cs="Times New Roman"/>
          <w:szCs w:val="24"/>
          <w:rPrChange w:id="1890" w:author="alan" w:date="2018-03-17T21:46:09Z">
            <w:rPr>
              <w:rFonts w:hint="eastAsia" w:asciiTheme="minorEastAsia" w:hAnsiTheme="minorEastAsia"/>
              <w:szCs w:val="24"/>
            </w:rPr>
          </w:rPrChange>
        </w:rPr>
        <w:t>为了方便渔业从业人员从VMS数据中对港口、轨迹、捕捞区域进行可视化分析，本章设计并实现了船舶轨迹数据分析系统。它的核心是</w:t>
      </w:r>
      <w:del w:id="1891" w:author="alan" w:date="2018-03-17T21:14:13Z">
        <w:r>
          <w:rPr>
            <w:rFonts w:hint="default" w:ascii="Times New Roman" w:hAnsi="Times New Roman" w:cs="Times New Roman"/>
            <w:szCs w:val="24"/>
            <w:rPrChange w:id="1892" w:author="alan" w:date="2018-03-17T21:46:09Z">
              <w:rPr>
                <w:rFonts w:hint="eastAsia" w:asciiTheme="minorEastAsia" w:hAnsiTheme="minorEastAsia"/>
                <w:szCs w:val="24"/>
              </w:rPr>
            </w:rPrChange>
          </w:rPr>
          <w:delText>渔船</w:delText>
        </w:r>
      </w:del>
      <w:ins w:id="1893" w:author="alan" w:date="2018-03-17T21:14:13Z">
        <w:r>
          <w:rPr>
            <w:rFonts w:hint="default" w:ascii="Times New Roman" w:hAnsi="Times New Roman" w:cs="Times New Roman"/>
            <w:szCs w:val="24"/>
            <w:lang w:eastAsia="zh-CN"/>
            <w:rPrChange w:id="1894" w:author="alan" w:date="2018-03-17T21:46:09Z">
              <w:rPr>
                <w:rFonts w:hint="eastAsia" w:asciiTheme="minorEastAsia" w:hAnsiTheme="minorEastAsia"/>
                <w:szCs w:val="24"/>
                <w:lang w:eastAsia="zh-CN"/>
              </w:rPr>
            </w:rPrChange>
          </w:rPr>
          <w:t>渔业船舶</w:t>
        </w:r>
      </w:ins>
      <w:r>
        <w:rPr>
          <w:rFonts w:hint="default" w:ascii="Times New Roman" w:hAnsi="Times New Roman" w:cs="Times New Roman"/>
          <w:szCs w:val="24"/>
          <w:rPrChange w:id="1895" w:author="alan" w:date="2018-03-17T21:46:09Z">
            <w:rPr>
              <w:rFonts w:hint="eastAsia" w:asciiTheme="minorEastAsia" w:hAnsiTheme="minorEastAsia"/>
              <w:szCs w:val="24"/>
            </w:rPr>
          </w:rPrChange>
        </w:rPr>
        <w:t>捕捞行为识别算法。系统共分为三个层次：数据管理层、业务层、展示层。数据管理层主要负责文件系统的定义以及数据预处理；业务层实现了核心算法；展示层通过起止时间、</w:t>
      </w:r>
      <w:del w:id="1896" w:author="alan" w:date="2018-03-17T21:14:13Z">
        <w:r>
          <w:rPr>
            <w:rFonts w:hint="default" w:ascii="Times New Roman" w:hAnsi="Times New Roman" w:cs="Times New Roman"/>
            <w:szCs w:val="24"/>
            <w:rPrChange w:id="1897" w:author="alan" w:date="2018-03-17T21:46:09Z">
              <w:rPr>
                <w:rFonts w:hint="eastAsia" w:asciiTheme="minorEastAsia" w:hAnsiTheme="minorEastAsia"/>
                <w:szCs w:val="24"/>
              </w:rPr>
            </w:rPrChange>
          </w:rPr>
          <w:delText>渔船</w:delText>
        </w:r>
      </w:del>
      <w:ins w:id="1898" w:author="alan" w:date="2018-03-17T21:14:13Z">
        <w:r>
          <w:rPr>
            <w:rFonts w:hint="default" w:ascii="Times New Roman" w:hAnsi="Times New Roman" w:cs="Times New Roman"/>
            <w:szCs w:val="24"/>
            <w:lang w:eastAsia="zh-CN"/>
            <w:rPrChange w:id="1899" w:author="alan" w:date="2018-03-17T21:46:09Z">
              <w:rPr>
                <w:rFonts w:hint="eastAsia" w:asciiTheme="minorEastAsia" w:hAnsiTheme="minorEastAsia"/>
                <w:szCs w:val="24"/>
                <w:lang w:eastAsia="zh-CN"/>
              </w:rPr>
            </w:rPrChange>
          </w:rPr>
          <w:t>渔业船舶</w:t>
        </w:r>
      </w:ins>
      <w:r>
        <w:rPr>
          <w:rFonts w:hint="default" w:ascii="Times New Roman" w:hAnsi="Times New Roman" w:cs="Times New Roman"/>
          <w:szCs w:val="24"/>
          <w:rPrChange w:id="1900" w:author="alan" w:date="2018-03-17T21:46:09Z">
            <w:rPr>
              <w:rFonts w:hint="eastAsia" w:asciiTheme="minorEastAsia" w:hAnsiTheme="minorEastAsia"/>
              <w:szCs w:val="24"/>
            </w:rPr>
          </w:rPrChange>
        </w:rPr>
        <w:t>编号、航次编号、捕捞区统计热度图、港口分布图按钮，借助可视化工具观察港口、轨迹及捕捞区。</w:t>
      </w:r>
    </w:p>
    <w:p>
      <w:pPr>
        <w:widowControl/>
        <w:spacing w:line="360" w:lineRule="auto"/>
        <w:jc w:val="left"/>
        <w:rPr>
          <w:rFonts w:ascii="Times New Roman" w:hAnsi="Times New Roman" w:cs="Times New Roman"/>
          <w:szCs w:val="24"/>
          <w:rPrChange w:id="1901" w:author="alan" w:date="2018-03-17T21:46:09Z">
            <w:rPr>
              <w:rFonts w:asciiTheme="minorEastAsia" w:hAnsiTheme="minorEastAsia"/>
              <w:szCs w:val="24"/>
            </w:rPr>
          </w:rPrChange>
        </w:rPr>
      </w:pPr>
      <w:r>
        <w:rPr>
          <w:rFonts w:ascii="Times New Roman" w:hAnsi="Times New Roman" w:cs="Times New Roman"/>
          <w:szCs w:val="24"/>
          <w:rPrChange w:id="1902" w:author="alan" w:date="2018-03-17T21:46:09Z">
            <w:rPr>
              <w:rFonts w:asciiTheme="minorEastAsia" w:hAnsiTheme="minorEastAsia"/>
              <w:szCs w:val="24"/>
            </w:rPr>
          </w:rPrChange>
        </w:rPr>
        <w:br w:type="page"/>
      </w:r>
    </w:p>
    <w:p>
      <w:pPr>
        <w:pStyle w:val="2"/>
        <w:keepNext w:val="0"/>
        <w:keepLines w:val="0"/>
        <w:numPr>
          <w:ilvl w:val="0"/>
          <w:numId w:val="1"/>
        </w:numPr>
        <w:spacing w:line="360" w:lineRule="auto"/>
        <w:rPr>
          <w:rFonts w:ascii="Times New Roman" w:hAnsi="Times New Roman" w:cs="Times New Roman"/>
          <w:rPrChange w:id="1903" w:author="alan" w:date="2018-03-17T21:46:09Z">
            <w:rPr/>
          </w:rPrChange>
        </w:rPr>
      </w:pPr>
      <w:bookmarkStart w:id="86" w:name="_Toc508613038"/>
      <w:bookmarkStart w:id="87" w:name="_Toc508613111"/>
      <w:r>
        <w:rPr>
          <w:rFonts w:hint="default" w:ascii="Times New Roman" w:hAnsi="Times New Roman" w:cs="Times New Roman"/>
          <w:rPrChange w:id="1904" w:author="alan" w:date="2018-03-17T21:46:09Z">
            <w:rPr>
              <w:rFonts w:hint="eastAsia"/>
            </w:rPr>
          </w:rPrChange>
        </w:rPr>
        <w:t>总结与展望</w:t>
      </w:r>
      <w:bookmarkEnd w:id="86"/>
      <w:bookmarkEnd w:id="87"/>
    </w:p>
    <w:p>
      <w:pPr>
        <w:spacing w:line="360" w:lineRule="auto"/>
        <w:rPr>
          <w:rFonts w:ascii="Times New Roman" w:hAnsi="Times New Roman" w:cs="Times New Roman"/>
          <w:szCs w:val="24"/>
        </w:rPr>
      </w:pPr>
      <w:r>
        <w:rPr>
          <w:rFonts w:hint="default" w:ascii="Times New Roman" w:hAnsi="Times New Roman" w:cs="Times New Roman"/>
          <w:szCs w:val="24"/>
          <w:rPrChange w:id="1905" w:author="alan" w:date="2018-03-17T21:46:09Z">
            <w:rPr>
              <w:rFonts w:hint="eastAsia" w:asciiTheme="minorEastAsia" w:hAnsiTheme="minorEastAsia"/>
              <w:szCs w:val="24"/>
            </w:rPr>
          </w:rPrChange>
        </w:rPr>
        <w:tab/>
      </w:r>
      <w:r>
        <w:rPr>
          <w:rFonts w:ascii="Times New Roman" w:hAnsi="Times New Roman" w:cs="Times New Roman"/>
          <w:szCs w:val="24"/>
        </w:rPr>
        <w:t>本章总结了全文的研究工作，并分析了基于VMS数据的轨迹挖掘研究今后的发展趋势。</w:t>
      </w:r>
    </w:p>
    <w:p>
      <w:pPr>
        <w:pStyle w:val="3"/>
        <w:keepNext w:val="0"/>
        <w:keepLines w:val="0"/>
        <w:numPr>
          <w:ilvl w:val="1"/>
          <w:numId w:val="1"/>
        </w:numPr>
        <w:spacing w:line="360" w:lineRule="auto"/>
        <w:rPr>
          <w:rFonts w:ascii="Times New Roman" w:hAnsi="Times New Roman" w:cs="Times New Roman"/>
          <w:rPrChange w:id="1906" w:author="alan" w:date="2018-03-17T21:46:09Z">
            <w:rPr/>
          </w:rPrChange>
        </w:rPr>
      </w:pPr>
      <w:bookmarkStart w:id="88" w:name="_Toc508613112"/>
      <w:bookmarkStart w:id="89" w:name="_Toc508613039"/>
      <w:r>
        <w:rPr>
          <w:rFonts w:hint="default" w:ascii="Times New Roman" w:hAnsi="Times New Roman" w:cs="Times New Roman"/>
          <w:rPrChange w:id="1907" w:author="alan" w:date="2018-03-17T21:46:09Z">
            <w:rPr>
              <w:rFonts w:hint="eastAsia"/>
            </w:rPr>
          </w:rPrChange>
        </w:rPr>
        <w:t>总结</w:t>
      </w:r>
      <w:bookmarkEnd w:id="88"/>
      <w:bookmarkEnd w:id="89"/>
    </w:p>
    <w:p>
      <w:pPr>
        <w:spacing w:line="360" w:lineRule="auto"/>
        <w:rPr>
          <w:rFonts w:ascii="Times New Roman" w:hAnsi="Times New Roman" w:cs="Times New Roman"/>
          <w:szCs w:val="24"/>
        </w:rPr>
      </w:pPr>
      <w:r>
        <w:rPr>
          <w:rFonts w:hint="default" w:ascii="Times New Roman" w:hAnsi="Times New Roman" w:cs="Times New Roman"/>
          <w:szCs w:val="24"/>
          <w:rPrChange w:id="1908" w:author="alan" w:date="2018-03-17T21:46:09Z">
            <w:rPr>
              <w:rFonts w:hint="eastAsia" w:asciiTheme="minorEastAsia" w:hAnsiTheme="minorEastAsia"/>
              <w:szCs w:val="24"/>
            </w:rPr>
          </w:rPrChange>
        </w:rPr>
        <w:tab/>
      </w:r>
      <w:r>
        <w:rPr>
          <w:rFonts w:ascii="Times New Roman" w:hAnsi="Times New Roman" w:cs="Times New Roman"/>
          <w:szCs w:val="24"/>
        </w:rPr>
        <w:t>基于船舶监控系统（VMS）的轨迹数据研究自部署之日起一直受到国际海洋研究者的关注，虽然我国在这个领域起步较晚，但近年来，随着系统终端推广工作日益完善，已经初步完成了数据积累工作。本文在此基础上开展VMS</w:t>
      </w:r>
      <w:del w:id="1909" w:author="alan" w:date="2018-03-17T21:14:13Z">
        <w:r>
          <w:rPr>
            <w:rFonts w:ascii="Times New Roman" w:hAnsi="Times New Roman" w:cs="Times New Roman"/>
            <w:szCs w:val="24"/>
          </w:rPr>
          <w:delText>渔船</w:delText>
        </w:r>
      </w:del>
      <w:ins w:id="191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轨迹数据分析与挖掘工作。提出了</w:t>
      </w:r>
      <w:del w:id="1911" w:author="alan" w:date="2018-03-17T21:14:13Z">
        <w:r>
          <w:rPr>
            <w:rFonts w:ascii="Times New Roman" w:hAnsi="Times New Roman" w:cs="Times New Roman"/>
            <w:szCs w:val="24"/>
          </w:rPr>
          <w:delText>渔船</w:delText>
        </w:r>
      </w:del>
      <w:ins w:id="191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捕捞行为识别算法和</w:t>
      </w:r>
      <w:del w:id="1913" w:author="alan" w:date="2018-03-17T21:14:13Z">
        <w:r>
          <w:rPr>
            <w:rFonts w:ascii="Times New Roman" w:hAnsi="Times New Roman" w:cs="Times New Roman"/>
            <w:szCs w:val="24"/>
          </w:rPr>
          <w:delText>渔船</w:delText>
        </w:r>
      </w:del>
      <w:ins w:id="191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航道识别算法，分析了捕捞区域的时空变化以及渔民的捕捞行为。设计并实现了</w:t>
      </w:r>
      <w:del w:id="1915" w:author="alan" w:date="2018-03-17T21:14:13Z">
        <w:r>
          <w:rPr>
            <w:rFonts w:ascii="Times New Roman" w:hAnsi="Times New Roman" w:cs="Times New Roman"/>
            <w:szCs w:val="24"/>
          </w:rPr>
          <w:delText>渔船</w:delText>
        </w:r>
      </w:del>
      <w:ins w:id="191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轨迹数据分析系统，方便了渔业从业人员对VMS轨迹数据的观察、分析和研究。</w:t>
      </w:r>
    </w:p>
    <w:p>
      <w:pPr>
        <w:spacing w:line="360" w:lineRule="auto"/>
        <w:ind w:firstLine="420"/>
        <w:rPr>
          <w:rFonts w:ascii="Times New Roman" w:hAnsi="Times New Roman" w:cs="Times New Roman"/>
          <w:szCs w:val="24"/>
        </w:rPr>
      </w:pPr>
      <w:r>
        <w:rPr>
          <w:rFonts w:ascii="Times New Roman" w:hAnsi="Times New Roman" w:cs="Times New Roman"/>
          <w:szCs w:val="24"/>
        </w:rPr>
        <w:t>本文的主要工作如下：</w:t>
      </w:r>
    </w:p>
    <w:p>
      <w:pPr>
        <w:spacing w:line="360" w:lineRule="auto"/>
        <w:ind w:firstLine="420"/>
        <w:rPr>
          <w:rFonts w:ascii="Times New Roman" w:hAnsi="Times New Roman" w:cs="Times New Roman"/>
          <w:szCs w:val="24"/>
        </w:rPr>
      </w:pPr>
      <w:r>
        <w:rPr>
          <w:rFonts w:ascii="Times New Roman" w:hAnsi="Times New Roman" w:cs="Times New Roman"/>
          <w:szCs w:val="24"/>
        </w:rPr>
        <w:t>（1）对基于VMS</w:t>
      </w:r>
      <w:del w:id="1917" w:author="alan" w:date="2018-03-17T21:14:13Z">
        <w:r>
          <w:rPr>
            <w:rFonts w:ascii="Times New Roman" w:hAnsi="Times New Roman" w:cs="Times New Roman"/>
            <w:szCs w:val="24"/>
          </w:rPr>
          <w:delText>渔船</w:delText>
        </w:r>
      </w:del>
      <w:ins w:id="191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轨迹数据的研究背景、发展现状进行综述，指出捕捞行为的识别有待于进一步研究。</w:t>
      </w:r>
    </w:p>
    <w:p>
      <w:pPr>
        <w:spacing w:line="360" w:lineRule="auto"/>
        <w:ind w:firstLine="420"/>
        <w:rPr>
          <w:rFonts w:ascii="Times New Roman" w:hAnsi="Times New Roman" w:cs="Times New Roman"/>
          <w:szCs w:val="24"/>
        </w:rPr>
      </w:pPr>
      <w:r>
        <w:rPr>
          <w:rFonts w:ascii="Times New Roman" w:hAnsi="Times New Roman" w:cs="Times New Roman"/>
          <w:szCs w:val="24"/>
        </w:rPr>
        <w:t>（2）提出了</w:t>
      </w:r>
      <w:del w:id="1919" w:author="alan" w:date="2018-03-17T21:14:13Z">
        <w:r>
          <w:rPr>
            <w:rFonts w:ascii="Times New Roman" w:hAnsi="Times New Roman" w:cs="Times New Roman"/>
            <w:szCs w:val="24"/>
          </w:rPr>
          <w:delText>渔船</w:delText>
        </w:r>
      </w:del>
      <w:ins w:id="192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捕捞行为识别算法。首先，在不依靠航海日志等辅助数据的条件下，利用轨迹数据“坐标驻留”的特点分析判断港口位置，并在此基础上将VMS数据按航次分段研究。然后，利用轨迹压缩和数学形态学得到</w:t>
      </w:r>
      <w:del w:id="1921" w:author="alan" w:date="2018-03-17T21:14:13Z">
        <w:r>
          <w:rPr>
            <w:rFonts w:ascii="Times New Roman" w:hAnsi="Times New Roman" w:cs="Times New Roman"/>
            <w:szCs w:val="24"/>
          </w:rPr>
          <w:delText>渔船</w:delText>
        </w:r>
      </w:del>
      <w:ins w:id="1922"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捕捞轨迹区域，最终完成捕捞行为的识别。最后，通过与浙江省温州市海洋渔业救助中心记录的渔业产量数据进行对照，计算Pearson相关系数验证了捕捞行为识别的准确率。</w:t>
      </w:r>
    </w:p>
    <w:p>
      <w:pPr>
        <w:spacing w:line="360" w:lineRule="auto"/>
        <w:ind w:firstLine="420"/>
        <w:rPr>
          <w:rFonts w:ascii="Times New Roman" w:hAnsi="Times New Roman" w:cs="Times New Roman"/>
          <w:szCs w:val="24"/>
        </w:rPr>
      </w:pPr>
      <w:r>
        <w:rPr>
          <w:rFonts w:ascii="Times New Roman" w:hAnsi="Times New Roman" w:cs="Times New Roman"/>
          <w:szCs w:val="24"/>
        </w:rPr>
        <w:t>（3）提出了</w:t>
      </w:r>
      <w:del w:id="1923" w:author="alan" w:date="2018-03-17T21:14:13Z">
        <w:r>
          <w:rPr>
            <w:rFonts w:ascii="Times New Roman" w:hAnsi="Times New Roman" w:cs="Times New Roman"/>
            <w:szCs w:val="24"/>
          </w:rPr>
          <w:delText>渔船</w:delText>
        </w:r>
      </w:del>
      <w:ins w:id="1924"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航道识别算法。它由</w:t>
      </w:r>
      <w:del w:id="1925" w:author="alan" w:date="2018-03-17T21:14:13Z">
        <w:r>
          <w:rPr>
            <w:rFonts w:ascii="Times New Roman" w:hAnsi="Times New Roman" w:cs="Times New Roman"/>
            <w:szCs w:val="24"/>
          </w:rPr>
          <w:delText>渔船</w:delText>
        </w:r>
      </w:del>
      <w:ins w:id="1926"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捕捞行为识别算法和迭代投票分类两部分组成。利用前者输出的捕捞行为之间的航行轨迹，对季度捕捞热度图进行分类，并抽象出</w:t>
      </w:r>
      <w:del w:id="1927" w:author="alan" w:date="2018-03-17T21:14:13Z">
        <w:r>
          <w:rPr>
            <w:rFonts w:ascii="Times New Roman" w:hAnsi="Times New Roman" w:cs="Times New Roman"/>
            <w:szCs w:val="24"/>
          </w:rPr>
          <w:delText>渔船</w:delText>
        </w:r>
      </w:del>
      <w:ins w:id="1928"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航道。在此基础上，分析了浙江东部海域渔业资源随时间向东北转移的时空变化规律，以及渔民的捕捞行为特点。</w:t>
      </w:r>
    </w:p>
    <w:p>
      <w:pPr>
        <w:spacing w:line="360" w:lineRule="auto"/>
        <w:ind w:firstLine="420"/>
        <w:rPr>
          <w:rFonts w:ascii="Times New Roman" w:hAnsi="Times New Roman" w:cs="Times New Roman"/>
          <w:szCs w:val="24"/>
        </w:rPr>
      </w:pPr>
      <w:r>
        <w:rPr>
          <w:rFonts w:ascii="Times New Roman" w:hAnsi="Times New Roman" w:cs="Times New Roman"/>
          <w:szCs w:val="24"/>
        </w:rPr>
        <w:t>（4）设计并实现了船舶轨迹数据分析系统。系统分为数据管理层、业务层、展示层三个层次。数据管理层定义了文件存储结构并对VMS数据预处理；业务层的核心是</w:t>
      </w:r>
      <w:del w:id="1929" w:author="alan" w:date="2018-03-17T21:14:13Z">
        <w:r>
          <w:rPr>
            <w:rFonts w:ascii="Times New Roman" w:hAnsi="Times New Roman" w:cs="Times New Roman"/>
            <w:szCs w:val="24"/>
          </w:rPr>
          <w:delText>渔船</w:delText>
        </w:r>
      </w:del>
      <w:ins w:id="1930"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捕捞行为识别算法；展示层通过界面和业务逻辑的设计，方便渔业从业人员观察不同时间段的港口、轨迹和捕捞区域识别结果。</w:t>
      </w:r>
    </w:p>
    <w:p>
      <w:pPr>
        <w:pStyle w:val="3"/>
        <w:keepNext w:val="0"/>
        <w:keepLines w:val="0"/>
        <w:numPr>
          <w:ilvl w:val="1"/>
          <w:numId w:val="1"/>
        </w:numPr>
        <w:spacing w:line="360" w:lineRule="auto"/>
        <w:rPr>
          <w:rFonts w:ascii="Times New Roman" w:hAnsi="Times New Roman" w:cs="Times New Roman"/>
          <w:rPrChange w:id="1931" w:author="alan" w:date="2018-03-17T21:46:09Z">
            <w:rPr/>
          </w:rPrChange>
        </w:rPr>
      </w:pPr>
      <w:bookmarkStart w:id="90" w:name="_Toc508613040"/>
      <w:bookmarkStart w:id="91" w:name="_Toc508613113"/>
      <w:r>
        <w:rPr>
          <w:rFonts w:hint="default" w:ascii="Times New Roman" w:hAnsi="Times New Roman" w:cs="Times New Roman"/>
          <w:rPrChange w:id="1932" w:author="alan" w:date="2018-03-17T21:46:09Z">
            <w:rPr>
              <w:rFonts w:hint="eastAsia"/>
            </w:rPr>
          </w:rPrChange>
        </w:rPr>
        <w:t>展望</w:t>
      </w:r>
      <w:bookmarkEnd w:id="90"/>
      <w:bookmarkEnd w:id="91"/>
    </w:p>
    <w:p>
      <w:pPr>
        <w:spacing w:line="360" w:lineRule="auto"/>
        <w:rPr>
          <w:rFonts w:ascii="Times New Roman" w:hAnsi="Times New Roman" w:cs="Times New Roman"/>
          <w:szCs w:val="24"/>
        </w:rPr>
      </w:pPr>
      <w:r>
        <w:rPr>
          <w:rFonts w:hint="default" w:ascii="Times New Roman" w:hAnsi="Times New Roman" w:cs="Times New Roman"/>
          <w:szCs w:val="24"/>
          <w:rPrChange w:id="1933" w:author="alan" w:date="2018-03-17T21:46:09Z">
            <w:rPr>
              <w:rFonts w:hint="eastAsia" w:asciiTheme="minorEastAsia" w:hAnsiTheme="minorEastAsia"/>
              <w:szCs w:val="24"/>
            </w:rPr>
          </w:rPrChange>
        </w:rPr>
        <w:tab/>
      </w:r>
      <w:r>
        <w:rPr>
          <w:rFonts w:ascii="Times New Roman" w:hAnsi="Times New Roman" w:cs="Times New Roman"/>
          <w:szCs w:val="24"/>
        </w:rPr>
        <w:t>VMS数据分析仍有较大研究空间。相较于陆上的轨迹分析研究，VMS轨迹分析关注度低且手段较为单一，难以同时将天气、洋流、船舶轨迹、生物习性等多方面知识结合。致使大部分的研究都只能针对局部海域进行分析，难以适用于不同海域不同船舶类型。</w:t>
      </w:r>
    </w:p>
    <w:p>
      <w:pPr>
        <w:spacing w:line="36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目前为止，对于捕捞区定位的研究已经有很多成果，对渔业资源的分布变化情况已经有了一个大概的认识，可以开展下一步更深层次的数据挖掘工作。本文提出的</w:t>
      </w:r>
      <w:del w:id="1934" w:author="alan" w:date="2018-03-17T21:14:13Z">
        <w:r>
          <w:rPr>
            <w:rFonts w:ascii="Times New Roman" w:hAnsi="Times New Roman" w:cs="Times New Roman"/>
            <w:szCs w:val="24"/>
          </w:rPr>
          <w:delText>渔船</w:delText>
        </w:r>
      </w:del>
      <w:ins w:id="1935" w:author="alan" w:date="2018-03-17T21:14:13Z">
        <w:r>
          <w:rPr>
            <w:rFonts w:hint="eastAsia" w:ascii="Times New Roman" w:hAnsi="Times New Roman" w:cs="Times New Roman"/>
            <w:szCs w:val="24"/>
            <w:lang w:eastAsia="zh-CN"/>
          </w:rPr>
          <w:t>渔业船舶</w:t>
        </w:r>
      </w:ins>
      <w:r>
        <w:rPr>
          <w:rFonts w:ascii="Times New Roman" w:hAnsi="Times New Roman" w:cs="Times New Roman"/>
          <w:szCs w:val="24"/>
        </w:rPr>
        <w:t>航道识别算法就是一次尝试，在此基础上可以对渔业资源的变化进行更细致的分析，此外还可以对渔民的捕捞作业进行行为分析，对渔业经济进行预测。</w:t>
      </w:r>
    </w:p>
    <w:p>
      <w:pPr>
        <w:widowControl/>
        <w:spacing w:line="360" w:lineRule="auto"/>
        <w:jc w:val="left"/>
        <w:rPr>
          <w:rFonts w:ascii="Times New Roman" w:hAnsi="Times New Roman" w:cs="Times New Roman"/>
          <w:szCs w:val="24"/>
          <w:rPrChange w:id="1936" w:author="alan" w:date="2018-03-17T21:46:09Z">
            <w:rPr>
              <w:rFonts w:asciiTheme="minorEastAsia" w:hAnsiTheme="minorEastAsia"/>
              <w:szCs w:val="24"/>
            </w:rPr>
          </w:rPrChange>
        </w:rPr>
      </w:pPr>
      <w:r>
        <w:rPr>
          <w:rFonts w:ascii="Times New Roman" w:hAnsi="Times New Roman" w:cs="Times New Roman"/>
          <w:szCs w:val="24"/>
          <w:rPrChange w:id="1937" w:author="alan" w:date="2018-03-17T21:46:09Z">
            <w:rPr>
              <w:rFonts w:asciiTheme="minorEastAsia" w:hAnsiTheme="minorEastAsia"/>
              <w:szCs w:val="24"/>
            </w:rPr>
          </w:rPrChange>
        </w:rPr>
        <w:br w:type="page"/>
      </w:r>
    </w:p>
    <w:p>
      <w:pPr>
        <w:pStyle w:val="2"/>
        <w:keepNext w:val="0"/>
        <w:keepLines w:val="0"/>
        <w:numPr>
          <w:ilvl w:val="0"/>
          <w:numId w:val="1"/>
        </w:numPr>
        <w:rPr>
          <w:rFonts w:ascii="Times New Roman" w:hAnsi="Times New Roman" w:cs="Times New Roman"/>
          <w:rPrChange w:id="1938" w:author="alan" w:date="2018-03-17T21:46:09Z">
            <w:rPr/>
          </w:rPrChange>
        </w:rPr>
      </w:pPr>
      <w:bookmarkStart w:id="92" w:name="_Toc508613041"/>
      <w:bookmarkStart w:id="93" w:name="_Toc508613114"/>
      <w:r>
        <w:rPr>
          <w:rFonts w:hint="default" w:ascii="Times New Roman" w:hAnsi="Times New Roman" w:cs="Times New Roman"/>
          <w:rPrChange w:id="1939" w:author="alan" w:date="2018-03-17T21:46:09Z">
            <w:rPr>
              <w:rFonts w:hint="eastAsia"/>
            </w:rPr>
          </w:rPrChange>
        </w:rPr>
        <w:t>参考文献</w:t>
      </w:r>
      <w:bookmarkEnd w:id="92"/>
      <w:bookmarkEnd w:id="93"/>
    </w:p>
    <w:sectPr>
      <w:endnotePr>
        <w:numFmt w:val="decimal"/>
      </w:endnotePr>
      <w:pgSz w:w="11906" w:h="16838"/>
      <w:pgMar w:top="1440" w:right="1800" w:bottom="1440" w:left="1800" w:header="851" w:footer="992" w:gutter="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an" w:date="2018-03-17T15:32:42Z" w:initials="">
    <w:p w14:paraId="06360183">
      <w:pPr>
        <w:pStyle w:val="6"/>
        <w:rPr>
          <w:rFonts w:hint="eastAsia" w:eastAsiaTheme="minorEastAsia"/>
          <w:lang w:val="en-US" w:eastAsia="zh-CN"/>
        </w:rPr>
      </w:pPr>
      <w:r>
        <w:rPr>
          <w:rFonts w:hint="eastAsia"/>
          <w:lang w:val="en-US" w:eastAsia="zh-CN"/>
        </w:rPr>
        <w:t>你还没有开始介绍呢？在这里不可以用完成时态”了“</w:t>
      </w:r>
    </w:p>
  </w:comment>
  <w:comment w:id="1" w:author="alan" w:date="2018-03-17T15:35:05Z" w:initials="">
    <w:p w14:paraId="475F2528">
      <w:pPr>
        <w:pStyle w:val="6"/>
        <w:rPr>
          <w:rFonts w:hint="eastAsia" w:eastAsiaTheme="minorEastAsia"/>
          <w:lang w:val="en-US" w:eastAsia="zh-CN"/>
        </w:rPr>
      </w:pPr>
      <w:r>
        <w:rPr>
          <w:rFonts w:hint="eastAsia"/>
          <w:lang w:val="en-US" w:eastAsia="zh-CN"/>
        </w:rPr>
        <w:t>你下面的写作中完全没有难点的内容啊！这里为什要说难点</w:t>
      </w:r>
    </w:p>
  </w:comment>
  <w:comment w:id="2" w:author="alan" w:date="2018-03-17T15:52:56Z" w:initials="">
    <w:p w14:paraId="5AE81103">
      <w:pPr>
        <w:pStyle w:val="6"/>
        <w:rPr>
          <w:rFonts w:hint="eastAsia" w:eastAsiaTheme="minorEastAsia"/>
          <w:lang w:val="en-US" w:eastAsia="zh-CN"/>
        </w:rPr>
      </w:pPr>
      <w:r>
        <w:rPr>
          <w:rFonts w:hint="eastAsia"/>
          <w:lang w:val="en-US" w:eastAsia="zh-CN"/>
        </w:rPr>
        <w:t>原文从第二句起就没有主语啊！</w:t>
      </w:r>
    </w:p>
  </w:comment>
  <w:comment w:id="3" w:author="alan" w:date="2018-03-17T20:14:54Z" w:initials="">
    <w:p w14:paraId="550C21B5">
      <w:pPr>
        <w:pStyle w:val="6"/>
        <w:rPr>
          <w:rFonts w:hint="eastAsia" w:eastAsiaTheme="minorEastAsia"/>
          <w:lang w:val="en-US" w:eastAsia="zh-CN"/>
        </w:rPr>
      </w:pPr>
      <w:r>
        <w:rPr>
          <w:rFonts w:hint="eastAsia"/>
          <w:lang w:val="en-US" w:eastAsia="zh-CN"/>
        </w:rPr>
        <w:t>你不觉得这里少了一句过渡吗？难道凌云能看懂这两段的关系吗？</w:t>
      </w:r>
    </w:p>
  </w:comment>
  <w:comment w:id="4" w:author="alan" w:date="2018-03-17T21:18:42Z" w:initials="">
    <w:p w14:paraId="39B0043F">
      <w:pPr>
        <w:pStyle w:val="6"/>
        <w:rPr>
          <w:rFonts w:hint="eastAsia" w:eastAsiaTheme="minorEastAsia"/>
          <w:lang w:val="en-US" w:eastAsia="zh-CN"/>
        </w:rPr>
      </w:pPr>
      <w:r>
        <w:rPr>
          <w:rFonts w:hint="eastAsia"/>
          <w:lang w:val="en-US" w:eastAsia="zh-CN"/>
        </w:rPr>
        <w:t>并排放的时侯，要把两个图合成一个，用(a)和(b)来表示。</w:t>
      </w:r>
    </w:p>
  </w:comment>
  <w:comment w:id="5" w:author="alan" w:date="2018-03-17T21:19:35Z" w:initials="">
    <w:p w14:paraId="08543433">
      <w:pPr>
        <w:pStyle w:val="6"/>
        <w:rPr>
          <w:rFonts w:hint="eastAsia" w:eastAsiaTheme="minorEastAsia"/>
          <w:lang w:val="en-US" w:eastAsia="zh-CN"/>
        </w:rPr>
      </w:pPr>
      <w:r>
        <w:rPr>
          <w:rFonts w:hint="eastAsia"/>
          <w:lang w:val="en-US" w:eastAsia="zh-CN"/>
        </w:rPr>
        <w:t>你什么时候读到过论文有在正文里用括号引用图的？怎么这么奇怪的错误都有呢？</w:t>
      </w:r>
    </w:p>
  </w:comment>
  <w:comment w:id="6" w:author="alan" w:date="2018-03-17T21:36:37Z" w:initials="">
    <w:p w14:paraId="1C8C4465">
      <w:pPr>
        <w:pStyle w:val="6"/>
        <w:rPr>
          <w:rFonts w:hint="eastAsia" w:eastAsiaTheme="minorEastAsia"/>
          <w:lang w:val="en-US" w:eastAsia="zh-CN"/>
        </w:rPr>
      </w:pPr>
      <w:r>
        <w:rPr>
          <w:rFonts w:hint="eastAsia"/>
          <w:lang w:val="en-US" w:eastAsia="zh-CN"/>
        </w:rPr>
        <w:t>连续和捕捞能有什么关系呢？</w:t>
      </w:r>
    </w:p>
  </w:comment>
  <w:comment w:id="7" w:author="alan" w:date="2018-03-17T21:25:49Z" w:initials="">
    <w:p w14:paraId="2F510DF4">
      <w:pPr>
        <w:pStyle w:val="6"/>
        <w:rPr>
          <w:rFonts w:hint="eastAsia" w:eastAsiaTheme="minorEastAsia"/>
          <w:lang w:val="en-US" w:eastAsia="zh-CN"/>
        </w:rPr>
      </w:pPr>
      <w:r>
        <w:rPr>
          <w:rFonts w:hint="eastAsia"/>
          <w:lang w:val="en-US" w:eastAsia="zh-CN"/>
        </w:rPr>
        <w:t>这一段完全没有逻辑啊。你直接跳出了要用图像梳理方法识别，难道读者不会问：为什么非要用图像处理呢？你不觉得突兀吗？</w:t>
      </w:r>
    </w:p>
  </w:comment>
  <w:comment w:id="8" w:author="alan" w:date="2018-03-17T21:48:41Z" w:initials="">
    <w:p w14:paraId="679C00F0">
      <w:pPr>
        <w:pStyle w:val="6"/>
        <w:rPr>
          <w:rFonts w:hint="eastAsia" w:eastAsiaTheme="minorEastAsia"/>
          <w:lang w:val="en-US" w:eastAsia="zh-CN"/>
        </w:rPr>
      </w:pPr>
      <w:r>
        <w:rPr>
          <w:rFonts w:hint="eastAsia"/>
          <w:lang w:val="en-US" w:eastAsia="zh-CN"/>
        </w:rPr>
        <w:t>不要随便说“真实”，证明不了你的这个词的！</w:t>
      </w:r>
    </w:p>
  </w:comment>
  <w:comment w:id="9" w:author="alan" w:date="2018-03-17T21:51:36Z" w:initials="">
    <w:p w14:paraId="1D316AED">
      <w:pPr>
        <w:pStyle w:val="6"/>
        <w:rPr>
          <w:rFonts w:hint="eastAsia" w:eastAsiaTheme="minorEastAsia"/>
          <w:lang w:val="en-US" w:eastAsia="zh-CN"/>
        </w:rPr>
      </w:pPr>
      <w:r>
        <w:rPr>
          <w:rFonts w:hint="eastAsia"/>
          <w:lang w:val="en-US" w:eastAsia="zh-CN"/>
        </w:rPr>
        <w:t>到现在都不应该出现图像处理这个词。因为根本还没有办法有逻辑的引出这个词！</w:t>
      </w:r>
    </w:p>
  </w:comment>
  <w:comment w:id="10" w:author="alan" w:date="2018-03-17T21:55:15Z" w:initials="">
    <w:p w14:paraId="468E6B2D">
      <w:pPr>
        <w:pStyle w:val="6"/>
        <w:rPr>
          <w:rFonts w:hint="eastAsia" w:eastAsiaTheme="minorEastAsia"/>
          <w:lang w:val="en-US" w:eastAsia="zh-CN"/>
        </w:rPr>
      </w:pPr>
      <w:r>
        <w:rPr>
          <w:rFonts w:hint="eastAsia"/>
          <w:lang w:val="en-US" w:eastAsia="zh-CN"/>
        </w:rPr>
        <w:t>你都没做补缺，为什么还要提缺失呢？自己打自己的嘴！</w:t>
      </w:r>
    </w:p>
  </w:comment>
  <w:comment w:id="11" w:author="alan" w:date="2018-03-17T21:56:12Z" w:initials="">
    <w:p w14:paraId="1345495E">
      <w:pPr>
        <w:pStyle w:val="6"/>
        <w:rPr>
          <w:rFonts w:hint="eastAsia" w:eastAsiaTheme="minorEastAsia"/>
          <w:lang w:val="en-US" w:eastAsia="zh-CN"/>
        </w:rPr>
      </w:pPr>
      <w:r>
        <w:rPr>
          <w:rFonts w:hint="eastAsia"/>
          <w:lang w:val="en-US" w:eastAsia="zh-CN"/>
        </w:rPr>
        <w:t>这里为什么要说识别呢？这句话出现的不觉得突兀吗？</w:t>
      </w:r>
    </w:p>
  </w:comment>
  <w:comment w:id="12" w:author="alan" w:date="2018-03-17T21:57:51Z" w:initials="">
    <w:p w14:paraId="7E594AF8">
      <w:pPr>
        <w:pStyle w:val="6"/>
        <w:rPr>
          <w:rFonts w:hint="eastAsia" w:eastAsiaTheme="minorEastAsia"/>
          <w:lang w:val="en-US" w:eastAsia="zh-CN"/>
        </w:rPr>
      </w:pPr>
      <w:r>
        <w:rPr>
          <w:rFonts w:hint="eastAsia"/>
          <w:lang w:val="en-US" w:eastAsia="zh-CN"/>
        </w:rPr>
        <w:t>体会下我改的这句话，和你写的区别。</w:t>
      </w:r>
    </w:p>
  </w:comment>
  <w:comment w:id="13" w:author="alan" w:date="2018-03-17T22:04:16Z" w:initials="">
    <w:p w14:paraId="405544B6">
      <w:pPr>
        <w:pStyle w:val="6"/>
        <w:rPr>
          <w:rFonts w:hint="eastAsia" w:eastAsiaTheme="minorEastAsia"/>
          <w:lang w:val="en-US" w:eastAsia="zh-CN"/>
        </w:rPr>
      </w:pPr>
      <w:r>
        <w:rPr>
          <w:rFonts w:hint="eastAsia"/>
          <w:lang w:val="en-US" w:eastAsia="zh-CN"/>
        </w:rPr>
        <w:t>为什么要自己承认缺点呢？</w:t>
      </w:r>
    </w:p>
  </w:comment>
  <w:comment w:id="14" w:author="alan" w:date="2018-03-17T22:05:24Z" w:initials="">
    <w:p w14:paraId="072E50C7">
      <w:pPr>
        <w:pStyle w:val="6"/>
        <w:rPr>
          <w:rFonts w:hint="eastAsia" w:eastAsiaTheme="minorEastAsia"/>
          <w:lang w:val="en-US" w:eastAsia="zh-CN"/>
        </w:rPr>
      </w:pPr>
      <w:r>
        <w:rPr>
          <w:rFonts w:hint="eastAsia"/>
          <w:lang w:val="en-US" w:eastAsia="zh-CN"/>
        </w:rPr>
        <w:t>是对空间画网格，而不是图像！</w:t>
      </w:r>
    </w:p>
  </w:comment>
  <w:comment w:id="15" w:author="alan" w:date="2018-03-17T22:11:04Z" w:initials="">
    <w:p w14:paraId="4A3717B1">
      <w:pPr>
        <w:pStyle w:val="6"/>
        <w:rPr>
          <w:rFonts w:hint="eastAsia" w:eastAsiaTheme="minorEastAsia"/>
          <w:lang w:val="en-US" w:eastAsia="zh-CN"/>
        </w:rPr>
      </w:pPr>
      <w:r>
        <w:rPr>
          <w:rFonts w:hint="eastAsia"/>
          <w:lang w:val="en-US" w:eastAsia="zh-CN"/>
        </w:rPr>
        <w:t>现在不该说图像的啊，你实际变成的时候，我绝不相信是先转换为图像再做的。为什么这里要写成图像呢？</w:t>
      </w:r>
    </w:p>
  </w:comment>
  <w:comment w:id="16" w:author="alan" w:date="2018-03-17T22:16:39Z" w:initials="">
    <w:p w14:paraId="02AB48EB">
      <w:pPr>
        <w:pStyle w:val="6"/>
        <w:rPr>
          <w:rFonts w:hint="eastAsia" w:eastAsiaTheme="minorEastAsia"/>
          <w:lang w:val="en-US" w:eastAsia="zh-CN"/>
        </w:rPr>
      </w:pPr>
      <w:r>
        <w:rPr>
          <w:rFonts w:hint="eastAsia"/>
          <w:lang w:val="en-US" w:eastAsia="zh-CN"/>
        </w:rPr>
        <w:t>捕捞区域是客观存在；怎么可以用称其为？一个变量可以用称其为；但是有实际含义的东西不可用称其为。</w:t>
      </w:r>
    </w:p>
  </w:comment>
  <w:comment w:id="17" w:author="alan" w:date="2018-03-17T22:21:00Z" w:initials="">
    <w:p w14:paraId="159F09C3">
      <w:pPr>
        <w:pStyle w:val="6"/>
        <w:rPr>
          <w:rFonts w:hint="eastAsia" w:eastAsiaTheme="minorEastAsia"/>
          <w:lang w:val="en-US" w:eastAsia="zh-CN"/>
        </w:rPr>
      </w:pPr>
      <w:r>
        <w:rPr>
          <w:rFonts w:hint="eastAsia"/>
          <w:lang w:val="en-US" w:eastAsia="zh-CN"/>
        </w:rPr>
        <w:t>这个重复没道理也没意义啊！</w:t>
      </w:r>
    </w:p>
  </w:comment>
  <w:comment w:id="18" w:author="alan" w:date="2018-03-17T22:19:33Z" w:initials="">
    <w:p w14:paraId="62531412">
      <w:pPr>
        <w:pStyle w:val="6"/>
        <w:rPr>
          <w:rFonts w:hint="eastAsia" w:eastAsiaTheme="minorEastAsia"/>
          <w:lang w:val="en-US" w:eastAsia="zh-CN"/>
        </w:rPr>
      </w:pPr>
      <w:r>
        <w:rPr>
          <w:rFonts w:hint="eastAsia"/>
          <w:lang w:val="en-US" w:eastAsia="zh-CN"/>
        </w:rPr>
        <w:t>你能上到哪里啊？我真败了！</w:t>
      </w:r>
    </w:p>
  </w:comment>
  <w:comment w:id="19" w:author="alan" w:date="2018-03-17T22:26:14Z" w:initials="">
    <w:p w14:paraId="40394BB9">
      <w:pPr>
        <w:pStyle w:val="6"/>
        <w:rPr>
          <w:rFonts w:hint="eastAsia" w:eastAsiaTheme="minorEastAsia"/>
          <w:lang w:val="en-US" w:eastAsia="zh-CN"/>
        </w:rPr>
      </w:pPr>
      <w:r>
        <w:rPr>
          <w:rFonts w:hint="eastAsia"/>
          <w:lang w:val="en-US" w:eastAsia="zh-CN"/>
        </w:rPr>
        <w:t>要用表格来框图，不要用添加空格的方式，这样随便一修改就完蛋了。跟你们说过多少次了！</w:t>
      </w:r>
    </w:p>
  </w:comment>
  <w:comment w:id="20" w:author="alan" w:date="2018-03-17T22:25:19Z" w:initials="">
    <w:p w14:paraId="523B090F">
      <w:pPr>
        <w:pStyle w:val="6"/>
      </w:pPr>
    </w:p>
  </w:comment>
  <w:comment w:id="21" w:author="alan" w:date="2018-03-17T22:25:35Z" w:initials="">
    <w:p w14:paraId="00F5079E">
      <w:pPr>
        <w:pStyle w:val="6"/>
        <w:rPr>
          <w:rFonts w:hint="eastAsia" w:eastAsiaTheme="minorEastAsia"/>
          <w:lang w:val="en-US" w:eastAsia="zh-CN"/>
        </w:rPr>
      </w:pPr>
      <w:r>
        <w:rPr>
          <w:rFonts w:hint="eastAsia"/>
          <w:lang w:val="en-US" w:eastAsia="zh-CN"/>
        </w:rPr>
        <w:t>图怎么标号都不知道吗？</w:t>
      </w:r>
    </w:p>
  </w:comment>
  <w:comment w:id="22" w:author="alan" w:date="2018-03-17T22:30:07Z" w:initials="">
    <w:p w14:paraId="3C0523DE">
      <w:pPr>
        <w:pStyle w:val="6"/>
        <w:rPr>
          <w:rFonts w:hint="eastAsia" w:eastAsiaTheme="minorEastAsia"/>
          <w:lang w:val="en-US" w:eastAsia="zh-CN"/>
        </w:rPr>
      </w:pPr>
      <w:r>
        <w:rPr>
          <w:rFonts w:hint="eastAsia"/>
          <w:lang w:val="en-US" w:eastAsia="zh-CN"/>
        </w:rPr>
        <w:t>图的标题要完整，每个子图都要有标题，这都不知道吗？？？？</w:t>
      </w:r>
    </w:p>
  </w:comment>
  <w:comment w:id="23" w:author="alan" w:date="2018-03-17T22:34:42Z" w:initials="">
    <w:p w14:paraId="62A327DB">
      <w:pPr>
        <w:pStyle w:val="6"/>
        <w:rPr>
          <w:rFonts w:hint="eastAsia" w:eastAsiaTheme="minorEastAsia"/>
          <w:lang w:val="en-US" w:eastAsia="zh-CN"/>
        </w:rPr>
      </w:pPr>
      <w:r>
        <w:rPr>
          <w:rFonts w:hint="eastAsia"/>
          <w:lang w:val="en-US" w:eastAsia="zh-CN"/>
        </w:rPr>
        <w:t>图标不对；全部都是Distance！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360183" w15:done="0"/>
  <w15:commentEx w15:paraId="475F2528" w15:done="0"/>
  <w15:commentEx w15:paraId="5AE81103" w15:done="0"/>
  <w15:commentEx w15:paraId="550C21B5" w15:done="0"/>
  <w15:commentEx w15:paraId="39B0043F" w15:done="0"/>
  <w15:commentEx w15:paraId="08543433" w15:done="0"/>
  <w15:commentEx w15:paraId="1C8C4465" w15:done="0"/>
  <w15:commentEx w15:paraId="2F510DF4" w15:done="0"/>
  <w15:commentEx w15:paraId="679C00F0" w15:done="0"/>
  <w15:commentEx w15:paraId="1D316AED" w15:done="0"/>
  <w15:commentEx w15:paraId="468E6B2D" w15:done="0"/>
  <w15:commentEx w15:paraId="1345495E" w15:done="0"/>
  <w15:commentEx w15:paraId="7E594AF8" w15:done="0"/>
  <w15:commentEx w15:paraId="405544B6" w15:done="0"/>
  <w15:commentEx w15:paraId="072E50C7" w15:done="0"/>
  <w15:commentEx w15:paraId="4A3717B1" w15:done="0"/>
  <w15:commentEx w15:paraId="02AB48EB" w15:done="0"/>
  <w15:commentEx w15:paraId="159F09C3" w15:done="0"/>
  <w15:commentEx w15:paraId="62531412" w15:done="0"/>
  <w15:commentEx w15:paraId="40394BB9" w15:done="0"/>
  <w15:commentEx w15:paraId="523B090F" w15:done="0"/>
  <w15:commentEx w15:paraId="00F5079E" w15:done="0"/>
  <w15:commentEx w15:paraId="3C0523DE" w15:done="0"/>
  <w15:commentEx w15:paraId="62A327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8">
    <w:p/>
  </w:endnote>
  <w:endnote w:type="continuationSeparator" w:id="79">
    <w:p>
      <w:r>
        <w:continuationSeparator/>
      </w:r>
    </w:p>
  </w:endnote>
  <w:endnote w:id="0">
    <w:p>
      <w:pPr>
        <w:pStyle w:val="9"/>
        <w:ind w:left="300" w:hanging="300" w:hangingChars="150"/>
      </w:pPr>
      <w:r>
        <w:rPr>
          <w:rFonts w:hint="eastAsia" w:ascii="Arial" w:hAnsi="Arial" w:cs="Arial"/>
          <w:color w:val="000000"/>
          <w:sz w:val="20"/>
          <w:szCs w:val="20"/>
        </w:rPr>
        <w:t>[</w:t>
      </w:r>
      <w:r>
        <w:rPr>
          <w:rStyle w:val="19"/>
          <w:vertAlign w:val="baseline"/>
        </w:rPr>
        <w:endnoteRef/>
      </w:r>
      <w:r>
        <w:rPr>
          <w:rFonts w:hint="eastAsia" w:ascii="Arial" w:hAnsi="Arial" w:cs="Arial"/>
          <w:color w:val="000000"/>
          <w:sz w:val="20"/>
          <w:szCs w:val="20"/>
        </w:rPr>
        <w:t xml:space="preserve">] </w:t>
      </w:r>
      <w:r>
        <w:rPr>
          <w:rFonts w:ascii="Arial" w:hAnsi="Arial" w:cs="Arial"/>
          <w:color w:val="000000"/>
          <w:sz w:val="20"/>
          <w:szCs w:val="20"/>
        </w:rPr>
        <w:t>陈曦浩, 毛雄斌, 雷科,等. 基于渔捞日志的舟山渔场单拖网渔获量时空特征分析[J]. 浙江海洋学院学报(自然科学版), 2013, 32(3):202-207.</w:t>
      </w:r>
    </w:p>
  </w:endnote>
  <w:endnote w:id="1">
    <w:p>
      <w:pPr>
        <w:pStyle w:val="9"/>
        <w:ind w:left="300" w:hanging="300" w:hangingChars="150"/>
      </w:pPr>
      <w:r>
        <w:rPr>
          <w:rFonts w:hint="eastAsia" w:ascii="Arial" w:hAnsi="Arial" w:cs="Arial"/>
          <w:color w:val="000000"/>
          <w:sz w:val="20"/>
          <w:szCs w:val="20"/>
        </w:rPr>
        <w:t>[</w:t>
      </w:r>
      <w:r>
        <w:rPr>
          <w:rStyle w:val="19"/>
          <w:vertAlign w:val="baseline"/>
        </w:rPr>
        <w:endnoteRef/>
      </w:r>
      <w:r>
        <w:rPr>
          <w:rFonts w:hint="eastAsia" w:ascii="Arial" w:hAnsi="Arial" w:cs="Arial"/>
          <w:color w:val="000000"/>
          <w:sz w:val="20"/>
          <w:szCs w:val="20"/>
        </w:rPr>
        <w:t xml:space="preserve">] </w:t>
      </w:r>
      <w:r>
        <w:rPr>
          <w:rFonts w:ascii="Arial" w:hAnsi="Arial" w:cs="Arial"/>
          <w:color w:val="000000"/>
          <w:sz w:val="20"/>
          <w:szCs w:val="20"/>
        </w:rPr>
        <w:t>王洋. 舟山渔场外侧海域单拖</w:t>
      </w:r>
      <w:del w:id="0" w:author="alan" w:date="2018-03-17T21:14:13Z">
        <w:r>
          <w:rPr>
            <w:rFonts w:ascii="Arial" w:hAnsi="Arial" w:cs="Arial"/>
            <w:color w:val="000000"/>
            <w:sz w:val="20"/>
            <w:szCs w:val="20"/>
          </w:rPr>
          <w:delText>渔船</w:delText>
        </w:r>
      </w:del>
      <w:ins w:id="1" w:author="alan" w:date="2018-03-17T21:14:13Z">
        <w:r>
          <w:rPr>
            <w:rFonts w:hint="eastAsia" w:ascii="Arial" w:hAnsi="Arial" w:cs="Arial"/>
            <w:color w:val="000000"/>
            <w:sz w:val="20"/>
            <w:szCs w:val="20"/>
            <w:lang w:eastAsia="zh-CN"/>
          </w:rPr>
          <w:t>渔业船舶</w:t>
        </w:r>
      </w:ins>
      <w:r>
        <w:rPr>
          <w:rFonts w:ascii="Arial" w:hAnsi="Arial" w:cs="Arial"/>
          <w:color w:val="000000"/>
          <w:sz w:val="20"/>
          <w:szCs w:val="20"/>
        </w:rPr>
        <w:t>轨迹模拟及其秋冬季渔获量估算与时空特征分析[D]. 浙江海洋学院, 2014.</w:t>
      </w:r>
    </w:p>
  </w:endnote>
  <w:endnote w:id="2">
    <w:p>
      <w:pPr>
        <w:pStyle w:val="9"/>
      </w:pPr>
      <w:r>
        <w:rPr>
          <w:rFonts w:hint="eastAsia" w:ascii="Arial" w:hAnsi="Arial" w:cs="Arial"/>
          <w:color w:val="000000"/>
          <w:sz w:val="20"/>
          <w:szCs w:val="20"/>
        </w:rPr>
        <w:t>[</w:t>
      </w:r>
      <w:r>
        <w:rPr>
          <w:rStyle w:val="19"/>
          <w:vertAlign w:val="baseline"/>
        </w:rPr>
        <w:endnoteRef/>
      </w:r>
      <w:r>
        <w:rPr>
          <w:rFonts w:hint="eastAsia" w:ascii="Arial" w:hAnsi="Arial" w:cs="Arial"/>
          <w:color w:val="000000"/>
          <w:sz w:val="20"/>
          <w:szCs w:val="20"/>
        </w:rPr>
        <w:t xml:space="preserve">] </w:t>
      </w:r>
      <w:r>
        <w:rPr>
          <w:rFonts w:ascii="Arial" w:hAnsi="Arial" w:cs="Arial"/>
          <w:color w:val="000000"/>
          <w:sz w:val="20"/>
          <w:szCs w:val="20"/>
        </w:rPr>
        <w:t>郭建兴. GPS</w:t>
      </w:r>
      <w:del w:id="2" w:author="alan" w:date="2018-03-17T21:14:13Z">
        <w:r>
          <w:rPr>
            <w:rFonts w:ascii="Arial" w:hAnsi="Arial" w:cs="Arial"/>
            <w:color w:val="000000"/>
            <w:sz w:val="20"/>
            <w:szCs w:val="20"/>
          </w:rPr>
          <w:delText>渔船</w:delText>
        </w:r>
      </w:del>
      <w:ins w:id="3" w:author="alan" w:date="2018-03-17T21:14:13Z">
        <w:r>
          <w:rPr>
            <w:rFonts w:hint="eastAsia" w:ascii="Arial" w:hAnsi="Arial" w:cs="Arial"/>
            <w:color w:val="000000"/>
            <w:sz w:val="20"/>
            <w:szCs w:val="20"/>
            <w:lang w:eastAsia="zh-CN"/>
          </w:rPr>
          <w:t>渔业船舶</w:t>
        </w:r>
      </w:ins>
      <w:r>
        <w:rPr>
          <w:rFonts w:ascii="Arial" w:hAnsi="Arial" w:cs="Arial"/>
          <w:color w:val="000000"/>
          <w:sz w:val="20"/>
          <w:szCs w:val="20"/>
        </w:rPr>
        <w:t>监控系统解决方案探讨[J]. 中国渔业经济, 2006(2):51-53.</w:t>
      </w:r>
    </w:p>
  </w:endnote>
  <w:endnote w:id="3">
    <w:p>
      <w:pPr>
        <w:ind w:left="360" w:hanging="360" w:hangingChars="150"/>
        <w:rPr>
          <w:rFonts w:asciiTheme="minorEastAsia" w:hAnsiTheme="minorEastAsia"/>
          <w:szCs w:val="24"/>
        </w:rPr>
      </w:pPr>
      <w:r>
        <w:rPr>
          <w:rFonts w:hint="eastAsia"/>
          <w:bCs/>
          <w:color w:val="333333"/>
          <w:kern w:val="36"/>
          <w:szCs w:val="24"/>
        </w:rPr>
        <w:t>[</w:t>
      </w:r>
      <w:r>
        <w:rPr>
          <w:rStyle w:val="19"/>
          <w:vertAlign w:val="baseline"/>
        </w:rPr>
        <w:endnoteRef/>
      </w:r>
      <w:r>
        <w:rPr>
          <w:rFonts w:hint="eastAsia"/>
          <w:bCs/>
          <w:color w:val="333333"/>
          <w:kern w:val="36"/>
          <w:szCs w:val="24"/>
        </w:rPr>
        <w:t xml:space="preserve">] </w:t>
      </w:r>
      <w:r>
        <w:rPr>
          <w:rFonts w:hint="eastAsia" w:ascii="Arial" w:hAnsi="Arial" w:cs="Arial"/>
          <w:color w:val="000000"/>
          <w:sz w:val="20"/>
          <w:szCs w:val="20"/>
        </w:rPr>
        <w:t>中华人民共和国</w:t>
      </w:r>
      <w:r>
        <w:rPr>
          <w:rFonts w:ascii="Arial" w:hAnsi="Arial" w:cs="Arial"/>
          <w:color w:val="000000"/>
          <w:sz w:val="20"/>
          <w:szCs w:val="20"/>
        </w:rPr>
        <w:t>农业部渔业局</w:t>
      </w:r>
      <w:r>
        <w:rPr>
          <w:rFonts w:hint="eastAsia" w:ascii="Arial" w:hAnsi="Arial" w:cs="Arial"/>
          <w:color w:val="000000"/>
          <w:sz w:val="20"/>
          <w:szCs w:val="20"/>
        </w:rPr>
        <w:t>.</w:t>
      </w:r>
      <w:r>
        <w:rPr>
          <w:rFonts w:ascii="Arial" w:hAnsi="Arial" w:cs="Arial"/>
          <w:color w:val="000000"/>
          <w:sz w:val="20"/>
          <w:szCs w:val="20"/>
        </w:rPr>
        <w:t>农业部办公厅关于做好2017年海洋伏季休渔工作的通知</w:t>
      </w:r>
      <w:r>
        <w:rPr>
          <w:rFonts w:hint="eastAsia" w:ascii="Arial" w:hAnsi="Arial" w:cs="Arial"/>
          <w:color w:val="000000"/>
          <w:sz w:val="20"/>
          <w:szCs w:val="20"/>
        </w:rPr>
        <w:t>[Z].2017-2-20</w:t>
      </w:r>
    </w:p>
  </w:endnote>
  <w:endnote w:id="4">
    <w:p>
      <w:pPr>
        <w:pStyle w:val="9"/>
        <w:ind w:left="360" w:hanging="360" w:hangingChars="150"/>
        <w:rPr>
          <w:rFonts w:asciiTheme="minorEastAsia" w:hAnsiTheme="minorEastAsia"/>
          <w:szCs w:val="24"/>
        </w:rPr>
      </w:pPr>
      <w:r>
        <w:rPr>
          <w:rFonts w:hint="eastAsia"/>
          <w:bCs/>
          <w:color w:val="333333"/>
          <w:kern w:val="36"/>
          <w:szCs w:val="24"/>
        </w:rPr>
        <w:t>[</w:t>
      </w:r>
      <w:r>
        <w:rPr>
          <w:rStyle w:val="19"/>
          <w:vertAlign w:val="baseline"/>
        </w:rPr>
        <w:endnoteRef/>
      </w:r>
      <w:r>
        <w:rPr>
          <w:rFonts w:hint="eastAsia"/>
          <w:bCs/>
          <w:color w:val="333333"/>
          <w:kern w:val="36"/>
          <w:szCs w:val="24"/>
        </w:rPr>
        <w:t>]</w:t>
      </w:r>
      <w:r>
        <w:rPr>
          <w:rFonts w:hint="eastAsia" w:asciiTheme="minorEastAsia" w:hAnsiTheme="minorEastAsia"/>
          <w:szCs w:val="24"/>
        </w:rPr>
        <w:t xml:space="preserve"> </w:t>
      </w:r>
      <w:r>
        <w:rPr>
          <w:rFonts w:hint="eastAsia" w:ascii="Arial" w:hAnsi="Arial" w:cs="Arial"/>
          <w:color w:val="000000"/>
          <w:sz w:val="20"/>
          <w:szCs w:val="20"/>
        </w:rPr>
        <w:t>中华人民共和国</w:t>
      </w:r>
      <w:r>
        <w:rPr>
          <w:rFonts w:ascii="Arial" w:hAnsi="Arial" w:cs="Arial"/>
          <w:color w:val="000000"/>
          <w:sz w:val="20"/>
          <w:szCs w:val="20"/>
        </w:rPr>
        <w:t>农业部渔业局</w:t>
      </w:r>
      <w:r>
        <w:rPr>
          <w:rFonts w:hint="eastAsia" w:ascii="Arial" w:hAnsi="Arial" w:cs="Arial"/>
          <w:color w:val="000000"/>
          <w:sz w:val="20"/>
          <w:szCs w:val="20"/>
        </w:rPr>
        <w:t>.</w:t>
      </w:r>
      <w:r>
        <w:rPr>
          <w:rFonts w:ascii="Arial" w:hAnsi="Arial" w:cs="Arial"/>
          <w:color w:val="000000"/>
          <w:sz w:val="20"/>
          <w:szCs w:val="20"/>
        </w:rPr>
        <w:t>农业部关于进一步加强国内</w:t>
      </w:r>
      <w:del w:id="4" w:author="alan" w:date="2018-03-17T21:14:13Z">
        <w:r>
          <w:rPr>
            <w:rFonts w:ascii="Arial" w:hAnsi="Arial" w:cs="Arial"/>
            <w:color w:val="000000"/>
            <w:sz w:val="20"/>
            <w:szCs w:val="20"/>
          </w:rPr>
          <w:delText>渔船</w:delText>
        </w:r>
      </w:del>
      <w:ins w:id="5" w:author="alan" w:date="2018-03-17T21:14:13Z">
        <w:r>
          <w:rPr>
            <w:rFonts w:hint="eastAsia" w:ascii="Arial" w:hAnsi="Arial" w:cs="Arial"/>
            <w:color w:val="000000"/>
            <w:sz w:val="20"/>
            <w:szCs w:val="20"/>
            <w:lang w:eastAsia="zh-CN"/>
          </w:rPr>
          <w:t>渔业船舶</w:t>
        </w:r>
      </w:ins>
      <w:r>
        <w:rPr>
          <w:rFonts w:ascii="Arial" w:hAnsi="Arial" w:cs="Arial"/>
          <w:color w:val="000000"/>
          <w:sz w:val="20"/>
          <w:szCs w:val="20"/>
        </w:rPr>
        <w:t>管控 实施海洋渔业资源总量管理的通知</w:t>
      </w:r>
      <w:r>
        <w:rPr>
          <w:rFonts w:hint="eastAsia" w:ascii="Arial" w:hAnsi="Arial" w:cs="Arial"/>
          <w:color w:val="000000"/>
          <w:sz w:val="20"/>
          <w:szCs w:val="20"/>
        </w:rPr>
        <w:t>[Z].2017-1-16</w:t>
      </w:r>
    </w:p>
  </w:endnote>
  <w:endnote w:id="5">
    <w:p>
      <w:pPr>
        <w:pStyle w:val="9"/>
        <w:ind w:left="360" w:hanging="360" w:hangingChars="150"/>
        <w:rPr>
          <w:ins w:id="6" w:author="alan" w:date="2018-03-17T15:53:32Z"/>
        </w:rPr>
      </w:pPr>
      <w:ins w:id="7" w:author="alan" w:date="2018-03-17T15:53:32Z">
        <w:r>
          <w:rPr>
            <w:rFonts w:hint="eastAsia"/>
          </w:rPr>
          <w:t>[</w:t>
        </w:r>
      </w:ins>
      <w:ins w:id="8" w:author="alan" w:date="2018-03-17T15:53:32Z">
        <w:r>
          <w:rPr>
            <w:rStyle w:val="19"/>
            <w:vertAlign w:val="baseline"/>
          </w:rPr>
          <w:endnoteRef/>
        </w:r>
      </w:ins>
      <w:ins w:id="9" w:author="alan" w:date="2018-03-17T15:53:32Z">
        <w:r>
          <w:rPr>
            <w:rFonts w:hint="eastAsia"/>
          </w:rPr>
          <w:t>]</w:t>
        </w:r>
      </w:ins>
      <w:ins w:id="10" w:author="alan" w:date="2018-03-17T15:53:32Z">
        <w:r>
          <w:rPr/>
          <w:t xml:space="preserve"> </w:t>
        </w:r>
      </w:ins>
      <w:ins w:id="11" w:author="alan" w:date="2018-03-17T15:53:32Z">
        <w:r>
          <w:rPr>
            <w:rFonts w:ascii="Arial" w:hAnsi="Arial" w:cs="Arial"/>
            <w:color w:val="000000"/>
            <w:sz w:val="20"/>
            <w:szCs w:val="20"/>
          </w:rPr>
          <w:t>Witt M J, Godley B J. A Step Towards Seascape Scale Conservation: Using Vessel Monitoring Systems (VMS) to Map Fishing Activity[J]. Plos One, 2007, 2(10):e1111.</w:t>
        </w:r>
      </w:ins>
    </w:p>
  </w:endnote>
  <w:endnote w:id="6">
    <w:p>
      <w:pPr>
        <w:pStyle w:val="9"/>
        <w:ind w:left="360" w:hanging="360" w:hangingChars="150"/>
        <w:rPr>
          <w:ins w:id="12" w:author="alan" w:date="2018-03-17T15:53:32Z"/>
        </w:rPr>
      </w:pPr>
      <w:ins w:id="13" w:author="alan" w:date="2018-03-17T15:53:32Z">
        <w:r>
          <w:rPr>
            <w:rFonts w:hint="eastAsia"/>
          </w:rPr>
          <w:t>[</w:t>
        </w:r>
      </w:ins>
      <w:ins w:id="14" w:author="alan" w:date="2018-03-17T15:53:32Z">
        <w:r>
          <w:rPr>
            <w:rStyle w:val="19"/>
            <w:vertAlign w:val="baseline"/>
          </w:rPr>
          <w:endnoteRef/>
        </w:r>
      </w:ins>
      <w:ins w:id="15" w:author="alan" w:date="2018-03-17T15:53:32Z">
        <w:r>
          <w:rPr>
            <w:rFonts w:hint="eastAsia"/>
          </w:rPr>
          <w:t>]</w:t>
        </w:r>
      </w:ins>
      <w:ins w:id="16" w:author="alan" w:date="2018-03-17T15:53:32Z">
        <w:r>
          <w:rPr/>
          <w:t xml:space="preserve"> </w:t>
        </w:r>
      </w:ins>
      <w:ins w:id="17" w:author="alan" w:date="2018-03-17T15:53:32Z">
        <w:r>
          <w:rPr>
            <w:rFonts w:ascii="Arial" w:hAnsi="Arial" w:cs="Arial"/>
            <w:color w:val="000000"/>
            <w:sz w:val="20"/>
            <w:szCs w:val="20"/>
          </w:rPr>
          <w:t>Davies A J, Roberts J M, Hall-Spencer J. Preserving deep-sea natural heritage: Emerging issues in offshore conservation and management[J]. Biological Conservation, 2007, 138(3–4):299-312.</w:t>
        </w:r>
      </w:ins>
    </w:p>
  </w:endnote>
  <w:endnote w:id="7">
    <w:p>
      <w:pPr>
        <w:pStyle w:val="9"/>
        <w:ind w:left="300" w:hanging="300" w:hangingChars="150"/>
      </w:pPr>
      <w:r>
        <w:rPr>
          <w:rFonts w:hint="eastAsia" w:ascii="Arial" w:hAnsi="Arial" w:cs="Arial"/>
          <w:color w:val="000000"/>
          <w:sz w:val="20"/>
          <w:szCs w:val="20"/>
        </w:rPr>
        <w:t>[</w:t>
      </w:r>
      <w:r>
        <w:rPr>
          <w:rStyle w:val="19"/>
          <w:vertAlign w:val="baseline"/>
        </w:rPr>
        <w:endnoteRef/>
      </w:r>
      <w:r>
        <w:rPr>
          <w:rFonts w:hint="eastAsia" w:ascii="Arial" w:hAnsi="Arial" w:cs="Arial"/>
          <w:color w:val="000000"/>
          <w:sz w:val="20"/>
          <w:szCs w:val="20"/>
        </w:rPr>
        <w:t xml:space="preserve">] </w:t>
      </w:r>
      <w:r>
        <w:rPr>
          <w:rFonts w:ascii="Arial" w:hAnsi="Arial" w:cs="Arial"/>
          <w:color w:val="000000"/>
          <w:sz w:val="20"/>
          <w:szCs w:val="20"/>
        </w:rPr>
        <w:t>陈曦浩, 毛雄斌, 雷科,等. 基于渔捞日志的舟山渔场单拖网渔获量时空特征分析[J]. 浙江海洋学院学报(自然科学版), 2013, 32(3):202-207.</w:t>
      </w:r>
    </w:p>
  </w:endnote>
  <w:endnote w:id="8">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Witt M J, Godley B J. A Step Towards Seascape Scale Conservation: Using Vessel Monitoring Systems (VMS) to Map Fishing Activity[J]. Plos One, 2007, 2(10):e1111.</w:t>
      </w:r>
    </w:p>
  </w:endnote>
  <w:endnote w:id="9">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Davies A J, Roberts J M, Hall-Spencer J. Preserving deep-sea natural heritage: Emerging issues in offshore conservation and management[J]. Biological Conservation, 2007, 138(3–4):299-312.</w:t>
      </w:r>
    </w:p>
  </w:endnote>
  <w:endnote w:id="10">
    <w:p>
      <w:pPr>
        <w:pStyle w:val="9"/>
        <w:ind w:left="360" w:hanging="360" w:hangingChars="150"/>
      </w:pPr>
      <w:r>
        <w:rPr>
          <w:rFonts w:hint="eastAsia"/>
        </w:rPr>
        <w:t>[</w:t>
      </w:r>
      <w:r>
        <w:rPr>
          <w:rStyle w:val="19"/>
          <w:vertAlign w:val="baseline"/>
        </w:rPr>
        <w:endnoteRef/>
      </w:r>
      <w:r>
        <w:rPr>
          <w:rFonts w:hint="eastAsia"/>
        </w:rPr>
        <w:t>]</w:t>
      </w:r>
      <w:r>
        <w:t xml:space="preserve"> EC. Commission</w:t>
      </w:r>
      <w:r>
        <w:rPr>
          <w:rFonts w:hint="eastAsia"/>
        </w:rPr>
        <w:t xml:space="preserve"> </w:t>
      </w:r>
      <w:r>
        <w:t>Implementing</w:t>
      </w:r>
      <w:r>
        <w:rPr>
          <w:rFonts w:hint="eastAsia"/>
        </w:rPr>
        <w:t xml:space="preserve"> </w:t>
      </w:r>
      <w:r>
        <w:t>Regulation</w:t>
      </w:r>
      <w:r>
        <w:rPr>
          <w:rFonts w:hint="eastAsia"/>
        </w:rPr>
        <w:t xml:space="preserve"> </w:t>
      </w:r>
      <w:r>
        <w:t>(EU)</w:t>
      </w:r>
      <w:r>
        <w:rPr>
          <w:rFonts w:hint="eastAsia"/>
        </w:rPr>
        <w:t xml:space="preserve"> </w:t>
      </w:r>
      <w:r>
        <w:t>no.404/2011</w:t>
      </w:r>
      <w:r>
        <w:rPr>
          <w:rFonts w:hint="eastAsia"/>
        </w:rPr>
        <w:t xml:space="preserve"> </w:t>
      </w:r>
      <w:r>
        <w:t>of</w:t>
      </w:r>
      <w:r>
        <w:rPr>
          <w:rFonts w:hint="eastAsia"/>
        </w:rPr>
        <w:t xml:space="preserve"> </w:t>
      </w:r>
      <w:r>
        <w:t>8th April 2011.</w:t>
      </w:r>
      <w:r>
        <w:rPr>
          <w:rFonts w:hint="eastAsia"/>
        </w:rPr>
        <w:t xml:space="preserve"> </w:t>
      </w:r>
      <w:r>
        <w:t>Laying down</w:t>
      </w:r>
      <w:r>
        <w:rPr>
          <w:rFonts w:hint="eastAsia"/>
        </w:rPr>
        <w:t xml:space="preserve"> </w:t>
      </w:r>
      <w:r>
        <w:t>detailed</w:t>
      </w:r>
      <w:r>
        <w:rPr>
          <w:rFonts w:hint="eastAsia"/>
        </w:rPr>
        <w:t xml:space="preserve"> </w:t>
      </w:r>
      <w:r>
        <w:t>rules</w:t>
      </w:r>
      <w:r>
        <w:rPr>
          <w:rFonts w:hint="eastAsia"/>
        </w:rPr>
        <w:t xml:space="preserve"> </w:t>
      </w:r>
      <w:r>
        <w:t>for</w:t>
      </w:r>
      <w:r>
        <w:rPr>
          <w:rFonts w:hint="eastAsia"/>
        </w:rPr>
        <w:t xml:space="preserve"> </w:t>
      </w:r>
      <w:r>
        <w:t>the</w:t>
      </w:r>
      <w:r>
        <w:rPr>
          <w:rFonts w:hint="eastAsia"/>
        </w:rPr>
        <w:t xml:space="preserve"> </w:t>
      </w:r>
      <w:r>
        <w:t>implementation</w:t>
      </w:r>
      <w:r>
        <w:rPr>
          <w:rFonts w:hint="eastAsia"/>
        </w:rPr>
        <w:t xml:space="preserve"> </w:t>
      </w:r>
      <w:r>
        <w:t>of</w:t>
      </w:r>
      <w:r>
        <w:rPr>
          <w:rFonts w:hint="eastAsia"/>
        </w:rPr>
        <w:t xml:space="preserve"> </w:t>
      </w:r>
      <w:r>
        <w:t>Council</w:t>
      </w:r>
      <w:r>
        <w:rPr>
          <w:rFonts w:hint="eastAsia"/>
        </w:rPr>
        <w:t xml:space="preserve"> </w:t>
      </w:r>
      <w:r>
        <w:t>Regulation</w:t>
      </w:r>
      <w:r>
        <w:rPr>
          <w:rFonts w:hint="eastAsia"/>
        </w:rPr>
        <w:t xml:space="preserve"> </w:t>
      </w:r>
      <w:r>
        <w:t>EC</w:t>
      </w:r>
      <w:r>
        <w:rPr>
          <w:rFonts w:hint="eastAsia"/>
        </w:rPr>
        <w:t xml:space="preserve"> </w:t>
      </w:r>
      <w:r>
        <w:t>No 1224/2009</w:t>
      </w:r>
      <w:r>
        <w:rPr>
          <w:rFonts w:hint="eastAsia"/>
        </w:rPr>
        <w:t xml:space="preserve"> </w:t>
      </w:r>
      <w:r>
        <w:t>establishing</w:t>
      </w:r>
      <w:r>
        <w:rPr>
          <w:rFonts w:hint="eastAsia"/>
        </w:rPr>
        <w:t xml:space="preserve"> </w:t>
      </w:r>
      <w:r>
        <w:t>a</w:t>
      </w:r>
      <w:r>
        <w:rPr>
          <w:rFonts w:hint="eastAsia"/>
        </w:rPr>
        <w:t xml:space="preserve"> </w:t>
      </w:r>
      <w:r>
        <w:t>community</w:t>
      </w:r>
      <w:r>
        <w:rPr>
          <w:rFonts w:hint="eastAsia"/>
        </w:rPr>
        <w:t xml:space="preserve"> </w:t>
      </w:r>
      <w:r>
        <w:t>control</w:t>
      </w:r>
      <w:r>
        <w:rPr>
          <w:rFonts w:hint="eastAsia"/>
        </w:rPr>
        <w:t xml:space="preserve"> </w:t>
      </w:r>
      <w:r>
        <w:t>system</w:t>
      </w:r>
      <w:r>
        <w:rPr>
          <w:rFonts w:hint="eastAsia"/>
        </w:rPr>
        <w:t xml:space="preserve"> </w:t>
      </w:r>
      <w:r>
        <w:t>for</w:t>
      </w:r>
      <w:r>
        <w:rPr>
          <w:rFonts w:hint="eastAsia"/>
        </w:rPr>
        <w:t xml:space="preserve"> </w:t>
      </w:r>
      <w:r>
        <w:t>ensuring</w:t>
      </w:r>
      <w:r>
        <w:rPr>
          <w:rFonts w:hint="eastAsia"/>
        </w:rPr>
        <w:t xml:space="preserve"> </w:t>
      </w:r>
      <w:r>
        <w:t>compliance with</w:t>
      </w:r>
      <w:r>
        <w:rPr>
          <w:rFonts w:hint="eastAsia"/>
        </w:rPr>
        <w:t xml:space="preserve"> </w:t>
      </w:r>
      <w:r>
        <w:t>the</w:t>
      </w:r>
      <w:r>
        <w:rPr>
          <w:rFonts w:hint="eastAsia"/>
        </w:rPr>
        <w:t xml:space="preserve"> </w:t>
      </w:r>
      <w:r>
        <w:t>rules</w:t>
      </w:r>
      <w:r>
        <w:rPr>
          <w:rFonts w:hint="eastAsia"/>
        </w:rPr>
        <w:t xml:space="preserve"> </w:t>
      </w:r>
      <w:r>
        <w:t>of</w:t>
      </w:r>
      <w:r>
        <w:rPr>
          <w:rFonts w:hint="eastAsia"/>
        </w:rPr>
        <w:t xml:space="preserve"> </w:t>
      </w:r>
      <w:r>
        <w:t>the</w:t>
      </w:r>
      <w:r>
        <w:rPr>
          <w:rFonts w:hint="eastAsia"/>
        </w:rPr>
        <w:t xml:space="preserve"> </w:t>
      </w:r>
      <w:r>
        <w:t>Common</w:t>
      </w:r>
      <w:r>
        <w:rPr>
          <w:rFonts w:hint="eastAsia"/>
        </w:rPr>
        <w:t xml:space="preserve"> </w:t>
      </w:r>
      <w:r>
        <w:t>Fisheries</w:t>
      </w:r>
      <w:r>
        <w:rPr>
          <w:rFonts w:hint="eastAsia"/>
        </w:rPr>
        <w:t xml:space="preserve"> </w:t>
      </w:r>
      <w:r>
        <w:t>Policy.</w:t>
      </w:r>
      <w:r>
        <w:rPr>
          <w:rFonts w:hint="eastAsia"/>
        </w:rPr>
        <w:t xml:space="preserve"> </w:t>
      </w:r>
      <w:r>
        <w:t>Official Journal</w:t>
      </w:r>
      <w:r>
        <w:rPr>
          <w:rFonts w:hint="eastAsia"/>
        </w:rPr>
        <w:t xml:space="preserve"> </w:t>
      </w:r>
      <w:r>
        <w:t>of</w:t>
      </w:r>
      <w:r>
        <w:rPr>
          <w:rFonts w:hint="eastAsia"/>
        </w:rPr>
        <w:t xml:space="preserve"> </w:t>
      </w:r>
      <w:r>
        <w:t>the</w:t>
      </w:r>
      <w:r>
        <w:rPr>
          <w:rFonts w:hint="eastAsia"/>
        </w:rPr>
        <w:t xml:space="preserve"> </w:t>
      </w:r>
      <w:r>
        <w:t>European Union;</w:t>
      </w:r>
      <w:r>
        <w:rPr>
          <w:rFonts w:hint="eastAsia"/>
        </w:rPr>
        <w:t xml:space="preserve"> </w:t>
      </w:r>
      <w:r>
        <w:t>2011.L112/1.</w:t>
      </w:r>
    </w:p>
  </w:endnote>
  <w:endnote w:id="11">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Gerritsen H, Lordan C. Integrating vessel monitoring systems (VMS) data with daily catch data from logbooks to explore the spatial distribution of catch and effort at high resolution[J]. Crop Science, 2011, 30(3):493-500.</w:t>
      </w:r>
    </w:p>
  </w:endnote>
  <w:endnote w:id="12">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Walker E, Rivoirard J, Gaspar P, et al. From forager tracks to prey distributions: an application to tuna vessel monitoring systems (VMS)[J]. Ecological Applications, 2015, 25(3):826-833.</w:t>
      </w:r>
    </w:p>
  </w:endnote>
  <w:endnote w:id="13">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Coro G, Fortunati L, Pagano P. Deriving fishing monthly effort and caught species from vessel trajectories[C]// Oceans. IEEE, 2013:1 - 5.</w:t>
      </w:r>
    </w:p>
  </w:endnote>
  <w:endnote w:id="14">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Fonseca T, Campos A, Afonso-Dias M, et al. Trawling for cephalopods off the Portuguese coast—Fleet dynamics and landings composition[J]. Fisheries Research, 2008, 92(2):180-188.</w:t>
      </w:r>
    </w:p>
  </w:endnote>
  <w:endnote w:id="15">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Watson R A, Cheung W W L, Anticamara J A, et al. Global marine yield halved as fishing intensity redoubles[J]. Fish &amp; Fisheries, 2013, 14(4):493-503.</w:t>
      </w:r>
    </w:p>
  </w:endnote>
  <w:endnote w:id="16">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Gerritsen H D, Minto C, Lordan C. How much of the seabed is impacted by mobile fishing gear? Absolute estimates from Vessel Monitoring System (VMS) point data[J]. Ices Journal of Marine Science, 2013, 70(3):523-531.</w:t>
      </w:r>
    </w:p>
  </w:endnote>
  <w:endnote w:id="17">
    <w:p>
      <w:pPr>
        <w:pStyle w:val="9"/>
        <w:ind w:left="360" w:hanging="360" w:hangingChars="150"/>
      </w:pPr>
      <w:r>
        <w:rPr>
          <w:rFonts w:hint="eastAsia"/>
        </w:rPr>
        <w:t>[</w:t>
      </w:r>
      <w:r>
        <w:rPr>
          <w:rStyle w:val="19"/>
          <w:vertAlign w:val="baseline"/>
        </w:rPr>
        <w:endnoteRef/>
      </w:r>
      <w:r>
        <w:rPr>
          <w:rFonts w:hint="eastAsia"/>
        </w:rPr>
        <w:t>]</w:t>
      </w:r>
      <w:r>
        <w:t xml:space="preserve"> </w:t>
      </w:r>
      <w:r>
        <w:rPr>
          <w:color w:val="000000"/>
        </w:rPr>
        <w:t>Jonsen I, Myers R, James M. Identifying leatherback turtle foraging behaviour from satellite telemetry using a switching state-space model[J]. Marine Ecology Progress, 2007, 337(12):255-264.</w:t>
      </w:r>
    </w:p>
  </w:endnote>
  <w:endnote w:id="18">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Dinmore T A, Duplisea D E, Rackham B D, et al. Impact of a large-scale area closure on patterns of fishing disturbance and the consequences for benthic communities[J]. Ices Journal of Marine Science, 2003, 60(2):371-380.</w:t>
      </w:r>
    </w:p>
  </w:endnote>
  <w:endnote w:id="19">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20">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Murawski S A, Wigley S E, Fogarty M J, et al. Effort distribution and catch patterns adjacent to temperate MPAs[J]. Ices Journal of Marine Science, 2005, 62(6):1150-1167.</w:t>
      </w:r>
    </w:p>
  </w:endnote>
  <w:endnote w:id="21">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Walter J F, Hoenig J M, Gedamke T. Correcting for effective area fished in fishery-dependent depletion estimates of abundance and capture efficiency[J]. Ices Journal of Marine Science, 2007, 64(9):1760-1771.</w:t>
      </w:r>
    </w:p>
  </w:endnote>
  <w:endnote w:id="22">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Bertrand S, Burgos J M, Gerlotto F, et al. Lévy trajectories of Peruvian purse-seiners as an indicator of the spatial distribution of anchovy ( Engraulis ringens )[J]. Ices Journal of Marine Science, 2005, 62(3):477-482.</w:t>
      </w:r>
    </w:p>
  </w:endnote>
  <w:endnote w:id="23">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Joo R, Bertrand S, Chaigneau A, et al. Optimization of an artificial neural network for identifying fishing set positions from VMS data: An example from the Peruvian anchovy purse seine fishery[J]. Ecological Modelling, 2011, 222(4):1048-1059.</w:t>
      </w:r>
    </w:p>
  </w:endnote>
  <w:endnote w:id="25">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张胜茂, 杨胜龙, 戴阳,等. 北斗船位数据提取拖网捕捞努力量算法研究[J]. 水产学报, 2014, 38(8):1190-1199.</w:t>
      </w:r>
    </w:p>
  </w:endnote>
  <w:endnote w:id="26">
    <w:p>
      <w:pPr>
        <w:pStyle w:val="9"/>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Zheng Y. Trajectory Data Mining: An Overview[M]. ACM, 2015.</w:t>
      </w:r>
    </w:p>
  </w:endnote>
  <w:endnote w:id="27">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Douglas D H, Peucker T K. Algorithms for the Reduction of the Number of Points Required to Represent a Digitized Line or Its Caricature[J]. Cartographica the International Journal for Geographic Information &amp; Geovisualization, 1973, 10(2):112-122.</w:t>
      </w:r>
    </w:p>
  </w:endnote>
  <w:endnote w:id="28">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Vitter J S. Random sampling with a reservoir[J]. Acm Transactions on Mathematical Software, 1985, 11(1):37-57.</w:t>
      </w:r>
    </w:p>
  </w:endnote>
  <w:endnote w:id="29">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222222"/>
          <w:sz w:val="20"/>
          <w:szCs w:val="20"/>
          <w:shd w:val="clear" w:color="auto" w:fill="FFFFFF"/>
        </w:rPr>
        <w:t>Meratnia N, Rolf A. Spatiotemporal compression techniques for moving point objects[C]//International Conference on Extending Database Technology. Springer, Berlin, Heidelberg, 2004: 765-782.</w:t>
      </w:r>
    </w:p>
  </w:endnote>
  <w:endnote w:id="30">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222222"/>
          <w:sz w:val="20"/>
          <w:szCs w:val="20"/>
          <w:shd w:val="clear" w:color="auto" w:fill="FFFFFF"/>
        </w:rPr>
        <w:t>Potamias M, Patroumpas K, Sellis T. Sampling trajectory streams with spatiotemporal criteria[C]//Scientific and Statistical Database Management, 2006. 18th International Conference on. IEEE, 2006: 275-284.</w:t>
      </w:r>
    </w:p>
  </w:endnote>
  <w:endnote w:id="31">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Fock H O. Fisheries in the context of marine spatial planning: Defining principal areas for fisheries in the German EEZ[J]. Marine Policy, 2008, 32(4):728-739.</w:t>
      </w:r>
    </w:p>
  </w:endnote>
  <w:endnote w:id="32">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Walker E, Bez N. A pioneer validation of a state-space model of vessel trajectories (VMS) with observers’ data[J]. Ecological Modelling, 2010, 221(17):2008-2017.</w:t>
      </w:r>
    </w:p>
  </w:endnote>
  <w:endnote w:id="33">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222222"/>
          <w:sz w:val="20"/>
          <w:szCs w:val="20"/>
          <w:shd w:val="clear" w:color="auto" w:fill="FFFFFF"/>
        </w:rPr>
        <w:t>Joo R, Bertrand S, Chaigneau A, et al. Optimization of an artificial neural network for identifying fishing set positions from VMS data: an example from the Peruvian anchovy purse seine fishery[J]. Ecological Modelling, 2011, 222(4): 1048-1059.</w:t>
      </w:r>
    </w:p>
  </w:endnote>
  <w:endnote w:id="34">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Bueno-Pardo J, Ramalho S P, García-Alegre A, et al. Deep-sea crustacean trawling fisheries in Portugal: quantification of effort and assessment of landings per unit effort using a Vessel Monitoring System (VMS)[J]. Scientific Reports, 2017, 7:40795.</w:t>
      </w:r>
    </w:p>
  </w:endnote>
  <w:endnote w:id="35">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Joo R, Salcedo O, Gutierrez M, et al. Defining fishing spatial strategies from VMS data: Insights from the world's largest monospecific fishery[J]. Fisheries Research, 2015, 164:223-230.</w:t>
      </w:r>
    </w:p>
  </w:endnote>
  <w:endnote w:id="36">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Yuan J, Zheng Y, Zhang C, et al. T-drive: driving directions based on taxi trajectories[C]// Sigspatial International Conference on Advances in Geographic Information Systems. ACM, 2010:99-108.</w:t>
      </w:r>
    </w:p>
  </w:endnote>
  <w:endnote w:id="37">
    <w:p>
      <w:pPr>
        <w:pStyle w:val="9"/>
        <w:ind w:left="360" w:hanging="360" w:hangingChars="150"/>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Campbell M S, Stehfest K M, Votier S C, et al. Mapping fisheries for marine spatial planning: Gear-specific vessel monitoring system (VMS), marine conservation and offshore renewable energy[J]. Marine Policy, 2014, 45(1):293-300.</w:t>
      </w:r>
    </w:p>
  </w:endnote>
  <w:endnote w:id="38">
    <w:p>
      <w:pPr>
        <w:pStyle w:val="9"/>
        <w:ind w:left="360" w:hanging="360" w:hangingChars="150"/>
        <w:rPr>
          <w:ins w:id="18" w:author="alan" w:date="2018-03-17T20:27:50Z"/>
          <w:rFonts w:ascii="Arial" w:hAnsi="Arial" w:cs="Arial"/>
          <w:color w:val="000000"/>
          <w:sz w:val="20"/>
          <w:szCs w:val="20"/>
        </w:rPr>
      </w:pPr>
      <w:r>
        <w:rPr>
          <w:rFonts w:hint="eastAsia"/>
        </w:rPr>
        <w:t>[</w:t>
      </w:r>
      <w:r>
        <w:rPr>
          <w:rStyle w:val="19"/>
          <w:vertAlign w:val="baseline"/>
        </w:rPr>
        <w:endnoteRef/>
      </w:r>
      <w:r>
        <w:rPr>
          <w:rFonts w:hint="eastAsia"/>
        </w:rPr>
        <w:t>]</w:t>
      </w:r>
      <w:r>
        <w:t xml:space="preserve"> </w:t>
      </w:r>
      <w:r>
        <w:rPr>
          <w:rFonts w:ascii="Arial" w:hAnsi="Arial" w:cs="Arial"/>
          <w:color w:val="000000"/>
          <w:sz w:val="20"/>
          <w:szCs w:val="20"/>
        </w:rPr>
        <w:t>Russo T, Parisi A, Cataudella S. Spatial indicators of fishing pressure: Preliminary analyses and possible developments[J]. Ecological Indicators, 2013, 26(1):141-153.</w:t>
      </w:r>
    </w:p>
    <w:p>
      <w:pPr>
        <w:pStyle w:val="9"/>
        <w:ind w:left="360" w:hanging="300" w:hangingChars="150"/>
        <w:rPr>
          <w:ins w:id="19" w:author="alan" w:date="2018-03-17T20:27:50Z"/>
          <w:rFonts w:ascii="Arial" w:hAnsi="Arial" w:cs="Arial"/>
          <w:color w:val="000000"/>
          <w:sz w:val="20"/>
          <w:szCs w:val="20"/>
        </w:rPr>
      </w:pPr>
    </w:p>
    <w:p>
      <w:pPr>
        <w:pStyle w:val="9"/>
        <w:ind w:left="360" w:hanging="542" w:hangingChars="150"/>
        <w:rPr>
          <w:rFonts w:hint="eastAsia" w:ascii="Arial" w:hAnsi="Arial" w:cs="Arial" w:eastAsiaTheme="minorEastAsia"/>
          <w:b/>
          <w:bCs/>
          <w:color w:val="000000"/>
          <w:sz w:val="36"/>
          <w:szCs w:val="36"/>
          <w:lang w:val="en-US" w:eastAsia="zh-CN"/>
          <w:rPrChange w:id="20" w:author="alan" w:date="2018-03-17T20:28:17Z">
            <w:rPr>
              <w:rFonts w:hint="eastAsia" w:ascii="Arial" w:hAnsi="Arial" w:cs="Arial" w:eastAsiaTheme="minorEastAsia"/>
              <w:color w:val="000000"/>
              <w:sz w:val="20"/>
              <w:szCs w:val="20"/>
              <w:lang w:val="en-US" w:eastAsia="zh-CN"/>
            </w:rPr>
          </w:rPrChange>
        </w:rPr>
      </w:pPr>
      <w:ins w:id="21" w:author="alan" w:date="2018-03-17T20:27:52Z">
        <w:r>
          <w:rPr>
            <w:rFonts w:hint="eastAsia" w:ascii="Arial" w:hAnsi="Arial" w:cs="Arial"/>
            <w:b/>
            <w:bCs/>
            <w:color w:val="000000"/>
            <w:sz w:val="36"/>
            <w:szCs w:val="36"/>
            <w:lang w:val="en-US" w:eastAsia="zh-CN"/>
            <w:rPrChange w:id="22" w:author="alan" w:date="2018-03-17T20:28:17Z">
              <w:rPr>
                <w:rFonts w:hint="eastAsia" w:ascii="Arial" w:hAnsi="Arial" w:cs="Arial"/>
                <w:color w:val="000000"/>
                <w:sz w:val="20"/>
                <w:szCs w:val="20"/>
                <w:lang w:val="en-US" w:eastAsia="zh-CN"/>
              </w:rPr>
            </w:rPrChange>
          </w:rPr>
          <w:t>我勒个去，</w:t>
        </w:r>
      </w:ins>
      <w:ins w:id="23" w:author="alan" w:date="2018-03-17T20:27:53Z">
        <w:r>
          <w:rPr>
            <w:rFonts w:hint="eastAsia" w:ascii="Arial" w:hAnsi="Arial" w:cs="Arial"/>
            <w:b/>
            <w:bCs/>
            <w:color w:val="000000"/>
            <w:sz w:val="36"/>
            <w:szCs w:val="36"/>
            <w:lang w:val="en-US" w:eastAsia="zh-CN"/>
            <w:rPrChange w:id="24" w:author="alan" w:date="2018-03-17T20:28:17Z">
              <w:rPr>
                <w:rFonts w:hint="eastAsia" w:ascii="Arial" w:hAnsi="Arial" w:cs="Arial"/>
                <w:color w:val="000000"/>
                <w:sz w:val="20"/>
                <w:szCs w:val="20"/>
                <w:lang w:val="en-US" w:eastAsia="zh-CN"/>
              </w:rPr>
            </w:rPrChange>
          </w:rPr>
          <w:t>自己</w:t>
        </w:r>
      </w:ins>
      <w:ins w:id="25" w:author="alan" w:date="2018-03-17T20:27:54Z">
        <w:r>
          <w:rPr>
            <w:rFonts w:hint="eastAsia" w:ascii="Arial" w:hAnsi="Arial" w:cs="Arial"/>
            <w:b/>
            <w:bCs/>
            <w:color w:val="000000"/>
            <w:sz w:val="36"/>
            <w:szCs w:val="36"/>
            <w:lang w:val="en-US" w:eastAsia="zh-CN"/>
            <w:rPrChange w:id="26" w:author="alan" w:date="2018-03-17T20:28:17Z">
              <w:rPr>
                <w:rFonts w:hint="eastAsia" w:ascii="Arial" w:hAnsi="Arial" w:cs="Arial"/>
                <w:color w:val="000000"/>
                <w:sz w:val="20"/>
                <w:szCs w:val="20"/>
                <w:lang w:val="en-US" w:eastAsia="zh-CN"/>
              </w:rPr>
            </w:rPrChange>
          </w:rPr>
          <w:t>发表</w:t>
        </w:r>
      </w:ins>
      <w:ins w:id="27" w:author="alan" w:date="2018-03-17T20:27:55Z">
        <w:r>
          <w:rPr>
            <w:rFonts w:hint="eastAsia" w:ascii="Arial" w:hAnsi="Arial" w:cs="Arial"/>
            <w:b/>
            <w:bCs/>
            <w:color w:val="000000"/>
            <w:sz w:val="36"/>
            <w:szCs w:val="36"/>
            <w:lang w:val="en-US" w:eastAsia="zh-CN"/>
            <w:rPrChange w:id="28" w:author="alan" w:date="2018-03-17T20:28:17Z">
              <w:rPr>
                <w:rFonts w:hint="eastAsia" w:ascii="Arial" w:hAnsi="Arial" w:cs="Arial"/>
                <w:color w:val="000000"/>
                <w:sz w:val="20"/>
                <w:szCs w:val="20"/>
                <w:lang w:val="en-US" w:eastAsia="zh-CN"/>
              </w:rPr>
            </w:rPrChange>
          </w:rPr>
          <w:t>的论文</w:t>
        </w:r>
      </w:ins>
      <w:ins w:id="29" w:author="alan" w:date="2018-03-17T20:27:56Z">
        <w:r>
          <w:rPr>
            <w:rFonts w:hint="eastAsia" w:ascii="Arial" w:hAnsi="Arial" w:cs="Arial"/>
            <w:b/>
            <w:bCs/>
            <w:color w:val="000000"/>
            <w:sz w:val="36"/>
            <w:szCs w:val="36"/>
            <w:lang w:val="en-US" w:eastAsia="zh-CN"/>
            <w:rPrChange w:id="30" w:author="alan" w:date="2018-03-17T20:28:17Z">
              <w:rPr>
                <w:rFonts w:hint="eastAsia" w:ascii="Arial" w:hAnsi="Arial" w:cs="Arial"/>
                <w:color w:val="000000"/>
                <w:sz w:val="20"/>
                <w:szCs w:val="20"/>
                <w:lang w:val="en-US" w:eastAsia="zh-CN"/>
              </w:rPr>
            </w:rPrChange>
          </w:rPr>
          <w:t>一定</w:t>
        </w:r>
      </w:ins>
      <w:ins w:id="31" w:author="alan" w:date="2018-03-17T20:27:59Z">
        <w:r>
          <w:rPr>
            <w:rFonts w:hint="eastAsia" w:ascii="Arial" w:hAnsi="Arial" w:cs="Arial"/>
            <w:b/>
            <w:bCs/>
            <w:color w:val="000000"/>
            <w:sz w:val="36"/>
            <w:szCs w:val="36"/>
            <w:lang w:val="en-US" w:eastAsia="zh-CN"/>
            <w:rPrChange w:id="32" w:author="alan" w:date="2018-03-17T20:28:17Z">
              <w:rPr>
                <w:rFonts w:hint="eastAsia" w:ascii="Arial" w:hAnsi="Arial" w:cs="Arial"/>
                <w:color w:val="000000"/>
                <w:sz w:val="20"/>
                <w:szCs w:val="20"/>
                <w:lang w:val="en-US" w:eastAsia="zh-CN"/>
              </w:rPr>
            </w:rPrChange>
          </w:rPr>
          <w:t>要列上，</w:t>
        </w:r>
      </w:ins>
      <w:ins w:id="33" w:author="alan" w:date="2018-03-17T20:28:03Z">
        <w:r>
          <w:rPr>
            <w:rFonts w:hint="eastAsia" w:ascii="Arial" w:hAnsi="Arial" w:cs="Arial"/>
            <w:b/>
            <w:bCs/>
            <w:color w:val="000000"/>
            <w:sz w:val="36"/>
            <w:szCs w:val="36"/>
            <w:lang w:val="en-US" w:eastAsia="zh-CN"/>
            <w:rPrChange w:id="34" w:author="alan" w:date="2018-03-17T20:28:17Z">
              <w:rPr>
                <w:rFonts w:hint="eastAsia" w:ascii="Arial" w:hAnsi="Arial" w:cs="Arial"/>
                <w:color w:val="000000"/>
                <w:sz w:val="20"/>
                <w:szCs w:val="20"/>
                <w:lang w:val="en-US" w:eastAsia="zh-CN"/>
              </w:rPr>
            </w:rPrChange>
          </w:rPr>
          <w:t>盲审</w:t>
        </w:r>
      </w:ins>
      <w:ins w:id="35" w:author="alan" w:date="2018-03-17T20:28:05Z">
        <w:r>
          <w:rPr>
            <w:rFonts w:hint="eastAsia" w:ascii="Arial" w:hAnsi="Arial" w:cs="Arial"/>
            <w:b/>
            <w:bCs/>
            <w:color w:val="000000"/>
            <w:sz w:val="36"/>
            <w:szCs w:val="36"/>
            <w:lang w:val="en-US" w:eastAsia="zh-CN"/>
            <w:rPrChange w:id="36" w:author="alan" w:date="2018-03-17T20:28:17Z">
              <w:rPr>
                <w:rFonts w:hint="eastAsia" w:ascii="Arial" w:hAnsi="Arial" w:cs="Arial"/>
                <w:color w:val="000000"/>
                <w:sz w:val="20"/>
                <w:szCs w:val="20"/>
                <w:lang w:val="en-US" w:eastAsia="zh-CN"/>
              </w:rPr>
            </w:rPrChange>
          </w:rPr>
          <w:t>只要</w:t>
        </w:r>
      </w:ins>
      <w:ins w:id="37" w:author="alan" w:date="2018-03-17T20:28:06Z">
        <w:r>
          <w:rPr>
            <w:rFonts w:hint="eastAsia" w:ascii="Arial" w:hAnsi="Arial" w:cs="Arial"/>
            <w:b/>
            <w:bCs/>
            <w:color w:val="000000"/>
            <w:sz w:val="36"/>
            <w:szCs w:val="36"/>
            <w:lang w:val="en-US" w:eastAsia="zh-CN"/>
            <w:rPrChange w:id="38" w:author="alan" w:date="2018-03-17T20:28:17Z">
              <w:rPr>
                <w:rFonts w:hint="eastAsia" w:ascii="Arial" w:hAnsi="Arial" w:cs="Arial"/>
                <w:color w:val="000000"/>
                <w:sz w:val="20"/>
                <w:szCs w:val="20"/>
                <w:lang w:val="en-US" w:eastAsia="zh-CN"/>
              </w:rPr>
            </w:rPrChange>
          </w:rPr>
          <w:t>去掉</w:t>
        </w:r>
      </w:ins>
      <w:ins w:id="39" w:author="alan" w:date="2018-03-17T20:28:07Z">
        <w:r>
          <w:rPr>
            <w:rFonts w:hint="eastAsia" w:ascii="Arial" w:hAnsi="Arial" w:cs="Arial"/>
            <w:b/>
            <w:bCs/>
            <w:color w:val="000000"/>
            <w:sz w:val="36"/>
            <w:szCs w:val="36"/>
            <w:lang w:val="en-US" w:eastAsia="zh-CN"/>
            <w:rPrChange w:id="40" w:author="alan" w:date="2018-03-17T20:28:17Z">
              <w:rPr>
                <w:rFonts w:hint="eastAsia" w:ascii="Arial" w:hAnsi="Arial" w:cs="Arial"/>
                <w:color w:val="000000"/>
                <w:sz w:val="20"/>
                <w:szCs w:val="20"/>
                <w:lang w:val="en-US" w:eastAsia="zh-CN"/>
              </w:rPr>
            </w:rPrChange>
          </w:rPr>
          <w:t>作者</w:t>
        </w:r>
      </w:ins>
      <w:ins w:id="41" w:author="alan" w:date="2018-03-17T20:28:09Z">
        <w:r>
          <w:rPr>
            <w:rFonts w:hint="eastAsia" w:ascii="Arial" w:hAnsi="Arial" w:cs="Arial"/>
            <w:b/>
            <w:bCs/>
            <w:color w:val="000000"/>
            <w:sz w:val="36"/>
            <w:szCs w:val="36"/>
            <w:lang w:val="en-US" w:eastAsia="zh-CN"/>
            <w:rPrChange w:id="42" w:author="alan" w:date="2018-03-17T20:28:17Z">
              <w:rPr>
                <w:rFonts w:hint="eastAsia" w:ascii="Arial" w:hAnsi="Arial" w:cs="Arial"/>
                <w:color w:val="000000"/>
                <w:sz w:val="20"/>
                <w:szCs w:val="20"/>
                <w:lang w:val="en-US" w:eastAsia="zh-CN"/>
              </w:rPr>
            </w:rPrChange>
          </w:rPr>
          <w:t>就行。</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08D637E8"/>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567"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6EC6F61"/>
    <w:multiLevelType w:val="multilevel"/>
    <w:tmpl w:val="56EC6F61"/>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an">
    <w15:presenceInfo w15:providerId="WPS Office" w15:userId="1751637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numFmt w:val="decimal"/>
    <w:endnote w:id="78"/>
    <w:endnote w:id="79"/>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3F85"/>
    <w:rsid w:val="000E437E"/>
    <w:rsid w:val="000F2B3F"/>
    <w:rsid w:val="000F60FB"/>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6797"/>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B50F6"/>
    <w:rsid w:val="002B795B"/>
    <w:rsid w:val="002C09C1"/>
    <w:rsid w:val="002C2191"/>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37E30"/>
    <w:rsid w:val="006455E2"/>
    <w:rsid w:val="0064619E"/>
    <w:rsid w:val="006473E7"/>
    <w:rsid w:val="00660557"/>
    <w:rsid w:val="00661311"/>
    <w:rsid w:val="00662910"/>
    <w:rsid w:val="006666CB"/>
    <w:rsid w:val="0067231E"/>
    <w:rsid w:val="006727DA"/>
    <w:rsid w:val="006727FE"/>
    <w:rsid w:val="0067518C"/>
    <w:rsid w:val="0067699A"/>
    <w:rsid w:val="00685F31"/>
    <w:rsid w:val="006869BA"/>
    <w:rsid w:val="006904A7"/>
    <w:rsid w:val="006923BE"/>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E6D10"/>
    <w:rsid w:val="006F227B"/>
    <w:rsid w:val="006F23DA"/>
    <w:rsid w:val="00700D8B"/>
    <w:rsid w:val="00705D76"/>
    <w:rsid w:val="00707040"/>
    <w:rsid w:val="00710557"/>
    <w:rsid w:val="00714B0A"/>
    <w:rsid w:val="00717436"/>
    <w:rsid w:val="0072437A"/>
    <w:rsid w:val="007338A8"/>
    <w:rsid w:val="0073569B"/>
    <w:rsid w:val="00736951"/>
    <w:rsid w:val="00736D5F"/>
    <w:rsid w:val="007403F8"/>
    <w:rsid w:val="007408E7"/>
    <w:rsid w:val="00741F43"/>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3704"/>
    <w:rsid w:val="007A5AC5"/>
    <w:rsid w:val="007A5B40"/>
    <w:rsid w:val="007B273F"/>
    <w:rsid w:val="007B4587"/>
    <w:rsid w:val="007B4BB9"/>
    <w:rsid w:val="007B794C"/>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60199"/>
    <w:rsid w:val="0086081B"/>
    <w:rsid w:val="0086427D"/>
    <w:rsid w:val="00864FE5"/>
    <w:rsid w:val="0086528D"/>
    <w:rsid w:val="00865765"/>
    <w:rsid w:val="00865EC6"/>
    <w:rsid w:val="008672EF"/>
    <w:rsid w:val="00867FE5"/>
    <w:rsid w:val="00870026"/>
    <w:rsid w:val="008717A7"/>
    <w:rsid w:val="00871DC7"/>
    <w:rsid w:val="00875F46"/>
    <w:rsid w:val="00886199"/>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90D96"/>
    <w:rsid w:val="00B91C04"/>
    <w:rsid w:val="00B9297C"/>
    <w:rsid w:val="00BA11CF"/>
    <w:rsid w:val="00BA17FE"/>
    <w:rsid w:val="00BA40A4"/>
    <w:rsid w:val="00BA4898"/>
    <w:rsid w:val="00BA4F79"/>
    <w:rsid w:val="00BA55A7"/>
    <w:rsid w:val="00BB0A96"/>
    <w:rsid w:val="00BB0F4F"/>
    <w:rsid w:val="00BB4A4A"/>
    <w:rsid w:val="00BB4AC5"/>
    <w:rsid w:val="00BB6CE3"/>
    <w:rsid w:val="00BB72F6"/>
    <w:rsid w:val="00BC087E"/>
    <w:rsid w:val="00BC2757"/>
    <w:rsid w:val="00BC2CFB"/>
    <w:rsid w:val="00BC6372"/>
    <w:rsid w:val="00BC7F8E"/>
    <w:rsid w:val="00BD2A04"/>
    <w:rsid w:val="00BD3403"/>
    <w:rsid w:val="00BD4580"/>
    <w:rsid w:val="00BD74F0"/>
    <w:rsid w:val="00BE0343"/>
    <w:rsid w:val="00BE2CC5"/>
    <w:rsid w:val="00BE5A41"/>
    <w:rsid w:val="00BF02D0"/>
    <w:rsid w:val="00BF2412"/>
    <w:rsid w:val="00BF268A"/>
    <w:rsid w:val="00BF42D5"/>
    <w:rsid w:val="00BF578C"/>
    <w:rsid w:val="00BF5930"/>
    <w:rsid w:val="00BF7D8D"/>
    <w:rsid w:val="00C00640"/>
    <w:rsid w:val="00C01AE6"/>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0731"/>
    <w:rsid w:val="00C73D08"/>
    <w:rsid w:val="00C74297"/>
    <w:rsid w:val="00C777FC"/>
    <w:rsid w:val="00C80A71"/>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25173"/>
    <w:rsid w:val="00D25B27"/>
    <w:rsid w:val="00D27EEB"/>
    <w:rsid w:val="00D30781"/>
    <w:rsid w:val="00D31953"/>
    <w:rsid w:val="00D33935"/>
    <w:rsid w:val="00D44E2A"/>
    <w:rsid w:val="00D5131D"/>
    <w:rsid w:val="00D517A0"/>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3D9B"/>
    <w:rsid w:val="00D94A99"/>
    <w:rsid w:val="00D95AAE"/>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4E28"/>
    <w:rsid w:val="00EE62EF"/>
    <w:rsid w:val="00EE6A57"/>
    <w:rsid w:val="00EE7C54"/>
    <w:rsid w:val="00EF1D45"/>
    <w:rsid w:val="00EF25AA"/>
    <w:rsid w:val="00EF4CBB"/>
    <w:rsid w:val="00EF5AC9"/>
    <w:rsid w:val="00EF5D77"/>
    <w:rsid w:val="00EF6F35"/>
    <w:rsid w:val="00EF6F6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 w:val="076D2DFE"/>
    <w:rsid w:val="078B5FA7"/>
    <w:rsid w:val="08A11EBE"/>
    <w:rsid w:val="0C586989"/>
    <w:rsid w:val="0E1C44EC"/>
    <w:rsid w:val="10772FB6"/>
    <w:rsid w:val="17DC0055"/>
    <w:rsid w:val="18DA41E6"/>
    <w:rsid w:val="1A1773DE"/>
    <w:rsid w:val="1D347F42"/>
    <w:rsid w:val="214D7736"/>
    <w:rsid w:val="21602678"/>
    <w:rsid w:val="21C16232"/>
    <w:rsid w:val="24A51A6C"/>
    <w:rsid w:val="25EC3F45"/>
    <w:rsid w:val="28CD6013"/>
    <w:rsid w:val="2D901223"/>
    <w:rsid w:val="30690537"/>
    <w:rsid w:val="308B3133"/>
    <w:rsid w:val="338F6D65"/>
    <w:rsid w:val="3391309B"/>
    <w:rsid w:val="36230A3E"/>
    <w:rsid w:val="3C530378"/>
    <w:rsid w:val="3D3C7065"/>
    <w:rsid w:val="40FC1141"/>
    <w:rsid w:val="431E7B65"/>
    <w:rsid w:val="454E700D"/>
    <w:rsid w:val="4B8A7306"/>
    <w:rsid w:val="4C30498F"/>
    <w:rsid w:val="4D605191"/>
    <w:rsid w:val="4FA21407"/>
    <w:rsid w:val="50105F39"/>
    <w:rsid w:val="50180984"/>
    <w:rsid w:val="5049079C"/>
    <w:rsid w:val="52BC2BF4"/>
    <w:rsid w:val="53FD2D48"/>
    <w:rsid w:val="54C21AE3"/>
    <w:rsid w:val="563A6967"/>
    <w:rsid w:val="5C9C6F81"/>
    <w:rsid w:val="5D9A0EAB"/>
    <w:rsid w:val="5DAC2159"/>
    <w:rsid w:val="637D29CF"/>
    <w:rsid w:val="638A69D9"/>
    <w:rsid w:val="6768436A"/>
    <w:rsid w:val="699F1DFD"/>
    <w:rsid w:val="6DFC3E60"/>
    <w:rsid w:val="731053D4"/>
    <w:rsid w:val="73701048"/>
    <w:rsid w:val="76AF1C46"/>
    <w:rsid w:val="77876450"/>
    <w:rsid w:val="77A56CC7"/>
    <w:rsid w:val="7E922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27"/>
    <w:unhideWhenUsed/>
    <w:qFormat/>
    <w:uiPriority w:val="9"/>
    <w:pPr>
      <w:keepNext/>
      <w:keepLines/>
      <w:spacing w:before="260" w:after="260" w:line="416" w:lineRule="auto"/>
      <w:outlineLvl w:val="1"/>
    </w:pPr>
    <w:rPr>
      <w:rFonts w:eastAsia="黑体" w:asciiTheme="majorHAnsi" w:hAnsiTheme="majorHAnsi" w:cstheme="majorBidi"/>
      <w:b/>
      <w:bCs/>
      <w:sz w:val="28"/>
      <w:szCs w:val="32"/>
    </w:rPr>
  </w:style>
  <w:style w:type="paragraph" w:styleId="4">
    <w:name w:val="heading 3"/>
    <w:basedOn w:val="1"/>
    <w:next w:val="1"/>
    <w:link w:val="29"/>
    <w:unhideWhenUsed/>
    <w:qFormat/>
    <w:uiPriority w:val="9"/>
    <w:pPr>
      <w:keepNext/>
      <w:keepLines/>
      <w:spacing w:before="260" w:after="260" w:line="416" w:lineRule="auto"/>
      <w:outlineLvl w:val="2"/>
    </w:pPr>
    <w:rPr>
      <w:b/>
      <w:bCs/>
      <w:szCs w:val="32"/>
    </w:rPr>
  </w:style>
  <w:style w:type="character" w:default="1" w:styleId="17">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33"/>
    <w:semiHidden/>
    <w:unhideWhenUsed/>
    <w:uiPriority w:val="99"/>
    <w:rPr>
      <w:b/>
      <w:bCs/>
    </w:rPr>
  </w:style>
  <w:style w:type="paragraph" w:styleId="6">
    <w:name w:val="annotation text"/>
    <w:basedOn w:val="1"/>
    <w:link w:val="32"/>
    <w:semiHidden/>
    <w:unhideWhenUsed/>
    <w:qFormat/>
    <w:uiPriority w:val="99"/>
    <w:pPr>
      <w:jc w:val="left"/>
    </w:pPr>
  </w:style>
  <w:style w:type="paragraph" w:styleId="7">
    <w:name w:val="toc 3"/>
    <w:basedOn w:val="1"/>
    <w:next w:val="1"/>
    <w:unhideWhenUsed/>
    <w:qFormat/>
    <w:uiPriority w:val="39"/>
    <w:pPr>
      <w:tabs>
        <w:tab w:val="left" w:pos="1680"/>
        <w:tab w:val="right" w:leader="dot" w:pos="8296"/>
      </w:tabs>
      <w:ind w:left="851"/>
    </w:pPr>
  </w:style>
  <w:style w:type="paragraph" w:styleId="8">
    <w:name w:val="Plain Text"/>
    <w:basedOn w:val="1"/>
    <w:link w:val="36"/>
    <w:uiPriority w:val="0"/>
    <w:rPr>
      <w:rFonts w:ascii="宋体" w:hAnsi="Courier New" w:eastAsia="宋体" w:cs="Times New Roman"/>
      <w:szCs w:val="20"/>
    </w:rPr>
  </w:style>
  <w:style w:type="paragraph" w:styleId="9">
    <w:name w:val="endnote text"/>
    <w:basedOn w:val="1"/>
    <w:link w:val="34"/>
    <w:semiHidden/>
    <w:unhideWhenUsed/>
    <w:uiPriority w:val="99"/>
    <w:pPr>
      <w:snapToGrid w:val="0"/>
      <w:jc w:val="left"/>
    </w:pPr>
  </w:style>
  <w:style w:type="paragraph" w:styleId="10">
    <w:name w:val="Balloon Text"/>
    <w:basedOn w:val="1"/>
    <w:link w:val="28"/>
    <w:semiHidden/>
    <w:unhideWhenUsed/>
    <w:uiPriority w:val="99"/>
    <w:rPr>
      <w:sz w:val="18"/>
      <w:szCs w:val="18"/>
    </w:rPr>
  </w:style>
  <w:style w:type="paragraph" w:styleId="11">
    <w:name w:val="footer"/>
    <w:basedOn w:val="1"/>
    <w:link w:val="25"/>
    <w:unhideWhenUsed/>
    <w:qFormat/>
    <w:uiPriority w:val="99"/>
    <w:pPr>
      <w:tabs>
        <w:tab w:val="center" w:pos="4153"/>
        <w:tab w:val="right" w:pos="8306"/>
      </w:tabs>
      <w:snapToGrid w:val="0"/>
      <w:jc w:val="left"/>
    </w:pPr>
    <w:rPr>
      <w:sz w:val="18"/>
      <w:szCs w:val="18"/>
    </w:rPr>
  </w:style>
  <w:style w:type="paragraph" w:styleId="12">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296"/>
      </w:tabs>
      <w:jc w:val="center"/>
    </w:pPr>
    <w:rPr>
      <w:rFonts w:ascii="黑体" w:hAnsi="黑体" w:eastAsia="黑体"/>
      <w:sz w:val="32"/>
      <w:szCs w:val="32"/>
    </w:rPr>
  </w:style>
  <w:style w:type="paragraph" w:styleId="14">
    <w:name w:val="footnote text"/>
    <w:basedOn w:val="1"/>
    <w:link w:val="35"/>
    <w:semiHidden/>
    <w:unhideWhenUsed/>
    <w:uiPriority w:val="99"/>
    <w:pPr>
      <w:snapToGrid w:val="0"/>
      <w:jc w:val="left"/>
    </w:pPr>
    <w:rPr>
      <w:sz w:val="18"/>
      <w:szCs w:val="18"/>
    </w:rPr>
  </w:style>
  <w:style w:type="paragraph" w:styleId="15">
    <w:name w:val="toc 2"/>
    <w:basedOn w:val="1"/>
    <w:next w:val="1"/>
    <w:unhideWhenUsed/>
    <w:qFormat/>
    <w:uiPriority w:val="39"/>
    <w:pPr>
      <w:tabs>
        <w:tab w:val="left" w:pos="1418"/>
        <w:tab w:val="right" w:leader="dot" w:pos="8296"/>
      </w:tabs>
      <w:ind w:left="425"/>
    </w:pPr>
  </w:style>
  <w:style w:type="paragraph" w:styleId="16">
    <w:name w:val="Normal (Web)"/>
    <w:basedOn w:val="1"/>
    <w:semiHidden/>
    <w:unhideWhenUsed/>
    <w:uiPriority w:val="99"/>
    <w:pPr>
      <w:widowControl/>
      <w:spacing w:before="100" w:beforeAutospacing="1" w:after="100" w:afterAutospacing="1"/>
      <w:jc w:val="left"/>
    </w:pPr>
    <w:rPr>
      <w:rFonts w:ascii="宋体" w:hAnsi="宋体" w:eastAsia="宋体" w:cs="宋体"/>
      <w:kern w:val="0"/>
      <w:szCs w:val="24"/>
    </w:rPr>
  </w:style>
  <w:style w:type="character" w:styleId="18">
    <w:name w:val="Strong"/>
    <w:basedOn w:val="17"/>
    <w:qFormat/>
    <w:uiPriority w:val="22"/>
    <w:rPr>
      <w:b/>
      <w:bCs/>
    </w:rPr>
  </w:style>
  <w:style w:type="character" w:styleId="19">
    <w:name w:val="endnote reference"/>
    <w:basedOn w:val="17"/>
    <w:semiHidden/>
    <w:unhideWhenUsed/>
    <w:qFormat/>
    <w:uiPriority w:val="99"/>
    <w:rPr>
      <w:vertAlign w:val="superscript"/>
    </w:rPr>
  </w:style>
  <w:style w:type="character" w:styleId="20">
    <w:name w:val="Hyperlink"/>
    <w:basedOn w:val="17"/>
    <w:unhideWhenUsed/>
    <w:qFormat/>
    <w:uiPriority w:val="99"/>
    <w:rPr>
      <w:color w:val="0000FF" w:themeColor="hyperlink"/>
      <w:u w:val="single"/>
      <w14:textFill>
        <w14:solidFill>
          <w14:schemeClr w14:val="hlink"/>
        </w14:solidFill>
      </w14:textFill>
    </w:rPr>
  </w:style>
  <w:style w:type="character" w:styleId="21">
    <w:name w:val="annotation reference"/>
    <w:basedOn w:val="17"/>
    <w:semiHidden/>
    <w:unhideWhenUsed/>
    <w:qFormat/>
    <w:uiPriority w:val="99"/>
    <w:rPr>
      <w:sz w:val="21"/>
      <w:szCs w:val="21"/>
    </w:rPr>
  </w:style>
  <w:style w:type="character" w:styleId="22">
    <w:name w:val="footnote reference"/>
    <w:basedOn w:val="17"/>
    <w:semiHidden/>
    <w:unhideWhenUsed/>
    <w:qFormat/>
    <w:uiPriority w:val="99"/>
    <w:rPr>
      <w:vertAlign w:val="superscript"/>
    </w:rPr>
  </w:style>
  <w:style w:type="character" w:customStyle="1" w:styleId="24">
    <w:name w:val="页眉 Char"/>
    <w:basedOn w:val="17"/>
    <w:link w:val="12"/>
    <w:qFormat/>
    <w:uiPriority w:val="99"/>
    <w:rPr>
      <w:sz w:val="18"/>
      <w:szCs w:val="18"/>
    </w:rPr>
  </w:style>
  <w:style w:type="character" w:customStyle="1" w:styleId="25">
    <w:name w:val="页脚 Char"/>
    <w:basedOn w:val="17"/>
    <w:link w:val="11"/>
    <w:qFormat/>
    <w:uiPriority w:val="99"/>
    <w:rPr>
      <w:sz w:val="18"/>
      <w:szCs w:val="18"/>
    </w:rPr>
  </w:style>
  <w:style w:type="character" w:customStyle="1" w:styleId="26">
    <w:name w:val="标题 1 Char"/>
    <w:basedOn w:val="17"/>
    <w:link w:val="2"/>
    <w:qFormat/>
    <w:uiPriority w:val="9"/>
    <w:rPr>
      <w:rFonts w:eastAsia="黑体"/>
      <w:b/>
      <w:bCs/>
      <w:kern w:val="44"/>
      <w:sz w:val="32"/>
      <w:szCs w:val="44"/>
    </w:rPr>
  </w:style>
  <w:style w:type="character" w:customStyle="1" w:styleId="27">
    <w:name w:val="标题 2 Char"/>
    <w:basedOn w:val="17"/>
    <w:link w:val="3"/>
    <w:qFormat/>
    <w:uiPriority w:val="9"/>
    <w:rPr>
      <w:rFonts w:eastAsia="黑体" w:asciiTheme="majorHAnsi" w:hAnsiTheme="majorHAnsi" w:cstheme="majorBidi"/>
      <w:b/>
      <w:bCs/>
      <w:sz w:val="28"/>
      <w:szCs w:val="32"/>
    </w:rPr>
  </w:style>
  <w:style w:type="character" w:customStyle="1" w:styleId="28">
    <w:name w:val="批注框文本 Char"/>
    <w:basedOn w:val="17"/>
    <w:link w:val="10"/>
    <w:semiHidden/>
    <w:qFormat/>
    <w:uiPriority w:val="99"/>
    <w:rPr>
      <w:sz w:val="18"/>
      <w:szCs w:val="18"/>
    </w:rPr>
  </w:style>
  <w:style w:type="character" w:customStyle="1" w:styleId="29">
    <w:name w:val="标题 3 Char"/>
    <w:basedOn w:val="17"/>
    <w:link w:val="4"/>
    <w:qFormat/>
    <w:uiPriority w:val="9"/>
    <w:rPr>
      <w:b/>
      <w:bCs/>
      <w:sz w:val="24"/>
      <w:szCs w:val="32"/>
    </w:rPr>
  </w:style>
  <w:style w:type="character" w:styleId="30">
    <w:name w:val="Placeholder Text"/>
    <w:basedOn w:val="17"/>
    <w:semiHidden/>
    <w:qFormat/>
    <w:uiPriority w:val="99"/>
    <w:rPr>
      <w:color w:val="808080"/>
    </w:rPr>
  </w:style>
  <w:style w:type="paragraph" w:styleId="31">
    <w:name w:val="List Paragraph"/>
    <w:basedOn w:val="1"/>
    <w:qFormat/>
    <w:uiPriority w:val="34"/>
    <w:pPr>
      <w:ind w:firstLine="420" w:firstLineChars="200"/>
    </w:pPr>
  </w:style>
  <w:style w:type="character" w:customStyle="1" w:styleId="32">
    <w:name w:val="批注文字 Char"/>
    <w:basedOn w:val="17"/>
    <w:link w:val="6"/>
    <w:semiHidden/>
    <w:qFormat/>
    <w:uiPriority w:val="99"/>
  </w:style>
  <w:style w:type="character" w:customStyle="1" w:styleId="33">
    <w:name w:val="批注主题 Char"/>
    <w:basedOn w:val="32"/>
    <w:link w:val="5"/>
    <w:semiHidden/>
    <w:qFormat/>
    <w:uiPriority w:val="99"/>
    <w:rPr>
      <w:b/>
      <w:bCs/>
    </w:rPr>
  </w:style>
  <w:style w:type="character" w:customStyle="1" w:styleId="34">
    <w:name w:val="尾注文本 Char"/>
    <w:basedOn w:val="17"/>
    <w:link w:val="9"/>
    <w:semiHidden/>
    <w:qFormat/>
    <w:uiPriority w:val="99"/>
  </w:style>
  <w:style w:type="character" w:customStyle="1" w:styleId="35">
    <w:name w:val="脚注文本 Char"/>
    <w:basedOn w:val="17"/>
    <w:link w:val="14"/>
    <w:semiHidden/>
    <w:qFormat/>
    <w:uiPriority w:val="99"/>
    <w:rPr>
      <w:sz w:val="18"/>
      <w:szCs w:val="18"/>
    </w:rPr>
  </w:style>
  <w:style w:type="character" w:customStyle="1" w:styleId="36">
    <w:name w:val="纯文本 Char"/>
    <w:basedOn w:val="17"/>
    <w:link w:val="8"/>
    <w:uiPriority w:val="0"/>
    <w:rPr>
      <w:rFonts w:ascii="宋体" w:hAnsi="Courier New" w:eastAsia="宋体" w:cs="Times New Roman"/>
      <w:szCs w:val="20"/>
    </w:rPr>
  </w:style>
  <w:style w:type="paragraph" w:customStyle="1" w:styleId="3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6" Type="http://schemas.microsoft.com/office/2011/relationships/people" Target="people.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endnotes" Target="endnotes.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notes" Target="footnotes.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comments" Target="comment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FEEDB3-68AA-4E63-BA74-74F9F369BFE7}">
  <ds:schemaRefs/>
</ds:datastoreItem>
</file>

<file path=docProps/app.xml><?xml version="1.0" encoding="utf-8"?>
<Properties xmlns="http://schemas.openxmlformats.org/officeDocument/2006/extended-properties" xmlns:vt="http://schemas.openxmlformats.org/officeDocument/2006/docPropsVTypes">
  <Template>Normal.dotm</Template>
  <Pages>1</Pages>
  <Words>3168</Words>
  <Characters>18062</Characters>
  <Lines>150</Lines>
  <Paragraphs>42</Paragraphs>
  <ScaleCrop>false</ScaleCrop>
  <LinksUpToDate>false</LinksUpToDate>
  <CharactersWithSpaces>21188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2018-01-16T02:08:00Z</dcterms:created>
  <dc:creator>zhenyong</dc:creator>
  <cp:lastModifiedBy>alan</cp:lastModifiedBy>
  <dcterms:modified xsi:type="dcterms:W3CDTF">2018-03-17T15:05:38Z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