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307CDE" w14:textId="77777777" w:rsidR="005E1058" w:rsidRPr="002C5118" w:rsidRDefault="005E1058" w:rsidP="005E1058">
      <w:pPr>
        <w:widowControl/>
        <w:jc w:val="center"/>
        <w:rPr>
          <w:rFonts w:ascii="黑体" w:eastAsia="黑体" w:hAnsi="黑体"/>
          <w:sz w:val="36"/>
          <w:szCs w:val="36"/>
        </w:rPr>
      </w:pPr>
      <w:r w:rsidRPr="002C5118">
        <w:rPr>
          <w:rFonts w:ascii="黑体" w:eastAsia="黑体" w:hAnsi="黑体" w:hint="eastAsia"/>
          <w:sz w:val="36"/>
          <w:szCs w:val="36"/>
        </w:rPr>
        <w:t>谨以此论文献给所有关心支持我的人</w:t>
      </w:r>
    </w:p>
    <w:p w14:paraId="3CEE25C1" w14:textId="55348A4E" w:rsidR="005E1058" w:rsidRPr="002C5118" w:rsidRDefault="005E1058" w:rsidP="00182EB4">
      <w:pPr>
        <w:spacing w:line="400" w:lineRule="exact"/>
        <w:ind w:right="361"/>
        <w:jc w:val="right"/>
        <w:rPr>
          <w:rFonts w:ascii="黑体" w:eastAsia="黑体" w:hAnsi="黑体"/>
          <w:sz w:val="36"/>
          <w:szCs w:val="36"/>
        </w:rPr>
      </w:pPr>
      <w:r w:rsidRPr="002C5118">
        <w:rPr>
          <w:rFonts w:ascii="黑体" w:eastAsia="黑体" w:hAnsi="黑体" w:hint="eastAsia"/>
          <w:sz w:val="36"/>
          <w:szCs w:val="36"/>
        </w:rPr>
        <w:t>------------------甄勇</w:t>
      </w:r>
    </w:p>
    <w:p w14:paraId="4915093B" w14:textId="77777777" w:rsidR="00182EB4" w:rsidRDefault="005E1058" w:rsidP="00182EB4">
      <w:pPr>
        <w:spacing w:line="400" w:lineRule="exact"/>
        <w:ind w:firstLineChars="900" w:firstLine="3600"/>
        <w:jc w:val="left"/>
        <w:rPr>
          <w:rFonts w:ascii="黑体" w:eastAsia="黑体"/>
          <w:bCs/>
          <w:sz w:val="40"/>
          <w:szCs w:val="24"/>
        </w:rPr>
      </w:pPr>
      <w:r>
        <w:rPr>
          <w:rFonts w:ascii="黑体" w:eastAsia="黑体"/>
          <w:bCs/>
          <w:sz w:val="40"/>
          <w:szCs w:val="24"/>
        </w:rPr>
        <w:br w:type="page"/>
      </w:r>
    </w:p>
    <w:p w14:paraId="4D389353" w14:textId="47515B78" w:rsidR="00182EB4" w:rsidRPr="00182EB4" w:rsidRDefault="00182EB4" w:rsidP="00182EB4">
      <w:pPr>
        <w:spacing w:line="360" w:lineRule="auto"/>
        <w:jc w:val="center"/>
        <w:rPr>
          <w:rFonts w:ascii="黑体" w:eastAsia="黑体"/>
          <w:sz w:val="36"/>
          <w:szCs w:val="36"/>
        </w:rPr>
      </w:pPr>
      <w:r w:rsidRPr="00182EB4">
        <w:rPr>
          <w:rFonts w:ascii="黑体" w:eastAsia="黑体" w:hint="eastAsia"/>
          <w:bCs/>
          <w:sz w:val="36"/>
          <w:szCs w:val="36"/>
        </w:rPr>
        <w:lastRenderedPageBreak/>
        <w:t>基于</w:t>
      </w:r>
      <w:r w:rsidR="001958D7">
        <w:rPr>
          <w:rFonts w:ascii="黑体" w:eastAsia="黑体" w:hint="eastAsia"/>
          <w:bCs/>
          <w:sz w:val="36"/>
          <w:szCs w:val="36"/>
        </w:rPr>
        <w:t>渔业船舶</w:t>
      </w:r>
      <w:r w:rsidRPr="00182EB4">
        <w:rPr>
          <w:rFonts w:ascii="黑体" w:eastAsia="黑体"/>
          <w:bCs/>
          <w:sz w:val="36"/>
          <w:szCs w:val="36"/>
        </w:rPr>
        <w:t>轨迹数据的</w:t>
      </w:r>
      <w:r w:rsidRPr="00182EB4">
        <w:rPr>
          <w:rFonts w:ascii="黑体" w:eastAsia="黑体" w:hint="eastAsia"/>
          <w:sz w:val="36"/>
          <w:szCs w:val="36"/>
        </w:rPr>
        <w:t>海洋捕捞规律挖掘研究与实现</w:t>
      </w:r>
    </w:p>
    <w:p w14:paraId="496218DF" w14:textId="0AC12218" w:rsidR="00182EB4" w:rsidRPr="0096626B" w:rsidRDefault="0096626B" w:rsidP="0096626B">
      <w:pPr>
        <w:spacing w:line="400" w:lineRule="exact"/>
        <w:jc w:val="center"/>
        <w:rPr>
          <w:rFonts w:ascii="宋体" w:eastAsia="宋体" w:hAnsi="宋体"/>
          <w:bCs/>
          <w:szCs w:val="24"/>
        </w:rPr>
      </w:pPr>
      <w:r w:rsidRPr="0096626B">
        <w:rPr>
          <w:rFonts w:ascii="宋体" w:eastAsia="宋体" w:hAnsi="宋体"/>
          <w:bCs/>
          <w:szCs w:val="24"/>
        </w:rPr>
        <w:t>（</w:t>
      </w:r>
      <w:r w:rsidRPr="0096626B">
        <w:rPr>
          <w:rFonts w:ascii="宋体" w:eastAsia="宋体" w:hAnsi="宋体" w:hint="eastAsia"/>
          <w:bCs/>
          <w:szCs w:val="24"/>
        </w:rPr>
        <w:t>论文研究有国家自然科学基金项目</w:t>
      </w:r>
      <w:r>
        <w:rPr>
          <w:rFonts w:ascii="Times New Roman" w:eastAsia="宋体" w:hAnsi="Times New Roman" w:cs="Times New Roman" w:hint="eastAsia"/>
          <w:bCs/>
          <w:szCs w:val="24"/>
        </w:rPr>
        <w:t>No.</w:t>
      </w:r>
      <w:r w:rsidRPr="0096626B">
        <w:rPr>
          <w:rFonts w:ascii="Times New Roman" w:eastAsia="宋体" w:hAnsi="Times New Roman" w:cs="Times New Roman"/>
          <w:kern w:val="0"/>
          <w:szCs w:val="24"/>
        </w:rPr>
        <w:t>61379128</w:t>
      </w:r>
      <w:r w:rsidRPr="0096626B">
        <w:rPr>
          <w:rFonts w:ascii="宋体" w:eastAsia="宋体" w:hAnsi="宋体" w:cs="NimbusRomNo9L-Regu" w:hint="eastAsia"/>
          <w:kern w:val="0"/>
          <w:szCs w:val="24"/>
        </w:rPr>
        <w:t>资助</w:t>
      </w:r>
      <w:r w:rsidRPr="0096626B">
        <w:rPr>
          <w:rFonts w:ascii="宋体" w:eastAsia="宋体" w:hAnsi="宋体"/>
          <w:bCs/>
          <w:szCs w:val="24"/>
        </w:rPr>
        <w:t>）</w:t>
      </w:r>
    </w:p>
    <w:p w14:paraId="0F98DC96" w14:textId="77777777" w:rsidR="00182EB4" w:rsidRPr="0096626B" w:rsidRDefault="00182EB4" w:rsidP="00182EB4">
      <w:pPr>
        <w:spacing w:line="400" w:lineRule="exact"/>
        <w:ind w:firstLineChars="900" w:firstLine="3600"/>
        <w:jc w:val="left"/>
        <w:rPr>
          <w:rFonts w:ascii="黑体" w:eastAsia="黑体"/>
          <w:bCs/>
          <w:sz w:val="40"/>
          <w:szCs w:val="24"/>
        </w:rPr>
      </w:pPr>
    </w:p>
    <w:p w14:paraId="76531D56" w14:textId="77777777" w:rsidR="00182EB4" w:rsidRDefault="00182EB4" w:rsidP="00182EB4">
      <w:pPr>
        <w:spacing w:line="400" w:lineRule="exact"/>
        <w:ind w:firstLineChars="900" w:firstLine="3600"/>
        <w:jc w:val="left"/>
        <w:rPr>
          <w:rFonts w:ascii="黑体" w:eastAsia="黑体"/>
          <w:bCs/>
          <w:sz w:val="40"/>
          <w:szCs w:val="24"/>
        </w:rPr>
      </w:pPr>
    </w:p>
    <w:p w14:paraId="6D996AF2" w14:textId="77777777" w:rsidR="00182EB4" w:rsidRDefault="00182EB4" w:rsidP="00182EB4">
      <w:pPr>
        <w:spacing w:line="400" w:lineRule="exact"/>
        <w:ind w:firstLineChars="900" w:firstLine="3600"/>
        <w:jc w:val="left"/>
        <w:rPr>
          <w:rFonts w:ascii="黑体" w:eastAsia="黑体"/>
          <w:bCs/>
          <w:sz w:val="40"/>
          <w:szCs w:val="24"/>
        </w:rPr>
      </w:pPr>
    </w:p>
    <w:p w14:paraId="31A8A5C0" w14:textId="77777777" w:rsidR="00182EB4" w:rsidRDefault="00182EB4" w:rsidP="00182EB4">
      <w:pPr>
        <w:spacing w:line="400" w:lineRule="exact"/>
        <w:ind w:firstLineChars="900" w:firstLine="3600"/>
        <w:jc w:val="left"/>
        <w:rPr>
          <w:rFonts w:ascii="黑体" w:eastAsia="黑体"/>
          <w:bCs/>
          <w:sz w:val="40"/>
          <w:szCs w:val="24"/>
        </w:rPr>
      </w:pPr>
    </w:p>
    <w:p w14:paraId="2DEB7684" w14:textId="77777777" w:rsidR="00182EB4" w:rsidRDefault="00182EB4" w:rsidP="00182EB4">
      <w:pPr>
        <w:spacing w:line="400" w:lineRule="exact"/>
        <w:ind w:firstLineChars="900" w:firstLine="3600"/>
        <w:jc w:val="left"/>
        <w:rPr>
          <w:rFonts w:ascii="黑体" w:eastAsia="黑体"/>
          <w:bCs/>
          <w:sz w:val="40"/>
          <w:szCs w:val="24"/>
        </w:rPr>
      </w:pPr>
    </w:p>
    <w:p w14:paraId="3D2E6F89" w14:textId="77777777" w:rsidR="00182EB4" w:rsidRDefault="00182EB4" w:rsidP="00182EB4">
      <w:pPr>
        <w:spacing w:line="400" w:lineRule="exact"/>
        <w:ind w:firstLineChars="900" w:firstLine="3600"/>
        <w:jc w:val="left"/>
        <w:rPr>
          <w:rFonts w:ascii="黑体" w:eastAsia="黑体"/>
          <w:bCs/>
          <w:sz w:val="40"/>
          <w:szCs w:val="24"/>
        </w:rPr>
      </w:pPr>
    </w:p>
    <w:p w14:paraId="39799C7B" w14:textId="77777777" w:rsidR="00182EB4" w:rsidRDefault="00182EB4" w:rsidP="00182EB4">
      <w:pPr>
        <w:spacing w:line="400" w:lineRule="exact"/>
        <w:ind w:firstLineChars="900" w:firstLine="3600"/>
        <w:jc w:val="left"/>
        <w:rPr>
          <w:rFonts w:ascii="黑体" w:eastAsia="黑体"/>
          <w:bCs/>
          <w:sz w:val="40"/>
          <w:szCs w:val="24"/>
        </w:rPr>
      </w:pPr>
    </w:p>
    <w:p w14:paraId="0974FFFE" w14:textId="77777777" w:rsidR="00182EB4" w:rsidRDefault="00182EB4" w:rsidP="00182EB4">
      <w:pPr>
        <w:spacing w:line="400" w:lineRule="exact"/>
        <w:ind w:firstLineChars="900" w:firstLine="3600"/>
        <w:jc w:val="left"/>
        <w:rPr>
          <w:rFonts w:ascii="黑体" w:eastAsia="黑体"/>
          <w:bCs/>
          <w:sz w:val="40"/>
          <w:szCs w:val="24"/>
        </w:rPr>
      </w:pPr>
    </w:p>
    <w:p w14:paraId="688D5690" w14:textId="77777777" w:rsidR="00182EB4" w:rsidRDefault="00182EB4" w:rsidP="00182EB4">
      <w:pPr>
        <w:spacing w:line="400" w:lineRule="exact"/>
        <w:ind w:firstLineChars="900" w:firstLine="3600"/>
        <w:jc w:val="left"/>
        <w:rPr>
          <w:rFonts w:ascii="黑体" w:eastAsia="黑体"/>
          <w:bCs/>
          <w:sz w:val="40"/>
          <w:szCs w:val="24"/>
        </w:rPr>
      </w:pPr>
    </w:p>
    <w:p w14:paraId="113EC15C" w14:textId="77777777" w:rsidR="00182EB4" w:rsidRDefault="00182EB4" w:rsidP="00182EB4">
      <w:pPr>
        <w:spacing w:line="400" w:lineRule="exact"/>
        <w:ind w:firstLineChars="900" w:firstLine="3600"/>
        <w:jc w:val="left"/>
        <w:rPr>
          <w:rFonts w:ascii="黑体" w:eastAsia="黑体"/>
          <w:bCs/>
          <w:sz w:val="40"/>
          <w:szCs w:val="24"/>
        </w:rPr>
      </w:pPr>
    </w:p>
    <w:p w14:paraId="2F8CA13E" w14:textId="77777777" w:rsidR="00182EB4" w:rsidRDefault="00182EB4" w:rsidP="00182EB4">
      <w:pPr>
        <w:spacing w:line="400" w:lineRule="exact"/>
        <w:ind w:firstLineChars="900" w:firstLine="3600"/>
        <w:jc w:val="left"/>
        <w:rPr>
          <w:rFonts w:ascii="黑体" w:eastAsia="黑体"/>
          <w:bCs/>
          <w:sz w:val="40"/>
          <w:szCs w:val="24"/>
        </w:rPr>
      </w:pPr>
    </w:p>
    <w:p w14:paraId="4112918E" w14:textId="77777777" w:rsidR="00182EB4" w:rsidRDefault="00182EB4" w:rsidP="00182EB4">
      <w:pPr>
        <w:spacing w:line="400" w:lineRule="exact"/>
        <w:ind w:firstLineChars="900" w:firstLine="3600"/>
        <w:jc w:val="left"/>
        <w:rPr>
          <w:rFonts w:ascii="黑体" w:eastAsia="黑体"/>
          <w:bCs/>
          <w:sz w:val="40"/>
          <w:szCs w:val="24"/>
        </w:rPr>
      </w:pPr>
    </w:p>
    <w:p w14:paraId="0066B9C0" w14:textId="77777777" w:rsidR="00182EB4" w:rsidRDefault="00182EB4" w:rsidP="00182EB4">
      <w:pPr>
        <w:spacing w:line="400" w:lineRule="exact"/>
        <w:ind w:firstLineChars="900" w:firstLine="3600"/>
        <w:jc w:val="left"/>
        <w:rPr>
          <w:rFonts w:ascii="黑体" w:eastAsia="黑体"/>
          <w:bCs/>
          <w:sz w:val="40"/>
          <w:szCs w:val="24"/>
        </w:rPr>
      </w:pPr>
    </w:p>
    <w:p w14:paraId="7FF0A0F6" w14:textId="77777777" w:rsidR="00182EB4" w:rsidRDefault="00182EB4" w:rsidP="00182EB4">
      <w:pPr>
        <w:spacing w:line="400" w:lineRule="exact"/>
        <w:ind w:firstLineChars="900" w:firstLine="3600"/>
        <w:jc w:val="left"/>
        <w:rPr>
          <w:rFonts w:ascii="黑体" w:eastAsia="黑体"/>
          <w:bCs/>
          <w:sz w:val="40"/>
          <w:szCs w:val="24"/>
        </w:rPr>
      </w:pPr>
    </w:p>
    <w:p w14:paraId="4D5BEFA2" w14:textId="77777777" w:rsidR="00182EB4" w:rsidRDefault="00182EB4" w:rsidP="00182EB4">
      <w:pPr>
        <w:spacing w:line="400" w:lineRule="exact"/>
        <w:ind w:firstLineChars="900" w:firstLine="3600"/>
        <w:jc w:val="left"/>
        <w:rPr>
          <w:rFonts w:ascii="黑体" w:eastAsia="黑体"/>
          <w:bCs/>
          <w:sz w:val="40"/>
          <w:szCs w:val="24"/>
        </w:rPr>
      </w:pPr>
    </w:p>
    <w:p w14:paraId="5B050213" w14:textId="77777777" w:rsidR="00182EB4" w:rsidRDefault="00182EB4" w:rsidP="00182EB4">
      <w:pPr>
        <w:spacing w:line="400" w:lineRule="exact"/>
        <w:ind w:firstLineChars="900" w:firstLine="3600"/>
        <w:jc w:val="left"/>
        <w:rPr>
          <w:rFonts w:ascii="黑体" w:eastAsia="黑体"/>
          <w:bCs/>
          <w:sz w:val="40"/>
          <w:szCs w:val="24"/>
        </w:rPr>
      </w:pPr>
    </w:p>
    <w:p w14:paraId="6A2D8624" w14:textId="77777777" w:rsidR="00182EB4" w:rsidRDefault="00182EB4" w:rsidP="00182EB4">
      <w:pPr>
        <w:spacing w:line="400" w:lineRule="exact"/>
        <w:ind w:firstLineChars="900" w:firstLine="3600"/>
        <w:jc w:val="left"/>
        <w:rPr>
          <w:rFonts w:ascii="黑体" w:eastAsia="黑体"/>
          <w:bCs/>
          <w:sz w:val="40"/>
          <w:szCs w:val="24"/>
        </w:rPr>
      </w:pPr>
    </w:p>
    <w:p w14:paraId="6F7FFADA" w14:textId="77777777" w:rsidR="00182EB4" w:rsidRDefault="00182EB4" w:rsidP="00182EB4">
      <w:pPr>
        <w:spacing w:line="400" w:lineRule="exact"/>
        <w:ind w:firstLineChars="900" w:firstLine="3600"/>
        <w:jc w:val="left"/>
        <w:rPr>
          <w:rFonts w:ascii="黑体" w:eastAsia="黑体"/>
          <w:bCs/>
          <w:sz w:val="40"/>
          <w:szCs w:val="24"/>
        </w:rPr>
      </w:pPr>
    </w:p>
    <w:p w14:paraId="1BC76CFE" w14:textId="77777777" w:rsidR="00182EB4" w:rsidRDefault="00182EB4" w:rsidP="00182EB4">
      <w:pPr>
        <w:spacing w:line="400" w:lineRule="exact"/>
        <w:ind w:firstLineChars="900" w:firstLine="3600"/>
        <w:jc w:val="left"/>
        <w:rPr>
          <w:rFonts w:ascii="黑体" w:eastAsia="黑体"/>
          <w:bCs/>
          <w:sz w:val="40"/>
          <w:szCs w:val="24"/>
        </w:rPr>
      </w:pPr>
    </w:p>
    <w:p w14:paraId="4CAD000C" w14:textId="77777777" w:rsidR="00182EB4" w:rsidRDefault="00182EB4" w:rsidP="00182EB4">
      <w:pPr>
        <w:spacing w:line="400" w:lineRule="exact"/>
        <w:ind w:firstLineChars="900" w:firstLine="3600"/>
        <w:jc w:val="left"/>
        <w:rPr>
          <w:rFonts w:ascii="黑体" w:eastAsia="黑体"/>
          <w:bCs/>
          <w:sz w:val="40"/>
          <w:szCs w:val="24"/>
        </w:rPr>
      </w:pPr>
    </w:p>
    <w:p w14:paraId="7438389C" w14:textId="470FEF74" w:rsidR="00182EB4" w:rsidRPr="00182EB4" w:rsidRDefault="00182EB4" w:rsidP="00182EB4">
      <w:pPr>
        <w:spacing w:line="400" w:lineRule="exact"/>
        <w:ind w:firstLineChars="1500" w:firstLine="3600"/>
        <w:jc w:val="left"/>
        <w:rPr>
          <w:rFonts w:ascii="宋体" w:hAnsi="宋体"/>
          <w:u w:val="single"/>
        </w:rPr>
      </w:pPr>
      <w:r>
        <w:rPr>
          <w:rFonts w:ascii="宋体" w:hAnsi="宋体" w:hint="eastAsia"/>
        </w:rPr>
        <w:t>学位论文完成日期</w:t>
      </w:r>
      <w:r w:rsidRPr="00182EB4">
        <w:rPr>
          <w:rFonts w:ascii="宋体" w:hAnsi="宋体" w:hint="eastAsia"/>
        </w:rPr>
        <w:t>：</w:t>
      </w:r>
      <w:r w:rsidRPr="00182EB4">
        <w:rPr>
          <w:rFonts w:ascii="宋体" w:hAnsi="宋体" w:hint="eastAsia"/>
          <w:u w:val="single"/>
        </w:rPr>
        <w:t xml:space="preserve">               </w:t>
      </w:r>
    </w:p>
    <w:p w14:paraId="2BE0BCC6" w14:textId="2A959F82" w:rsidR="00182EB4" w:rsidRPr="00182EB4" w:rsidRDefault="00182EB4" w:rsidP="00182EB4">
      <w:pPr>
        <w:spacing w:line="400" w:lineRule="exact"/>
        <w:ind w:firstLine="870"/>
        <w:jc w:val="left"/>
        <w:rPr>
          <w:rFonts w:ascii="宋体" w:hAnsi="宋体"/>
          <w:u w:val="single"/>
        </w:rPr>
      </w:pPr>
      <w:r w:rsidRPr="00182EB4">
        <w:rPr>
          <w:rFonts w:ascii="宋体" w:hAnsi="宋体" w:hint="eastAsia"/>
        </w:rPr>
        <w:t xml:space="preserve">                          </w:t>
      </w:r>
      <w:r>
        <w:rPr>
          <w:rFonts w:ascii="宋体" w:hAnsi="宋体" w:hint="eastAsia"/>
        </w:rPr>
        <w:t xml:space="preserve"> </w:t>
      </w:r>
      <w:r w:rsidRPr="00182EB4">
        <w:rPr>
          <w:rFonts w:ascii="宋体" w:hAnsi="宋体" w:hint="eastAsia"/>
        </w:rPr>
        <w:t>指导教师签字：</w:t>
      </w:r>
      <w:r w:rsidRPr="00182EB4">
        <w:rPr>
          <w:rFonts w:ascii="宋体" w:hAnsi="宋体" w:hint="eastAsia"/>
          <w:u w:val="single"/>
        </w:rPr>
        <w:t xml:space="preserve">               </w:t>
      </w:r>
    </w:p>
    <w:p w14:paraId="67B6B465" w14:textId="77777777" w:rsidR="00182EB4" w:rsidRDefault="00182EB4" w:rsidP="00182EB4">
      <w:pPr>
        <w:spacing w:line="400" w:lineRule="exact"/>
        <w:ind w:firstLineChars="1400" w:firstLine="3360"/>
        <w:jc w:val="left"/>
        <w:rPr>
          <w:rFonts w:ascii="宋体" w:hAnsi="宋体"/>
          <w:u w:val="single"/>
        </w:rPr>
      </w:pPr>
      <w:r w:rsidRPr="00182EB4">
        <w:rPr>
          <w:rFonts w:ascii="宋体" w:hAnsi="宋体" w:hint="eastAsia"/>
        </w:rPr>
        <w:t>答辩委员会成员签字：</w:t>
      </w:r>
      <w:r>
        <w:rPr>
          <w:rFonts w:ascii="宋体" w:hAnsi="宋体" w:hint="eastAsia"/>
          <w:u w:val="single"/>
        </w:rPr>
        <w:t xml:space="preserve">               </w:t>
      </w:r>
    </w:p>
    <w:p w14:paraId="673376E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3C668C69"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5256CF7"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47D20AE2"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FF8610F"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6B057F0" w14:textId="77777777" w:rsidR="00182EB4" w:rsidRDefault="00182EB4" w:rsidP="00182EB4">
      <w:pPr>
        <w:spacing w:line="400" w:lineRule="exact"/>
        <w:jc w:val="left"/>
        <w:rPr>
          <w:rFonts w:ascii="宋体" w:hAnsi="宋体"/>
          <w:u w:val="single"/>
        </w:rPr>
      </w:pPr>
      <w:r>
        <w:rPr>
          <w:rFonts w:ascii="宋体" w:hAnsi="宋体" w:hint="eastAsia"/>
        </w:rPr>
        <w:t xml:space="preserve">                                               </w:t>
      </w:r>
      <w:r>
        <w:rPr>
          <w:rFonts w:ascii="宋体" w:hAnsi="宋体" w:hint="eastAsia"/>
          <w:u w:val="single"/>
        </w:rPr>
        <w:t xml:space="preserve">                </w:t>
      </w:r>
    </w:p>
    <w:p w14:paraId="50102479" w14:textId="648016E8" w:rsidR="00182EB4" w:rsidRDefault="00182EB4">
      <w:pPr>
        <w:widowControl/>
        <w:jc w:val="left"/>
        <w:rPr>
          <w:rFonts w:ascii="黑体" w:eastAsia="黑体"/>
          <w:bCs/>
          <w:sz w:val="40"/>
          <w:szCs w:val="24"/>
        </w:rPr>
      </w:pPr>
      <w:r>
        <w:rPr>
          <w:rFonts w:ascii="黑体" w:eastAsia="黑体"/>
          <w:bCs/>
          <w:sz w:val="40"/>
          <w:szCs w:val="24"/>
        </w:rPr>
        <w:br w:type="page"/>
      </w:r>
    </w:p>
    <w:p w14:paraId="3B1B6809" w14:textId="77777777" w:rsidR="002C5118" w:rsidRDefault="002C5118" w:rsidP="002C5118">
      <w:pPr>
        <w:pStyle w:val="af2"/>
        <w:spacing w:line="360" w:lineRule="auto"/>
        <w:jc w:val="center"/>
        <w:rPr>
          <w:rFonts w:ascii="黑体" w:eastAsia="黑体"/>
          <w:b/>
          <w:bCs/>
          <w:sz w:val="30"/>
        </w:rPr>
      </w:pPr>
      <w:r>
        <w:rPr>
          <w:rFonts w:ascii="黑体" w:eastAsia="黑体"/>
          <w:b/>
          <w:bCs/>
          <w:sz w:val="30"/>
        </w:rPr>
        <w:lastRenderedPageBreak/>
        <w:t>独  创  声  明</w:t>
      </w:r>
    </w:p>
    <w:p w14:paraId="2572EB6A" w14:textId="77777777" w:rsidR="002C5118" w:rsidRDefault="002C5118" w:rsidP="002C5118">
      <w:pPr>
        <w:pStyle w:val="af2"/>
        <w:spacing w:line="360" w:lineRule="auto"/>
        <w:ind w:firstLine="480"/>
      </w:pPr>
      <w:r>
        <w:t>本人声明所呈交的学位论文是本人在导师指导下进行的研究工作及取得的研究成果。据我所知，除了文中特别加以标注和致谢的地方外，论文中不包含其他人已经发表或撰写过的研究成果，也不包含未获得</w:t>
      </w:r>
      <w:r>
        <w:rPr>
          <w:u w:val="single"/>
        </w:rPr>
        <w:t xml:space="preserve">                      （注：如没有其他需要特别声明的，本栏可空）</w:t>
      </w:r>
      <w:r>
        <w:t>或其他教育机构的学位或证书使用过的材料。与我一同工作的同志对本研究所做的任何贡献均已在论文中作了明确的说明并表示谢意。</w:t>
      </w:r>
    </w:p>
    <w:p w14:paraId="44BDFDFA" w14:textId="77777777" w:rsidR="002C5118" w:rsidRDefault="002C5118" w:rsidP="002C5118">
      <w:pPr>
        <w:pStyle w:val="af2"/>
        <w:spacing w:line="360" w:lineRule="auto"/>
      </w:pPr>
    </w:p>
    <w:p w14:paraId="47C529B3" w14:textId="77777777" w:rsidR="002C5118" w:rsidRDefault="002C5118" w:rsidP="002C5118">
      <w:pPr>
        <w:pStyle w:val="af2"/>
        <w:spacing w:line="360" w:lineRule="auto"/>
      </w:pPr>
    </w:p>
    <w:p w14:paraId="71DD959C" w14:textId="77777777" w:rsidR="002C5118" w:rsidRDefault="002C5118" w:rsidP="002C5118">
      <w:pPr>
        <w:pStyle w:val="af2"/>
        <w:spacing w:line="360" w:lineRule="auto"/>
      </w:pPr>
      <w:r>
        <w:t xml:space="preserve">              学位论文作者签名：          签字日期：    年   月   日</w:t>
      </w:r>
    </w:p>
    <w:p w14:paraId="5CC17CDA" w14:textId="77777777" w:rsidR="002C5118" w:rsidRDefault="002C5118" w:rsidP="002C5118">
      <w:pPr>
        <w:pStyle w:val="af2"/>
        <w:spacing w:line="360" w:lineRule="auto"/>
      </w:pPr>
      <w:r>
        <w:t>---------------------------------------------------------------------</w:t>
      </w:r>
    </w:p>
    <w:p w14:paraId="05DFA8B7" w14:textId="77777777" w:rsidR="002C5118" w:rsidRDefault="002C5118" w:rsidP="002C5118">
      <w:pPr>
        <w:pStyle w:val="af2"/>
        <w:spacing w:line="360" w:lineRule="auto"/>
        <w:jc w:val="center"/>
        <w:rPr>
          <w:rFonts w:ascii="黑体" w:eastAsia="黑体"/>
          <w:b/>
          <w:bCs/>
          <w:sz w:val="30"/>
        </w:rPr>
      </w:pPr>
      <w:r>
        <w:rPr>
          <w:rFonts w:ascii="黑体" w:eastAsia="黑体"/>
          <w:b/>
          <w:bCs/>
          <w:sz w:val="30"/>
        </w:rPr>
        <w:t>学位论文版权使用授权书</w:t>
      </w:r>
    </w:p>
    <w:p w14:paraId="70582F12" w14:textId="77777777" w:rsidR="002C5118" w:rsidRDefault="002C5118" w:rsidP="002C5118">
      <w:pPr>
        <w:pStyle w:val="af2"/>
        <w:spacing w:line="360" w:lineRule="auto"/>
        <w:ind w:firstLine="480"/>
      </w:pPr>
      <w:r>
        <w:t>本学位论文作者完全了解国家有关保留、使用学位论文的法律、法规和学校有关规定，并同意以下事项：</w:t>
      </w:r>
    </w:p>
    <w:p w14:paraId="0212C765" w14:textId="77777777" w:rsidR="002C5118" w:rsidRDefault="002C5118" w:rsidP="002C5118">
      <w:pPr>
        <w:pStyle w:val="af2"/>
        <w:spacing w:line="360" w:lineRule="auto"/>
        <w:ind w:firstLine="480"/>
      </w:pPr>
      <w:r>
        <w:t>1、学校有权保留并向国家有关部门或机构送交本学位论文的复印件和磁盘，允许论文被查阅和借阅；</w:t>
      </w:r>
    </w:p>
    <w:p w14:paraId="257818ED" w14:textId="77777777" w:rsidR="002C5118" w:rsidRDefault="002C5118" w:rsidP="002C5118">
      <w:pPr>
        <w:pStyle w:val="af2"/>
        <w:spacing w:line="360" w:lineRule="auto"/>
        <w:ind w:firstLine="480"/>
      </w:pPr>
      <w:r>
        <w:t>2、学校可以将本学位论文的全部或部分内容编入学校学位论文数据库进行检索，可以采用影印、缩印或扫描等复制手段保存、汇编本学位论文；</w:t>
      </w:r>
    </w:p>
    <w:p w14:paraId="0B610E86" w14:textId="77777777" w:rsidR="002C5118" w:rsidRDefault="002C5118" w:rsidP="002C5118">
      <w:pPr>
        <w:pStyle w:val="af2"/>
        <w:spacing w:line="360" w:lineRule="auto"/>
        <w:ind w:firstLine="480"/>
      </w:pPr>
      <w:r>
        <w:t>3、学校可以基于教学及科研需要合理使用本学位论文。</w:t>
      </w:r>
    </w:p>
    <w:p w14:paraId="2576EDAB" w14:textId="77777777" w:rsidR="002C5118" w:rsidRDefault="002C5118" w:rsidP="002C5118">
      <w:pPr>
        <w:pStyle w:val="af2"/>
        <w:spacing w:line="360" w:lineRule="auto"/>
        <w:ind w:firstLine="480"/>
      </w:pPr>
      <w:r>
        <w:t>需</w:t>
      </w:r>
      <w:r w:rsidRPr="00C40AAC">
        <w:t>保密的学位论文在解密后适用本授权书</w:t>
      </w:r>
      <w:r>
        <w:t>。</w:t>
      </w:r>
    </w:p>
    <w:p w14:paraId="5E887B6E" w14:textId="77777777" w:rsidR="002C5118" w:rsidRPr="007740F9" w:rsidRDefault="002C5118" w:rsidP="002C5118">
      <w:pPr>
        <w:pStyle w:val="af2"/>
        <w:spacing w:line="360" w:lineRule="auto"/>
        <w:ind w:firstLine="480"/>
      </w:pPr>
    </w:p>
    <w:p w14:paraId="34F421A6" w14:textId="77777777" w:rsidR="002C5118" w:rsidRDefault="002C5118" w:rsidP="002C5118">
      <w:pPr>
        <w:pStyle w:val="af2"/>
        <w:spacing w:line="360" w:lineRule="auto"/>
        <w:ind w:firstLine="480"/>
      </w:pPr>
    </w:p>
    <w:p w14:paraId="14BBAC5B" w14:textId="77777777" w:rsidR="002C5118" w:rsidRDefault="002C5118" w:rsidP="002C5118">
      <w:pPr>
        <w:pStyle w:val="af2"/>
        <w:spacing w:line="360" w:lineRule="auto"/>
        <w:ind w:firstLine="480"/>
      </w:pPr>
      <w:r>
        <w:t>学位论文作者签名：                        导师签字：</w:t>
      </w:r>
    </w:p>
    <w:p w14:paraId="7ECFEABC" w14:textId="77777777" w:rsidR="002C5118" w:rsidRDefault="002C5118" w:rsidP="002C5118">
      <w:pPr>
        <w:pStyle w:val="af2"/>
        <w:spacing w:line="360" w:lineRule="auto"/>
      </w:pPr>
    </w:p>
    <w:p w14:paraId="096D19AC" w14:textId="77777777" w:rsidR="002C5118" w:rsidRDefault="002C5118" w:rsidP="002C5118">
      <w:pPr>
        <w:pStyle w:val="af2"/>
        <w:spacing w:line="360" w:lineRule="auto"/>
      </w:pPr>
      <w:r>
        <w:t>签字日期：    年   月   日                签字日期：    年   月   日</w:t>
      </w:r>
    </w:p>
    <w:p w14:paraId="3D22965C" w14:textId="1C568B3A" w:rsidR="005E1058" w:rsidRDefault="00182EB4">
      <w:pPr>
        <w:widowControl/>
        <w:jc w:val="left"/>
        <w:rPr>
          <w:rFonts w:ascii="黑体" w:eastAsia="黑体"/>
          <w:bCs/>
          <w:sz w:val="40"/>
          <w:szCs w:val="24"/>
        </w:rPr>
      </w:pPr>
      <w:r>
        <w:rPr>
          <w:rFonts w:ascii="黑体" w:eastAsia="黑体"/>
          <w:bCs/>
          <w:sz w:val="40"/>
          <w:szCs w:val="24"/>
        </w:rPr>
        <w:br w:type="page"/>
      </w:r>
    </w:p>
    <w:p w14:paraId="172EDC91" w14:textId="77777777" w:rsidR="001958D7" w:rsidRDefault="001958D7" w:rsidP="001958D7">
      <w:pPr>
        <w:spacing w:line="360" w:lineRule="auto"/>
        <w:jc w:val="center"/>
        <w:rPr>
          <w:rFonts w:ascii="黑体" w:eastAsia="黑体"/>
          <w:sz w:val="32"/>
          <w:szCs w:val="32"/>
        </w:rPr>
      </w:pPr>
      <w:r>
        <w:rPr>
          <w:rFonts w:ascii="黑体" w:eastAsia="黑体" w:hint="eastAsia"/>
          <w:bCs/>
          <w:sz w:val="32"/>
          <w:szCs w:val="32"/>
        </w:rPr>
        <w:lastRenderedPageBreak/>
        <w:t>基于</w:t>
      </w:r>
      <w:commentRangeStart w:id="0"/>
      <w:r>
        <w:rPr>
          <w:rFonts w:ascii="黑体" w:eastAsia="黑体" w:hint="eastAsia"/>
          <w:bCs/>
          <w:sz w:val="32"/>
          <w:szCs w:val="32"/>
        </w:rPr>
        <w:t>渔业船舶</w:t>
      </w:r>
      <w:commentRangeEnd w:id="0"/>
      <w:r>
        <w:rPr>
          <w:rStyle w:val="aa"/>
        </w:rPr>
        <w:commentReference w:id="0"/>
      </w:r>
      <w:r>
        <w:rPr>
          <w:rFonts w:ascii="黑体" w:eastAsia="黑体"/>
          <w:bCs/>
          <w:sz w:val="32"/>
          <w:szCs w:val="32"/>
        </w:rPr>
        <w:t>轨迹数据的</w:t>
      </w:r>
      <w:r>
        <w:rPr>
          <w:rFonts w:ascii="黑体" w:eastAsia="黑体" w:hint="eastAsia"/>
          <w:sz w:val="32"/>
          <w:szCs w:val="32"/>
        </w:rPr>
        <w:t>海洋捕捞规律挖掘研究与实现</w:t>
      </w:r>
    </w:p>
    <w:p w14:paraId="7BD07592" w14:textId="77777777" w:rsidR="001958D7" w:rsidRDefault="001958D7" w:rsidP="001958D7">
      <w:pPr>
        <w:spacing w:line="360" w:lineRule="auto"/>
        <w:jc w:val="center"/>
        <w:rPr>
          <w:rFonts w:ascii="黑体" w:eastAsia="黑体"/>
          <w:sz w:val="32"/>
          <w:szCs w:val="32"/>
        </w:rPr>
      </w:pPr>
      <w:r>
        <w:rPr>
          <w:rFonts w:ascii="黑体" w:eastAsia="黑体" w:hint="eastAsia"/>
          <w:sz w:val="32"/>
          <w:szCs w:val="32"/>
        </w:rPr>
        <w:t>摘  要</w:t>
      </w:r>
    </w:p>
    <w:p w14:paraId="073B6C83" w14:textId="77777777" w:rsidR="001958D7" w:rsidRDefault="001958D7" w:rsidP="001958D7">
      <w:pPr>
        <w:spacing w:line="360" w:lineRule="auto"/>
        <w:rPr>
          <w:rFonts w:ascii="Times New Roman" w:hAnsi="Times New Roman" w:cs="Times New Roman"/>
          <w:szCs w:val="24"/>
        </w:rPr>
      </w:pPr>
      <w:r>
        <w:rPr>
          <w:rFonts w:ascii="Times New Roman" w:eastAsia="黑体" w:hAnsi="Times New Roman" w:cs="Times New Roman"/>
          <w:szCs w:val="24"/>
        </w:rPr>
        <w:tab/>
      </w:r>
      <w:r>
        <w:rPr>
          <w:rFonts w:ascii="Times New Roman" w:hAnsi="Times New Roman" w:cs="Times New Roman"/>
          <w:szCs w:val="24"/>
        </w:rPr>
        <w:t>近年来，渔业船舶监控系统（</w:t>
      </w:r>
      <w:r>
        <w:rPr>
          <w:rFonts w:ascii="Times New Roman" w:hAnsi="Times New Roman" w:cs="Times New Roman"/>
          <w:szCs w:val="24"/>
        </w:rPr>
        <w:t>VMS</w:t>
      </w:r>
      <w:r>
        <w:rPr>
          <w:rFonts w:ascii="Times New Roman" w:hAnsi="Times New Roman" w:cs="Times New Roman"/>
          <w:szCs w:val="24"/>
        </w:rPr>
        <w:t>）在全球范围进行了广泛部署。最初服务于渔业航行安全，如今已成为观察</w:t>
      </w:r>
      <w:r>
        <w:rPr>
          <w:rFonts w:ascii="Times New Roman" w:hAnsi="Times New Roman" w:cs="Times New Roman" w:hint="eastAsia"/>
          <w:szCs w:val="24"/>
        </w:rPr>
        <w:t>渔业船舶</w:t>
      </w:r>
      <w:r>
        <w:rPr>
          <w:rFonts w:ascii="Times New Roman" w:hAnsi="Times New Roman" w:cs="Times New Roman"/>
          <w:szCs w:val="24"/>
        </w:rPr>
        <w:t>运动、分析渔业资源变化、预测渔业经济产量的有力工具。它记录了</w:t>
      </w:r>
      <w:r>
        <w:rPr>
          <w:rFonts w:ascii="Times New Roman" w:hAnsi="Times New Roman" w:cs="Times New Roman" w:hint="eastAsia"/>
          <w:szCs w:val="24"/>
        </w:rPr>
        <w:t>渔业船舶</w:t>
      </w:r>
      <w:r>
        <w:rPr>
          <w:rFonts w:ascii="Times New Roman" w:hAnsi="Times New Roman" w:cs="Times New Roman"/>
          <w:szCs w:val="24"/>
        </w:rPr>
        <w:t>轨迹数据</w:t>
      </w:r>
      <w:r>
        <w:rPr>
          <w:rFonts w:ascii="Times New Roman" w:hAnsi="Times New Roman" w:cs="Times New Roman" w:hint="eastAsia"/>
          <w:szCs w:val="24"/>
        </w:rPr>
        <w:t>，</w:t>
      </w:r>
      <w:r>
        <w:rPr>
          <w:rFonts w:ascii="Times New Roman" w:hAnsi="Times New Roman" w:cs="Times New Roman"/>
          <w:szCs w:val="24"/>
        </w:rPr>
        <w:t>研究者们利用这些数据对捕捞努力量、渔业资源时空变化、渔民行为特点、海洋环境保护等问题进行了探索。</w:t>
      </w:r>
    </w:p>
    <w:p w14:paraId="0DBE847B"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由于这些研究都侧重于</w:t>
      </w:r>
      <w:r>
        <w:rPr>
          <w:rFonts w:ascii="Times New Roman" w:hAnsi="Times New Roman" w:cs="Times New Roman" w:hint="eastAsia"/>
          <w:szCs w:val="24"/>
        </w:rPr>
        <w:t>渔业船舶</w:t>
      </w:r>
      <w:r>
        <w:rPr>
          <w:rFonts w:ascii="Times New Roman" w:hAnsi="Times New Roman" w:cs="Times New Roman"/>
          <w:szCs w:val="24"/>
        </w:rPr>
        <w:t>轨迹中的捕捞行为，而</w:t>
      </w:r>
      <w:r>
        <w:rPr>
          <w:rFonts w:ascii="Times New Roman" w:hAnsi="Times New Roman" w:cs="Times New Roman"/>
          <w:szCs w:val="24"/>
        </w:rPr>
        <w:t>VMS</w:t>
      </w:r>
      <w:r>
        <w:rPr>
          <w:rFonts w:ascii="Times New Roman" w:hAnsi="Times New Roman" w:cs="Times New Roman"/>
          <w:szCs w:val="24"/>
        </w:rPr>
        <w:t>数据本身并不包含区分不同行为的信息，</w:t>
      </w:r>
      <w:r>
        <w:rPr>
          <w:rFonts w:ascii="Times New Roman" w:hAnsi="Times New Roman" w:cs="Times New Roman" w:hint="eastAsia"/>
          <w:szCs w:val="24"/>
        </w:rPr>
        <w:t>因此</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的捕捞行为是一个首要问题。为了解决这个问题，此前的研究或者利用</w:t>
      </w:r>
      <w:r>
        <w:rPr>
          <w:rFonts w:ascii="Times New Roman" w:hAnsi="Times New Roman" w:cs="Times New Roman" w:hint="eastAsia"/>
          <w:szCs w:val="24"/>
        </w:rPr>
        <w:t>渔业船舶</w:t>
      </w:r>
      <w:r>
        <w:rPr>
          <w:rFonts w:ascii="Times New Roman" w:hAnsi="Times New Roman" w:cs="Times New Roman"/>
          <w:szCs w:val="24"/>
        </w:rPr>
        <w:t>速度的变化，或者利用航海日志等辅助信息。本文中提出了</w:t>
      </w:r>
      <w:r>
        <w:rPr>
          <w:rFonts w:ascii="Times New Roman" w:hAnsi="Times New Roman" w:cs="Times New Roman" w:hint="eastAsia"/>
          <w:szCs w:val="24"/>
        </w:rPr>
        <w:t>渔业船舶</w:t>
      </w:r>
      <w:r>
        <w:rPr>
          <w:rFonts w:ascii="Times New Roman" w:hAnsi="Times New Roman" w:cs="Times New Roman"/>
          <w:szCs w:val="24"/>
        </w:rPr>
        <w:t>捕捞行为识别算法，仅用到</w:t>
      </w:r>
      <w:r>
        <w:rPr>
          <w:rFonts w:ascii="Times New Roman" w:hAnsi="Times New Roman" w:cs="Times New Roman"/>
          <w:szCs w:val="24"/>
        </w:rPr>
        <w:t>VMS</w:t>
      </w:r>
      <w:r>
        <w:rPr>
          <w:rFonts w:ascii="Times New Roman" w:hAnsi="Times New Roman" w:cs="Times New Roman"/>
          <w:szCs w:val="24"/>
        </w:rPr>
        <w:t>轨迹数据，不依靠其他辅助信息</w:t>
      </w:r>
      <w:r>
        <w:rPr>
          <w:rFonts w:ascii="Times New Roman" w:hAnsi="Times New Roman" w:cs="Times New Roman" w:hint="eastAsia"/>
          <w:szCs w:val="24"/>
        </w:rPr>
        <w:t>，</w:t>
      </w:r>
      <w:r>
        <w:rPr>
          <w:rFonts w:ascii="Times New Roman" w:hAnsi="Times New Roman" w:cs="Times New Roman"/>
          <w:szCs w:val="24"/>
        </w:rPr>
        <w:t>利用</w:t>
      </w:r>
      <w:r>
        <w:rPr>
          <w:rFonts w:ascii="Times New Roman" w:hAnsi="Times New Roman" w:cs="Times New Roman" w:hint="eastAsia"/>
          <w:szCs w:val="24"/>
        </w:rPr>
        <w:t>形态学方法</w:t>
      </w:r>
      <w:r>
        <w:rPr>
          <w:rFonts w:ascii="Times New Roman" w:hAnsi="Times New Roman" w:cs="Times New Roman"/>
          <w:szCs w:val="24"/>
        </w:rPr>
        <w:t>识别</w:t>
      </w:r>
      <w:r>
        <w:rPr>
          <w:rFonts w:ascii="Times New Roman" w:hAnsi="Times New Roman" w:cs="Times New Roman" w:hint="eastAsia"/>
          <w:szCs w:val="24"/>
        </w:rPr>
        <w:t>渔业船舶</w:t>
      </w:r>
      <w:r>
        <w:rPr>
          <w:rFonts w:ascii="Times New Roman" w:hAnsi="Times New Roman" w:cs="Times New Roman"/>
          <w:szCs w:val="24"/>
        </w:rPr>
        <w:t>的捕捞作业轨迹。</w:t>
      </w:r>
    </w:p>
    <w:p w14:paraId="60ED2093"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本文使用的数据来自于浙江省温州市海洋渔业安全救助信息中心，收集了中国东海自</w:t>
      </w:r>
      <w:r>
        <w:rPr>
          <w:rFonts w:ascii="Times New Roman" w:hAnsi="Times New Roman" w:cs="Times New Roman"/>
          <w:szCs w:val="24"/>
        </w:rPr>
        <w:t>2014</w:t>
      </w:r>
      <w:r>
        <w:rPr>
          <w:rFonts w:ascii="Times New Roman" w:hAnsi="Times New Roman" w:cs="Times New Roman"/>
          <w:szCs w:val="24"/>
        </w:rPr>
        <w:t>年</w:t>
      </w:r>
      <w:r>
        <w:rPr>
          <w:rFonts w:ascii="Times New Roman" w:hAnsi="Times New Roman" w:cs="Times New Roman"/>
          <w:szCs w:val="24"/>
        </w:rPr>
        <w:t>4</w:t>
      </w:r>
      <w:r>
        <w:rPr>
          <w:rFonts w:ascii="Times New Roman" w:hAnsi="Times New Roman" w:cs="Times New Roman"/>
          <w:szCs w:val="24"/>
        </w:rPr>
        <w:t>月</w:t>
      </w:r>
      <w:r>
        <w:rPr>
          <w:rFonts w:ascii="Times New Roman" w:hAnsi="Times New Roman" w:cs="Times New Roman"/>
          <w:szCs w:val="24"/>
        </w:rPr>
        <w:t>1</w:t>
      </w:r>
      <w:r>
        <w:rPr>
          <w:rFonts w:ascii="Times New Roman" w:hAnsi="Times New Roman" w:cs="Times New Roman"/>
          <w:szCs w:val="24"/>
        </w:rPr>
        <w:t>日起至</w:t>
      </w:r>
      <w:r>
        <w:rPr>
          <w:rFonts w:ascii="Times New Roman" w:hAnsi="Times New Roman" w:cs="Times New Roman"/>
          <w:szCs w:val="24"/>
        </w:rPr>
        <w:t>2016</w:t>
      </w:r>
      <w:r>
        <w:rPr>
          <w:rFonts w:ascii="Times New Roman" w:hAnsi="Times New Roman" w:cs="Times New Roman"/>
          <w:szCs w:val="24"/>
        </w:rPr>
        <w:t>年</w:t>
      </w:r>
      <w:r>
        <w:rPr>
          <w:rFonts w:ascii="Times New Roman" w:hAnsi="Times New Roman" w:cs="Times New Roman"/>
          <w:szCs w:val="24"/>
        </w:rPr>
        <w:t>6</w:t>
      </w:r>
      <w:r>
        <w:rPr>
          <w:rFonts w:ascii="Times New Roman" w:hAnsi="Times New Roman" w:cs="Times New Roman"/>
          <w:szCs w:val="24"/>
        </w:rPr>
        <w:t>月</w:t>
      </w:r>
      <w:r>
        <w:rPr>
          <w:rFonts w:ascii="Times New Roman" w:hAnsi="Times New Roman" w:cs="Times New Roman"/>
          <w:szCs w:val="24"/>
        </w:rPr>
        <w:t>30</w:t>
      </w:r>
      <w:r>
        <w:rPr>
          <w:rFonts w:ascii="Times New Roman" w:hAnsi="Times New Roman" w:cs="Times New Roman"/>
          <w:szCs w:val="24"/>
        </w:rPr>
        <w:t>日</w:t>
      </w:r>
      <w:proofErr w:type="gramStart"/>
      <w:r>
        <w:rPr>
          <w:rFonts w:ascii="Times New Roman" w:hAnsi="Times New Roman" w:cs="Times New Roman"/>
          <w:szCs w:val="24"/>
        </w:rPr>
        <w:t>止</w:t>
      </w:r>
      <w:proofErr w:type="gramEnd"/>
      <w:r>
        <w:rPr>
          <w:rFonts w:ascii="Times New Roman" w:hAnsi="Times New Roman" w:cs="Times New Roman"/>
          <w:szCs w:val="24"/>
        </w:rPr>
        <w:t>31</w:t>
      </w:r>
      <w:r>
        <w:rPr>
          <w:rFonts w:ascii="Times New Roman" w:hAnsi="Times New Roman" w:cs="Times New Roman"/>
          <w:szCs w:val="24"/>
        </w:rPr>
        <w:t>条单拖</w:t>
      </w:r>
      <w:r>
        <w:rPr>
          <w:rFonts w:ascii="Times New Roman" w:hAnsi="Times New Roman" w:cs="Times New Roman" w:hint="eastAsia"/>
          <w:szCs w:val="24"/>
        </w:rPr>
        <w:t>渔业船舶</w:t>
      </w:r>
      <w:r>
        <w:rPr>
          <w:rFonts w:ascii="Times New Roman" w:hAnsi="Times New Roman" w:cs="Times New Roman"/>
          <w:szCs w:val="24"/>
        </w:rPr>
        <w:t>共</w:t>
      </w:r>
      <w:r>
        <w:rPr>
          <w:rFonts w:ascii="Times New Roman" w:hAnsi="Times New Roman" w:cs="Times New Roman"/>
          <w:szCs w:val="24"/>
        </w:rPr>
        <w:t>2,595,004</w:t>
      </w:r>
      <w:r>
        <w:rPr>
          <w:rFonts w:ascii="Times New Roman" w:hAnsi="Times New Roman" w:cs="Times New Roman"/>
          <w:szCs w:val="24"/>
        </w:rPr>
        <w:t>条记录以及对应时</w:t>
      </w:r>
      <w:r>
        <w:rPr>
          <w:rFonts w:ascii="Times New Roman" w:hAnsi="Times New Roman" w:cs="Times New Roman" w:hint="eastAsia"/>
          <w:szCs w:val="24"/>
        </w:rPr>
        <w:t>段</w:t>
      </w:r>
      <w:r>
        <w:rPr>
          <w:rFonts w:ascii="Times New Roman" w:hAnsi="Times New Roman" w:cs="Times New Roman"/>
          <w:szCs w:val="24"/>
        </w:rPr>
        <w:t>的渔业产量数据。通过以捕捞时间捕捞距离与产量对比，</w:t>
      </w:r>
      <w:r>
        <w:rPr>
          <w:rFonts w:ascii="Times New Roman" w:hAnsi="Times New Roman" w:cs="Times New Roman"/>
          <w:szCs w:val="24"/>
        </w:rPr>
        <w:t>Pearson</w:t>
      </w:r>
      <w:r>
        <w:rPr>
          <w:rFonts w:ascii="Times New Roman" w:hAnsi="Times New Roman" w:cs="Times New Roman"/>
          <w:szCs w:val="24"/>
        </w:rPr>
        <w:t>相关系数分别为</w:t>
      </w:r>
      <w:r>
        <w:rPr>
          <w:rFonts w:ascii="Times New Roman" w:hAnsi="Times New Roman" w:cs="Times New Roman"/>
          <w:szCs w:val="24"/>
        </w:rPr>
        <w:t>89.80%</w:t>
      </w:r>
      <w:r>
        <w:rPr>
          <w:rFonts w:ascii="Times New Roman" w:hAnsi="Times New Roman" w:cs="Times New Roman"/>
          <w:szCs w:val="24"/>
        </w:rPr>
        <w:t>和</w:t>
      </w:r>
      <w:r>
        <w:rPr>
          <w:rFonts w:ascii="Times New Roman" w:hAnsi="Times New Roman" w:cs="Times New Roman"/>
          <w:szCs w:val="24"/>
        </w:rPr>
        <w:t>82.11%</w:t>
      </w:r>
      <w:r>
        <w:rPr>
          <w:rFonts w:ascii="Times New Roman" w:hAnsi="Times New Roman" w:cs="Times New Roman"/>
          <w:szCs w:val="24"/>
        </w:rPr>
        <w:t>，验证了</w:t>
      </w:r>
      <w:r>
        <w:rPr>
          <w:rFonts w:ascii="Times New Roman" w:hAnsi="Times New Roman" w:cs="Times New Roman" w:hint="eastAsia"/>
          <w:szCs w:val="24"/>
        </w:rPr>
        <w:t>所提出的渔业船舶捕捞行为识别</w:t>
      </w:r>
      <w:r>
        <w:rPr>
          <w:rFonts w:ascii="Times New Roman" w:hAnsi="Times New Roman" w:cs="Times New Roman"/>
          <w:szCs w:val="24"/>
        </w:rPr>
        <w:t>算法的准确性。</w:t>
      </w:r>
    </w:p>
    <w:p w14:paraId="04078298"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hint="eastAsia"/>
          <w:szCs w:val="24"/>
        </w:rPr>
        <w:t>此外，以前的</w:t>
      </w:r>
      <w:r>
        <w:rPr>
          <w:rFonts w:ascii="Times New Roman" w:hAnsi="Times New Roman" w:cs="Times New Roman" w:hint="eastAsia"/>
          <w:szCs w:val="24"/>
        </w:rPr>
        <w:t>VMS</w:t>
      </w:r>
      <w:r>
        <w:rPr>
          <w:rFonts w:ascii="Times New Roman" w:hAnsi="Times New Roman" w:cs="Times New Roman" w:hint="eastAsia"/>
          <w:szCs w:val="24"/>
        </w:rPr>
        <w:t>数据分析研究</w:t>
      </w:r>
      <w:r>
        <w:rPr>
          <w:rFonts w:ascii="Times New Roman" w:hAnsi="Times New Roman" w:cs="Times New Roman"/>
          <w:szCs w:val="24"/>
        </w:rPr>
        <w:t>忽略了</w:t>
      </w:r>
      <w:r>
        <w:rPr>
          <w:rFonts w:ascii="Times New Roman" w:hAnsi="Times New Roman" w:cs="Times New Roman" w:hint="eastAsia"/>
          <w:szCs w:val="24"/>
        </w:rPr>
        <w:t>渔业船舶</w:t>
      </w:r>
      <w:r>
        <w:rPr>
          <w:rFonts w:ascii="Times New Roman" w:hAnsi="Times New Roman" w:cs="Times New Roman"/>
          <w:szCs w:val="24"/>
        </w:rPr>
        <w:t>在捕捞</w:t>
      </w:r>
      <w:r>
        <w:rPr>
          <w:rFonts w:ascii="Times New Roman" w:hAnsi="Times New Roman" w:cs="Times New Roman" w:hint="eastAsia"/>
          <w:szCs w:val="24"/>
        </w:rPr>
        <w:t>区域</w:t>
      </w:r>
      <w:r>
        <w:rPr>
          <w:rFonts w:ascii="Times New Roman" w:hAnsi="Times New Roman" w:cs="Times New Roman"/>
          <w:szCs w:val="24"/>
        </w:rPr>
        <w:t>之间的航行轨迹。这种轨迹描述了捕捞区域之间的</w:t>
      </w:r>
      <w:r>
        <w:rPr>
          <w:rFonts w:ascii="Times New Roman" w:hAnsi="Times New Roman" w:cs="Times New Roman" w:hint="eastAsia"/>
          <w:szCs w:val="24"/>
        </w:rPr>
        <w:t>转换</w:t>
      </w:r>
      <w:r>
        <w:rPr>
          <w:rFonts w:ascii="Times New Roman" w:hAnsi="Times New Roman" w:cs="Times New Roman"/>
          <w:szCs w:val="24"/>
        </w:rPr>
        <w:t>联系，</w:t>
      </w:r>
      <w:r>
        <w:rPr>
          <w:rFonts w:ascii="Times New Roman" w:hAnsi="Times New Roman" w:cs="Times New Roman" w:hint="eastAsia"/>
          <w:szCs w:val="24"/>
        </w:rPr>
        <w:t>表征着渔业船舶</w:t>
      </w:r>
      <w:r>
        <w:rPr>
          <w:rFonts w:ascii="Times New Roman" w:hAnsi="Times New Roman" w:cs="Times New Roman"/>
          <w:szCs w:val="24"/>
        </w:rPr>
        <w:t>在海上的航道。借鉴于道路对城市规划的意义，</w:t>
      </w:r>
      <w:r>
        <w:rPr>
          <w:rFonts w:ascii="Times New Roman" w:hAnsi="Times New Roman" w:cs="Times New Roman" w:hint="eastAsia"/>
          <w:szCs w:val="24"/>
        </w:rPr>
        <w:t>渔业船舶</w:t>
      </w:r>
      <w:r>
        <w:rPr>
          <w:rFonts w:ascii="Times New Roman" w:hAnsi="Times New Roman" w:cs="Times New Roman"/>
          <w:szCs w:val="24"/>
        </w:rPr>
        <w:t>航道有助于对捕捞区域进行</w:t>
      </w:r>
      <w:r>
        <w:rPr>
          <w:rFonts w:ascii="Times New Roman" w:hAnsi="Times New Roman" w:cs="Times New Roman" w:hint="eastAsia"/>
          <w:szCs w:val="24"/>
        </w:rPr>
        <w:t>切分</w:t>
      </w:r>
      <w:r>
        <w:rPr>
          <w:rFonts w:ascii="Times New Roman" w:hAnsi="Times New Roman" w:cs="Times New Roman"/>
          <w:szCs w:val="24"/>
        </w:rPr>
        <w:t>。本文提出了</w:t>
      </w:r>
      <w:r>
        <w:rPr>
          <w:rFonts w:ascii="Times New Roman" w:hAnsi="Times New Roman" w:cs="Times New Roman" w:hint="eastAsia"/>
          <w:szCs w:val="24"/>
        </w:rPr>
        <w:t>渔业船舶</w:t>
      </w:r>
      <w:r>
        <w:rPr>
          <w:rFonts w:ascii="Times New Roman" w:hAnsi="Times New Roman" w:cs="Times New Roman"/>
          <w:szCs w:val="24"/>
        </w:rPr>
        <w:t>航道识别算法，通过迭代的方式完成对捕捞区域的</w:t>
      </w:r>
      <w:r>
        <w:rPr>
          <w:rFonts w:ascii="Times New Roman" w:hAnsi="Times New Roman" w:cs="Times New Roman" w:hint="eastAsia"/>
          <w:szCs w:val="24"/>
        </w:rPr>
        <w:t>切分</w:t>
      </w:r>
      <w:r>
        <w:rPr>
          <w:rFonts w:ascii="Times New Roman" w:hAnsi="Times New Roman" w:cs="Times New Roman"/>
          <w:szCs w:val="24"/>
        </w:rPr>
        <w:t>以及</w:t>
      </w:r>
      <w:r>
        <w:rPr>
          <w:rFonts w:ascii="Times New Roman" w:hAnsi="Times New Roman" w:cs="Times New Roman" w:hint="eastAsia"/>
          <w:szCs w:val="24"/>
        </w:rPr>
        <w:t>区域间</w:t>
      </w:r>
      <w:r>
        <w:rPr>
          <w:rFonts w:ascii="Times New Roman" w:hAnsi="Times New Roman" w:cs="Times New Roman"/>
          <w:szCs w:val="24"/>
        </w:rPr>
        <w:t>航道的识别任务。</w:t>
      </w:r>
      <w:r>
        <w:rPr>
          <w:rFonts w:ascii="Times New Roman" w:hAnsi="Times New Roman" w:cs="Times New Roman" w:hint="eastAsia"/>
          <w:szCs w:val="24"/>
        </w:rPr>
        <w:t>进而，</w:t>
      </w:r>
      <w:r>
        <w:rPr>
          <w:rFonts w:ascii="Times New Roman" w:hAnsi="Times New Roman" w:cs="Times New Roman"/>
          <w:szCs w:val="24"/>
        </w:rPr>
        <w:t>通过比较不同年份相同季度的航道变化，</w:t>
      </w:r>
      <w:r>
        <w:rPr>
          <w:rFonts w:ascii="Times New Roman" w:hAnsi="Times New Roman" w:cs="Times New Roman" w:hint="eastAsia"/>
          <w:szCs w:val="24"/>
        </w:rPr>
        <w:t>确认了</w:t>
      </w:r>
      <w:r>
        <w:rPr>
          <w:rFonts w:ascii="Times New Roman" w:hAnsi="Times New Roman" w:cs="Times New Roman"/>
          <w:szCs w:val="24"/>
        </w:rPr>
        <w:t>捕捞区域</w:t>
      </w:r>
      <w:r>
        <w:rPr>
          <w:rFonts w:ascii="Times New Roman" w:hAnsi="Times New Roman" w:cs="Times New Roman" w:hint="eastAsia"/>
          <w:szCs w:val="24"/>
        </w:rPr>
        <w:t>的迁移趋势</w:t>
      </w:r>
      <w:r>
        <w:rPr>
          <w:rFonts w:ascii="Times New Roman" w:hAnsi="Times New Roman" w:cs="Times New Roman"/>
          <w:szCs w:val="24"/>
        </w:rPr>
        <w:t>。</w:t>
      </w:r>
    </w:p>
    <w:p w14:paraId="2F29B6DE" w14:textId="77777777" w:rsidR="001958D7" w:rsidRDefault="001958D7" w:rsidP="001958D7">
      <w:pPr>
        <w:spacing w:line="360" w:lineRule="auto"/>
        <w:ind w:firstLine="420"/>
        <w:rPr>
          <w:rFonts w:ascii="Times New Roman" w:hAnsi="Times New Roman" w:cs="Times New Roman"/>
          <w:szCs w:val="24"/>
        </w:rPr>
      </w:pPr>
      <w:r>
        <w:rPr>
          <w:rFonts w:ascii="Times New Roman" w:hAnsi="Times New Roman" w:cs="Times New Roman"/>
          <w:szCs w:val="24"/>
        </w:rPr>
        <w:t>为了方便</w:t>
      </w:r>
      <w:r>
        <w:rPr>
          <w:rFonts w:ascii="Times New Roman" w:hAnsi="Times New Roman" w:cs="Times New Roman" w:hint="eastAsia"/>
          <w:szCs w:val="24"/>
        </w:rPr>
        <w:t>渔业资源管理人员</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轨迹数据的观察、分析和研究</w:t>
      </w:r>
      <w:r>
        <w:rPr>
          <w:rFonts w:ascii="Times New Roman" w:hAnsi="Times New Roman" w:cs="Times New Roman" w:hint="eastAsia"/>
          <w:szCs w:val="24"/>
        </w:rPr>
        <w:t>，</w:t>
      </w:r>
      <w:r>
        <w:rPr>
          <w:rFonts w:ascii="Times New Roman" w:hAnsi="Times New Roman" w:cs="Times New Roman"/>
          <w:szCs w:val="24"/>
        </w:rPr>
        <w:t>本文设计并实现了</w:t>
      </w:r>
      <w:r>
        <w:rPr>
          <w:rFonts w:ascii="Times New Roman" w:hAnsi="Times New Roman" w:cs="Times New Roman" w:hint="eastAsia"/>
          <w:szCs w:val="24"/>
        </w:rPr>
        <w:t>渔业船舶</w:t>
      </w:r>
      <w:r>
        <w:rPr>
          <w:rFonts w:ascii="Times New Roman" w:hAnsi="Times New Roman" w:cs="Times New Roman"/>
          <w:szCs w:val="24"/>
        </w:rPr>
        <w:t>轨迹数据分析系统。</w:t>
      </w:r>
      <w:r>
        <w:rPr>
          <w:rFonts w:ascii="Times New Roman" w:hAnsi="Times New Roman" w:cs="Times New Roman" w:hint="eastAsia"/>
          <w:szCs w:val="24"/>
        </w:rPr>
        <w:t>该系统</w:t>
      </w:r>
      <w:r>
        <w:rPr>
          <w:rFonts w:ascii="Times New Roman" w:hAnsi="Times New Roman" w:cs="Times New Roman"/>
          <w:szCs w:val="24"/>
        </w:rPr>
        <w:t>分为数据管理层、业务层和展示层。数据管理层定义了文件结构并对</w:t>
      </w:r>
      <w:r>
        <w:rPr>
          <w:rFonts w:ascii="Times New Roman" w:hAnsi="Times New Roman" w:cs="Times New Roman"/>
          <w:szCs w:val="24"/>
        </w:rPr>
        <w:t>VMS</w:t>
      </w:r>
      <w:r>
        <w:rPr>
          <w:rFonts w:ascii="Times New Roman" w:hAnsi="Times New Roman" w:cs="Times New Roman"/>
          <w:szCs w:val="24"/>
        </w:rPr>
        <w:t>数据进行预处理；业务层的核心是</w:t>
      </w:r>
      <w:r>
        <w:rPr>
          <w:rFonts w:ascii="Times New Roman" w:hAnsi="Times New Roman" w:cs="Times New Roman" w:hint="eastAsia"/>
          <w:szCs w:val="24"/>
        </w:rPr>
        <w:t>渔业船舶</w:t>
      </w:r>
      <w:r>
        <w:rPr>
          <w:rFonts w:ascii="Times New Roman" w:hAnsi="Times New Roman" w:cs="Times New Roman"/>
          <w:szCs w:val="24"/>
        </w:rPr>
        <w:t>捕捞行为识别算法</w:t>
      </w:r>
      <w:r>
        <w:rPr>
          <w:rFonts w:ascii="Times New Roman" w:hAnsi="Times New Roman" w:cs="Times New Roman" w:hint="eastAsia"/>
          <w:szCs w:val="24"/>
        </w:rPr>
        <w:t>和</w:t>
      </w:r>
      <w:commentRangeStart w:id="1"/>
      <w:r>
        <w:rPr>
          <w:rFonts w:ascii="Times New Roman" w:hAnsi="Times New Roman" w:cs="Times New Roman" w:hint="eastAsia"/>
          <w:szCs w:val="24"/>
        </w:rPr>
        <w:t>捕捞区域间航道发现算法</w:t>
      </w:r>
      <w:commentRangeEnd w:id="1"/>
      <w:r>
        <w:rPr>
          <w:rStyle w:val="aa"/>
        </w:rPr>
        <w:commentReference w:id="1"/>
      </w:r>
      <w:r>
        <w:rPr>
          <w:rFonts w:ascii="Times New Roman" w:hAnsi="Times New Roman" w:cs="Times New Roman"/>
          <w:szCs w:val="24"/>
        </w:rPr>
        <w:t>；展示层通过业务逻辑的设计，能够方便地观察</w:t>
      </w:r>
      <w:r>
        <w:rPr>
          <w:rFonts w:ascii="Times New Roman" w:hAnsi="Times New Roman" w:cs="Times New Roman"/>
          <w:szCs w:val="24"/>
        </w:rPr>
        <w:t>VMS</w:t>
      </w:r>
      <w:r>
        <w:rPr>
          <w:rFonts w:ascii="Times New Roman" w:hAnsi="Times New Roman" w:cs="Times New Roman"/>
          <w:szCs w:val="24"/>
        </w:rPr>
        <w:t>数据的港口分布和</w:t>
      </w:r>
      <w:r>
        <w:rPr>
          <w:rFonts w:ascii="Times New Roman" w:hAnsi="Times New Roman" w:cs="Times New Roman" w:hint="eastAsia"/>
          <w:szCs w:val="24"/>
        </w:rPr>
        <w:t>特定</w:t>
      </w:r>
      <w:r>
        <w:rPr>
          <w:rFonts w:ascii="Times New Roman" w:hAnsi="Times New Roman" w:cs="Times New Roman"/>
          <w:szCs w:val="24"/>
        </w:rPr>
        <w:t>时</w:t>
      </w:r>
      <w:r>
        <w:rPr>
          <w:rFonts w:ascii="Times New Roman" w:hAnsi="Times New Roman" w:cs="Times New Roman" w:hint="eastAsia"/>
          <w:szCs w:val="24"/>
        </w:rPr>
        <w:t>段</w:t>
      </w:r>
      <w:r>
        <w:rPr>
          <w:rFonts w:ascii="Times New Roman" w:hAnsi="Times New Roman" w:cs="Times New Roman"/>
          <w:szCs w:val="24"/>
        </w:rPr>
        <w:t>内的轨迹及捕捞区域。</w:t>
      </w:r>
    </w:p>
    <w:p w14:paraId="6E593E95" w14:textId="77777777" w:rsidR="001958D7" w:rsidRDefault="001958D7" w:rsidP="001958D7">
      <w:pPr>
        <w:spacing w:line="360" w:lineRule="auto"/>
        <w:rPr>
          <w:rFonts w:ascii="黑体" w:eastAsia="黑体" w:hAnsi="黑体" w:cs="Times New Roman"/>
          <w:szCs w:val="24"/>
        </w:rPr>
      </w:pPr>
      <w:r>
        <w:rPr>
          <w:rFonts w:ascii="黑体" w:eastAsia="黑体" w:hAnsi="黑体" w:cs="Times New Roman"/>
          <w:szCs w:val="24"/>
        </w:rPr>
        <w:tab/>
        <w:t>关键字: VMS；</w:t>
      </w:r>
      <w:r>
        <w:rPr>
          <w:rFonts w:ascii="黑体" w:eastAsia="黑体" w:hAnsi="黑体" w:cs="Times New Roman" w:hint="eastAsia"/>
          <w:szCs w:val="24"/>
        </w:rPr>
        <w:t>轨迹；渔业船舶；捕捞区域</w:t>
      </w:r>
    </w:p>
    <w:p w14:paraId="70C2D575" w14:textId="77777777" w:rsidR="001958D7" w:rsidRDefault="001958D7" w:rsidP="001958D7"/>
    <w:p w14:paraId="0948ED24" w14:textId="592386D3" w:rsidR="00D33935" w:rsidRPr="00182EB4" w:rsidRDefault="00D94CC0" w:rsidP="00182EB4">
      <w:pPr>
        <w:spacing w:line="360" w:lineRule="auto"/>
        <w:jc w:val="center"/>
        <w:rPr>
          <w:rFonts w:ascii="黑体" w:eastAsia="黑体" w:hAnsi="黑体"/>
          <w:sz w:val="32"/>
          <w:szCs w:val="32"/>
        </w:rPr>
      </w:pPr>
      <w:r>
        <w:rPr>
          <w:rFonts w:ascii="黑体" w:eastAsia="黑体" w:hAnsi="黑体" w:hint="eastAsia"/>
          <w:sz w:val="32"/>
          <w:szCs w:val="32"/>
        </w:rPr>
        <w:lastRenderedPageBreak/>
        <w:t>Research and Reality</w:t>
      </w:r>
      <w:r w:rsidR="00940801" w:rsidRPr="00182EB4">
        <w:rPr>
          <w:rFonts w:ascii="黑体" w:eastAsia="黑体" w:hAnsi="黑体"/>
          <w:sz w:val="32"/>
          <w:szCs w:val="32"/>
        </w:rPr>
        <w:t xml:space="preserve"> on </w:t>
      </w:r>
      <w:r>
        <w:rPr>
          <w:rFonts w:ascii="黑体" w:eastAsia="黑体" w:hAnsi="黑体" w:hint="eastAsia"/>
          <w:sz w:val="32"/>
          <w:szCs w:val="32"/>
        </w:rPr>
        <w:t>F</w:t>
      </w:r>
      <w:r w:rsidR="00940801" w:rsidRPr="00182EB4">
        <w:rPr>
          <w:rFonts w:ascii="黑体" w:eastAsia="黑体" w:hAnsi="黑体"/>
          <w:sz w:val="32"/>
          <w:szCs w:val="32"/>
        </w:rPr>
        <w:t xml:space="preserve">ishing </w:t>
      </w:r>
      <w:r>
        <w:rPr>
          <w:rFonts w:ascii="黑体" w:eastAsia="黑体" w:hAnsi="黑体" w:hint="eastAsia"/>
          <w:sz w:val="32"/>
          <w:szCs w:val="32"/>
        </w:rPr>
        <w:t>V</w:t>
      </w:r>
      <w:r w:rsidR="00940801" w:rsidRPr="00182EB4">
        <w:rPr>
          <w:rFonts w:ascii="黑体" w:eastAsia="黑体" w:hAnsi="黑体" w:hint="eastAsia"/>
          <w:sz w:val="32"/>
          <w:szCs w:val="32"/>
        </w:rPr>
        <w:t>essel</w:t>
      </w:r>
      <w:r w:rsidR="00940801" w:rsidRPr="00182EB4">
        <w:rPr>
          <w:rFonts w:ascii="黑体" w:eastAsia="黑体" w:hAnsi="黑体"/>
          <w:sz w:val="32"/>
          <w:szCs w:val="32"/>
        </w:rPr>
        <w:t xml:space="preserve"> </w:t>
      </w:r>
      <w:r>
        <w:rPr>
          <w:rFonts w:ascii="黑体" w:eastAsia="黑体" w:hAnsi="黑体" w:hint="eastAsia"/>
          <w:sz w:val="32"/>
          <w:szCs w:val="32"/>
        </w:rPr>
        <w:t>T</w:t>
      </w:r>
      <w:r w:rsidR="00940801" w:rsidRPr="00182EB4">
        <w:rPr>
          <w:rFonts w:ascii="黑体" w:eastAsia="黑体" w:hAnsi="黑体"/>
          <w:sz w:val="32"/>
          <w:szCs w:val="32"/>
        </w:rPr>
        <w:t>rajectory</w:t>
      </w:r>
      <w:r>
        <w:rPr>
          <w:rFonts w:ascii="黑体" w:eastAsia="黑体" w:hAnsi="黑体" w:hint="eastAsia"/>
          <w:sz w:val="32"/>
          <w:szCs w:val="32"/>
        </w:rPr>
        <w:t xml:space="preserve"> Data</w:t>
      </w:r>
    </w:p>
    <w:p w14:paraId="4DBE21D2" w14:textId="2ECFDD75" w:rsidR="00940801" w:rsidRPr="00BC7F8E" w:rsidRDefault="00940801" w:rsidP="00182EB4">
      <w:pPr>
        <w:spacing w:line="360" w:lineRule="auto"/>
        <w:jc w:val="center"/>
        <w:rPr>
          <w:rFonts w:asciiTheme="minorEastAsia" w:hAnsiTheme="minorEastAsia"/>
          <w:szCs w:val="24"/>
        </w:rPr>
      </w:pPr>
      <w:r w:rsidRPr="00182EB4">
        <w:rPr>
          <w:rFonts w:ascii="黑体" w:eastAsia="黑体" w:hAnsi="黑体"/>
          <w:sz w:val="32"/>
          <w:szCs w:val="32"/>
        </w:rPr>
        <w:t>A</w:t>
      </w:r>
      <w:r w:rsidRPr="00182EB4">
        <w:rPr>
          <w:rFonts w:ascii="黑体" w:eastAsia="黑体" w:hAnsi="黑体" w:hint="eastAsia"/>
          <w:sz w:val="32"/>
          <w:szCs w:val="32"/>
        </w:rPr>
        <w:t>bstract</w:t>
      </w:r>
    </w:p>
    <w:p w14:paraId="3D0B58CB" w14:textId="6B50EFCB" w:rsidR="004902AA" w:rsidRPr="00394196" w:rsidRDefault="009D4704" w:rsidP="002B4A01">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In recent years, the Vessel Monitoring System (VMS) has been completed the worldwide deployment. It </w:t>
      </w:r>
      <w:r w:rsidR="002B4A01" w:rsidRPr="00394196">
        <w:rPr>
          <w:rFonts w:ascii="Times New Roman" w:hAnsi="Times New Roman" w:cs="Times New Roman"/>
          <w:szCs w:val="24"/>
        </w:rPr>
        <w:t>was used for</w:t>
      </w:r>
      <w:r w:rsidRPr="00394196">
        <w:rPr>
          <w:rFonts w:ascii="Times New Roman" w:hAnsi="Times New Roman" w:cs="Times New Roman"/>
          <w:szCs w:val="24"/>
        </w:rPr>
        <w:t xml:space="preserve"> the safety of fishery navigation originally. Nowadays, fishery workers use this powerful tool to observe fishing vessel activities, predict fishery economic and yield. VMS records the trajectory data which been used to explore the fishing effort, the </w:t>
      </w:r>
      <w:proofErr w:type="spellStart"/>
      <w:r w:rsidRPr="00394196">
        <w:rPr>
          <w:rFonts w:ascii="Times New Roman" w:hAnsi="Times New Roman" w:cs="Times New Roman"/>
          <w:szCs w:val="24"/>
        </w:rPr>
        <w:t>spatio</w:t>
      </w:r>
      <w:proofErr w:type="spellEnd"/>
      <w:r w:rsidRPr="00394196">
        <w:rPr>
          <w:rFonts w:ascii="Times New Roman" w:hAnsi="Times New Roman" w:cs="Times New Roman"/>
          <w:szCs w:val="24"/>
        </w:rPr>
        <w:t>-temporal change of fishery resources, the characteristics of fishermen's behavior, and the protection of the marine environment.</w:t>
      </w:r>
    </w:p>
    <w:p w14:paraId="452AA761" w14:textId="77777777" w:rsidR="00AD08D1" w:rsidRDefault="002B4A01"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Because these researches all focus on fishing activity in trajectory, and VMS data </w:t>
      </w:r>
      <w:proofErr w:type="gramStart"/>
      <w:r w:rsidRPr="00394196">
        <w:rPr>
          <w:rFonts w:ascii="Times New Roman" w:hAnsi="Times New Roman" w:cs="Times New Roman"/>
          <w:szCs w:val="24"/>
        </w:rPr>
        <w:t>does</w:t>
      </w:r>
      <w:proofErr w:type="gramEnd"/>
      <w:r w:rsidRPr="00394196">
        <w:rPr>
          <w:rFonts w:ascii="Times New Roman" w:hAnsi="Times New Roman" w:cs="Times New Roman"/>
          <w:szCs w:val="24"/>
        </w:rPr>
        <w:t xml:space="preserve"> not contain information to distinguish different activities, identifying the fishing behavior from VMS data is a primary problem. In order to solve this problem, previous </w:t>
      </w:r>
      <w:r w:rsidR="00394196" w:rsidRPr="00394196">
        <w:rPr>
          <w:rFonts w:ascii="Times New Roman" w:hAnsi="Times New Roman" w:cs="Times New Roman"/>
          <w:szCs w:val="24"/>
        </w:rPr>
        <w:t xml:space="preserve">approaches are basically according to </w:t>
      </w:r>
      <w:r w:rsidR="00623E8C">
        <w:rPr>
          <w:rFonts w:ascii="Times New Roman" w:hAnsi="Times New Roman" w:cs="Times New Roman" w:hint="eastAsia"/>
          <w:szCs w:val="24"/>
        </w:rPr>
        <w:t>the</w:t>
      </w:r>
      <w:r w:rsidR="00623E8C">
        <w:rPr>
          <w:rFonts w:ascii="Times New Roman" w:hAnsi="Times New Roman" w:cs="Times New Roman"/>
          <w:szCs w:val="24"/>
        </w:rPr>
        <w:t xml:space="preserve"> </w:t>
      </w:r>
      <w:r w:rsidR="00394196" w:rsidRPr="00394196">
        <w:rPr>
          <w:rFonts w:ascii="Times New Roman" w:hAnsi="Times New Roman" w:cs="Times New Roman"/>
          <w:szCs w:val="24"/>
        </w:rPr>
        <w:t>change of vessel’s speed; or rely on the validated data from logbooks.</w:t>
      </w:r>
      <w:r w:rsidR="00394196">
        <w:rPr>
          <w:rFonts w:ascii="Times New Roman" w:hAnsi="Times New Roman" w:cs="Times New Roman" w:hint="eastAsia"/>
          <w:szCs w:val="24"/>
        </w:rPr>
        <w:t xml:space="preserve"> </w:t>
      </w:r>
      <w:r w:rsidR="00394196">
        <w:rPr>
          <w:rFonts w:ascii="Times New Roman" w:hAnsi="Times New Roman" w:cs="Times New Roman"/>
          <w:szCs w:val="24"/>
        </w:rPr>
        <w:t>In this paper, a fishing activity</w:t>
      </w:r>
      <w:r w:rsidR="00394196" w:rsidRPr="00394196">
        <w:rPr>
          <w:rFonts w:ascii="Times New Roman" w:hAnsi="Times New Roman" w:cs="Times New Roman"/>
          <w:szCs w:val="24"/>
        </w:rPr>
        <w:t xml:space="preserve"> </w:t>
      </w:r>
      <w:r w:rsidR="00D40F47">
        <w:rPr>
          <w:rFonts w:ascii="Times New Roman" w:hAnsi="Times New Roman" w:cs="Times New Roman"/>
          <w:szCs w:val="24"/>
        </w:rPr>
        <w:t>recognition</w:t>
      </w:r>
      <w:r w:rsidR="00394196" w:rsidRPr="00394196">
        <w:rPr>
          <w:rFonts w:ascii="Times New Roman" w:hAnsi="Times New Roman" w:cs="Times New Roman"/>
          <w:szCs w:val="24"/>
        </w:rPr>
        <w:t xml:space="preserve"> algorithm </w:t>
      </w:r>
      <w:r w:rsidR="00394196">
        <w:rPr>
          <w:rFonts w:ascii="Times New Roman" w:hAnsi="Times New Roman" w:cs="Times New Roman"/>
          <w:szCs w:val="24"/>
        </w:rPr>
        <w:t>is proposed</w:t>
      </w:r>
      <w:r w:rsidR="00394196">
        <w:rPr>
          <w:rFonts w:ascii="Times New Roman" w:hAnsi="Times New Roman" w:cs="Times New Roman" w:hint="eastAsia"/>
          <w:szCs w:val="24"/>
        </w:rPr>
        <w:t xml:space="preserve">, </w:t>
      </w:r>
      <w:r w:rsidR="00D40F47">
        <w:rPr>
          <w:rFonts w:ascii="Times New Roman" w:hAnsi="Times New Roman" w:cs="Times New Roman"/>
          <w:szCs w:val="24"/>
        </w:rPr>
        <w:t>which</w:t>
      </w:r>
      <w:r w:rsidR="00D40F47">
        <w:rPr>
          <w:rFonts w:ascii="Times New Roman" w:hAnsi="Times New Roman" w:cs="Times New Roman" w:hint="eastAsia"/>
          <w:szCs w:val="24"/>
        </w:rPr>
        <w:t xml:space="preserve"> </w:t>
      </w:r>
      <w:r w:rsidR="00D40F47">
        <w:rPr>
          <w:rFonts w:ascii="Times New Roman" w:hAnsi="Times New Roman" w:cs="Times New Roman"/>
          <w:szCs w:val="24"/>
        </w:rPr>
        <w:t xml:space="preserve">only </w:t>
      </w:r>
      <w:r w:rsidR="00D40F47">
        <w:rPr>
          <w:rFonts w:ascii="Times New Roman" w:hAnsi="Times New Roman" w:cs="Times New Roman" w:hint="eastAsia"/>
          <w:szCs w:val="24"/>
        </w:rPr>
        <w:t>uses the VMS trajectory data without any auxiliary information.</w:t>
      </w:r>
      <w:r w:rsidR="00D40F47">
        <w:rPr>
          <w:rFonts w:ascii="Times New Roman" w:hAnsi="Times New Roman" w:cs="Times New Roman"/>
          <w:szCs w:val="24"/>
        </w:rPr>
        <w:t xml:space="preserve"> It completes the recognition problem through a M</w:t>
      </w:r>
      <w:r w:rsidR="00D40F47" w:rsidRPr="00D40F47">
        <w:rPr>
          <w:rFonts w:ascii="Times New Roman" w:hAnsi="Times New Roman" w:cs="Times New Roman"/>
          <w:szCs w:val="24"/>
        </w:rPr>
        <w:t>orphology</w:t>
      </w:r>
      <w:r w:rsidR="00AD08D1">
        <w:rPr>
          <w:rFonts w:ascii="Times New Roman" w:hAnsi="Times New Roman" w:cs="Times New Roman"/>
          <w:szCs w:val="24"/>
        </w:rPr>
        <w:t xml:space="preserve"> function</w:t>
      </w:r>
      <w:r w:rsidR="00D40F47">
        <w:rPr>
          <w:rFonts w:ascii="Times New Roman" w:hAnsi="Times New Roman" w:cs="Times New Roman"/>
          <w:szCs w:val="24"/>
        </w:rPr>
        <w:t>.</w:t>
      </w:r>
      <w:r w:rsidR="00394196">
        <w:rPr>
          <w:rFonts w:ascii="Times New Roman" w:hAnsi="Times New Roman" w:cs="Times New Roman" w:hint="eastAsia"/>
          <w:szCs w:val="24"/>
        </w:rPr>
        <w:t xml:space="preserve"> </w:t>
      </w:r>
    </w:p>
    <w:p w14:paraId="51386B3F" w14:textId="3BCD11A4" w:rsidR="002B4A01" w:rsidRDefault="00394196" w:rsidP="00394196">
      <w:pPr>
        <w:spacing w:line="360" w:lineRule="auto"/>
        <w:ind w:firstLineChars="100" w:firstLine="240"/>
        <w:rPr>
          <w:rFonts w:ascii="Times New Roman" w:hAnsi="Times New Roman" w:cs="Times New Roman"/>
          <w:szCs w:val="24"/>
        </w:rPr>
      </w:pPr>
      <w:r w:rsidRPr="00394196">
        <w:rPr>
          <w:rFonts w:ascii="Times New Roman" w:hAnsi="Times New Roman" w:cs="Times New Roman"/>
          <w:szCs w:val="24"/>
        </w:rPr>
        <w:t xml:space="preserve">The data used in this </w:t>
      </w:r>
      <w:r w:rsidR="002A6C9B">
        <w:rPr>
          <w:rFonts w:ascii="Times New Roman" w:hAnsi="Times New Roman" w:cs="Times New Roman"/>
          <w:szCs w:val="24"/>
        </w:rPr>
        <w:t xml:space="preserve">paper </w:t>
      </w:r>
      <w:r w:rsidR="002A6C9B">
        <w:rPr>
          <w:rFonts w:ascii="Times New Roman" w:hAnsi="Times New Roman" w:cs="Times New Roman" w:hint="eastAsia"/>
          <w:szCs w:val="24"/>
        </w:rPr>
        <w:t>come</w:t>
      </w:r>
      <w:r w:rsidRPr="00394196">
        <w:rPr>
          <w:rFonts w:ascii="Times New Roman" w:hAnsi="Times New Roman" w:cs="Times New Roman"/>
          <w:szCs w:val="24"/>
        </w:rPr>
        <w:t xml:space="preserve"> from</w:t>
      </w:r>
      <w:r w:rsidR="002A6C9B">
        <w:rPr>
          <w:rFonts w:ascii="Times New Roman" w:hAnsi="Times New Roman" w:cs="Times New Roman" w:hint="eastAsia"/>
          <w:szCs w:val="24"/>
        </w:rPr>
        <w:t xml:space="preserve"> Zhejiang Province Ocean and Fisheries Bureau</w:t>
      </w:r>
      <w:r w:rsidRPr="00394196">
        <w:rPr>
          <w:rFonts w:ascii="Times New Roman" w:hAnsi="Times New Roman" w:cs="Times New Roman"/>
          <w:szCs w:val="24"/>
        </w:rPr>
        <w:t xml:space="preserve">. </w:t>
      </w:r>
      <w:r w:rsidR="002A6C9B">
        <w:rPr>
          <w:rFonts w:ascii="Times New Roman" w:hAnsi="Times New Roman" w:cs="Times New Roman" w:hint="eastAsia"/>
          <w:szCs w:val="24"/>
        </w:rPr>
        <w:t xml:space="preserve">There are </w:t>
      </w:r>
      <w:r w:rsidRPr="00394196">
        <w:rPr>
          <w:rFonts w:ascii="Times New Roman" w:hAnsi="Times New Roman" w:cs="Times New Roman"/>
          <w:szCs w:val="24"/>
        </w:rPr>
        <w:t>2</w:t>
      </w:r>
      <w:r w:rsidR="002A6C9B">
        <w:rPr>
          <w:rFonts w:ascii="Times New Roman" w:hAnsi="Times New Roman" w:cs="Times New Roman" w:hint="eastAsia"/>
          <w:szCs w:val="24"/>
        </w:rPr>
        <w:t>,</w:t>
      </w:r>
      <w:r w:rsidRPr="00394196">
        <w:rPr>
          <w:rFonts w:ascii="Times New Roman" w:hAnsi="Times New Roman" w:cs="Times New Roman"/>
          <w:szCs w:val="24"/>
        </w:rPr>
        <w:t>595</w:t>
      </w:r>
      <w:r w:rsidR="002A6C9B">
        <w:rPr>
          <w:rFonts w:ascii="Times New Roman" w:hAnsi="Times New Roman" w:cs="Times New Roman" w:hint="eastAsia"/>
          <w:szCs w:val="24"/>
        </w:rPr>
        <w:t>,</w:t>
      </w:r>
      <w:r w:rsidRPr="00394196">
        <w:rPr>
          <w:rFonts w:ascii="Times New Roman" w:hAnsi="Times New Roman" w:cs="Times New Roman"/>
          <w:szCs w:val="24"/>
        </w:rPr>
        <w:t xml:space="preserve">004 records of 31 </w:t>
      </w:r>
      <w:r w:rsidR="002A6C9B">
        <w:rPr>
          <w:rFonts w:ascii="Times New Roman" w:hAnsi="Times New Roman" w:cs="Times New Roman" w:hint="eastAsia"/>
          <w:szCs w:val="24"/>
        </w:rPr>
        <w:t>otter trawl vessels</w:t>
      </w:r>
      <w:r w:rsidRPr="00394196">
        <w:rPr>
          <w:rFonts w:ascii="Times New Roman" w:hAnsi="Times New Roman" w:cs="Times New Roman"/>
          <w:szCs w:val="24"/>
        </w:rPr>
        <w:t xml:space="preserve"> in the East China Sea from April 1, 2014 to June 30, 2016 and corres</w:t>
      </w:r>
      <w:r w:rsidR="002A6C9B">
        <w:rPr>
          <w:rFonts w:ascii="Times New Roman" w:hAnsi="Times New Roman" w:cs="Times New Roman"/>
          <w:szCs w:val="24"/>
        </w:rPr>
        <w:t xml:space="preserve">ponding fishery </w:t>
      </w:r>
      <w:r w:rsidR="0088685E">
        <w:rPr>
          <w:rFonts w:ascii="Times New Roman" w:hAnsi="Times New Roman" w:cs="Times New Roman" w:hint="eastAsia"/>
          <w:szCs w:val="24"/>
        </w:rPr>
        <w:t>yield</w:t>
      </w:r>
      <w:r w:rsidR="002A6C9B">
        <w:rPr>
          <w:rFonts w:ascii="Times New Roman" w:hAnsi="Times New Roman" w:cs="Times New Roman"/>
          <w:szCs w:val="24"/>
        </w:rPr>
        <w:t xml:space="preserve"> data</w:t>
      </w:r>
      <w:r w:rsidRPr="00394196">
        <w:rPr>
          <w:rFonts w:ascii="Times New Roman" w:hAnsi="Times New Roman" w:cs="Times New Roman"/>
          <w:szCs w:val="24"/>
        </w:rPr>
        <w:t>.</w:t>
      </w:r>
      <w:r w:rsidR="002A6C9B">
        <w:rPr>
          <w:rFonts w:ascii="Times New Roman" w:hAnsi="Times New Roman" w:cs="Times New Roman" w:hint="eastAsia"/>
          <w:szCs w:val="24"/>
        </w:rPr>
        <w:t xml:space="preserve"> </w:t>
      </w:r>
      <w:r w:rsidR="002A6C9B" w:rsidRPr="002A6C9B">
        <w:rPr>
          <w:rFonts w:ascii="Times New Roman" w:hAnsi="Times New Roman" w:cs="Times New Roman"/>
          <w:szCs w:val="24"/>
        </w:rPr>
        <w:t xml:space="preserve">By comparing the fishing </w:t>
      </w:r>
      <w:r w:rsidR="002A6C9B">
        <w:rPr>
          <w:rFonts w:ascii="Times New Roman" w:hAnsi="Times New Roman" w:cs="Times New Roman" w:hint="eastAsia"/>
          <w:szCs w:val="24"/>
        </w:rPr>
        <w:t xml:space="preserve">time and </w:t>
      </w:r>
      <w:r w:rsidR="002A6C9B" w:rsidRPr="002A6C9B">
        <w:rPr>
          <w:rFonts w:ascii="Times New Roman" w:hAnsi="Times New Roman" w:cs="Times New Roman"/>
          <w:szCs w:val="24"/>
        </w:rPr>
        <w:t>distance with the yield, the Pearson correlation coefficient is 89.80% and 82.11% respectively, wh</w:t>
      </w:r>
      <w:r w:rsidR="002A6C9B">
        <w:rPr>
          <w:rFonts w:ascii="Times New Roman" w:hAnsi="Times New Roman" w:cs="Times New Roman"/>
          <w:szCs w:val="24"/>
        </w:rPr>
        <w:t xml:space="preserve">ich verifies the accuracy of </w:t>
      </w:r>
      <w:r w:rsidR="002A6C9B">
        <w:rPr>
          <w:rFonts w:ascii="Times New Roman" w:hAnsi="Times New Roman" w:cs="Times New Roman" w:hint="eastAsia"/>
          <w:szCs w:val="24"/>
        </w:rPr>
        <w:t>the</w:t>
      </w:r>
      <w:r w:rsidR="002A6C9B" w:rsidRPr="002A6C9B">
        <w:rPr>
          <w:rFonts w:ascii="Times New Roman" w:hAnsi="Times New Roman" w:cs="Times New Roman"/>
          <w:szCs w:val="24"/>
        </w:rPr>
        <w:t xml:space="preserve"> algorithm.</w:t>
      </w:r>
    </w:p>
    <w:p w14:paraId="043FA1CF" w14:textId="4ACB98E0" w:rsidR="00D77DA7" w:rsidRDefault="00AD08D1" w:rsidP="00D77DA7">
      <w:pPr>
        <w:spacing w:line="360" w:lineRule="auto"/>
        <w:ind w:firstLine="240"/>
        <w:rPr>
          <w:rFonts w:ascii="Times New Roman" w:hAnsi="Times New Roman" w:cs="Times New Roman"/>
          <w:szCs w:val="24"/>
        </w:rPr>
      </w:pPr>
      <w:r>
        <w:rPr>
          <w:rFonts w:ascii="Times New Roman" w:hAnsi="Times New Roman" w:cs="Times New Roman"/>
          <w:szCs w:val="24"/>
        </w:rPr>
        <w:t xml:space="preserve">In addition, </w:t>
      </w:r>
      <w:r w:rsidR="00D77DA7">
        <w:rPr>
          <w:rFonts w:ascii="Times New Roman" w:hAnsi="Times New Roman" w:cs="Times New Roman" w:hint="eastAsia"/>
          <w:szCs w:val="24"/>
        </w:rPr>
        <w:t xml:space="preserve">the </w:t>
      </w:r>
      <w:r>
        <w:rPr>
          <w:rFonts w:ascii="Times New Roman" w:hAnsi="Times New Roman" w:cs="Times New Roman"/>
          <w:szCs w:val="24"/>
        </w:rPr>
        <w:t>trajectory</w:t>
      </w:r>
      <w:r w:rsidR="00D77DA7">
        <w:rPr>
          <w:rFonts w:ascii="Times New Roman" w:hAnsi="Times New Roman" w:cs="Times New Roman" w:hint="eastAsia"/>
          <w:szCs w:val="24"/>
        </w:rPr>
        <w:t xml:space="preserve"> of vessel sailing activities traveling from one fishing region to </w:t>
      </w:r>
      <w:r w:rsidR="00D77DA7">
        <w:rPr>
          <w:rFonts w:ascii="Times New Roman" w:hAnsi="Times New Roman" w:cs="Times New Roman"/>
          <w:szCs w:val="24"/>
        </w:rPr>
        <w:t>another</w:t>
      </w:r>
      <w:r w:rsidR="00D77DA7">
        <w:rPr>
          <w:rFonts w:ascii="Times New Roman" w:hAnsi="Times New Roman" w:cs="Times New Roman" w:hint="eastAsia"/>
          <w:szCs w:val="24"/>
        </w:rPr>
        <w:t xml:space="preserve"> are lost</w:t>
      </w:r>
      <w:r>
        <w:rPr>
          <w:rFonts w:ascii="Times New Roman" w:hAnsi="Times New Roman" w:cs="Times New Roman"/>
          <w:szCs w:val="24"/>
        </w:rPr>
        <w:t xml:space="preserve"> in the previous research on VMS</w:t>
      </w:r>
      <w:r w:rsidR="00D77DA7">
        <w:rPr>
          <w:rFonts w:ascii="Times New Roman" w:hAnsi="Times New Roman" w:cs="Times New Roman" w:hint="eastAsia"/>
          <w:szCs w:val="24"/>
        </w:rPr>
        <w:t>.</w:t>
      </w:r>
      <w:r w:rsidR="00D77DA7" w:rsidRPr="00D77DA7">
        <w:rPr>
          <w:rFonts w:ascii="Times New Roman" w:hAnsi="Times New Roman" w:cs="Times New Roman"/>
          <w:szCs w:val="24"/>
        </w:rPr>
        <w:t xml:space="preserve"> </w:t>
      </w:r>
      <w:r w:rsidR="0088685E">
        <w:rPr>
          <w:rFonts w:ascii="Times New Roman" w:hAnsi="Times New Roman" w:cs="Times New Roman"/>
          <w:szCs w:val="24"/>
        </w:rPr>
        <w:t>Th</w:t>
      </w:r>
      <w:r w:rsidR="0088685E">
        <w:rPr>
          <w:rFonts w:ascii="Times New Roman" w:hAnsi="Times New Roman" w:cs="Times New Roman" w:hint="eastAsia"/>
          <w:szCs w:val="24"/>
        </w:rPr>
        <w:t>ese ki</w:t>
      </w:r>
      <w:r w:rsidR="00D74195">
        <w:rPr>
          <w:rFonts w:ascii="Times New Roman" w:hAnsi="Times New Roman" w:cs="Times New Roman" w:hint="eastAsia"/>
          <w:szCs w:val="24"/>
        </w:rPr>
        <w:t>nd</w:t>
      </w:r>
      <w:r w:rsidR="0088685E">
        <w:rPr>
          <w:rFonts w:ascii="Times New Roman" w:hAnsi="Times New Roman" w:cs="Times New Roman" w:hint="eastAsia"/>
          <w:szCs w:val="24"/>
        </w:rPr>
        <w:t>s</w:t>
      </w:r>
      <w:r w:rsidR="00D74195">
        <w:rPr>
          <w:rFonts w:ascii="Times New Roman" w:hAnsi="Times New Roman" w:cs="Times New Roman" w:hint="eastAsia"/>
          <w:szCs w:val="24"/>
        </w:rPr>
        <w:t xml:space="preserve"> of </w:t>
      </w:r>
      <w:r w:rsidR="00D74195" w:rsidRPr="00D74195">
        <w:rPr>
          <w:rFonts w:ascii="Times New Roman" w:hAnsi="Times New Roman" w:cs="Times New Roman"/>
          <w:szCs w:val="24"/>
        </w:rPr>
        <w:t xml:space="preserve">trajectory </w:t>
      </w:r>
      <w:r w:rsidR="0088685E">
        <w:rPr>
          <w:rFonts w:ascii="Times New Roman" w:hAnsi="Times New Roman" w:cs="Times New Roman"/>
          <w:szCs w:val="24"/>
        </w:rPr>
        <w:t>indicate</w:t>
      </w:r>
      <w:r w:rsidR="00D74195" w:rsidRPr="00D74195">
        <w:rPr>
          <w:rFonts w:ascii="Times New Roman" w:hAnsi="Times New Roman" w:cs="Times New Roman"/>
          <w:szCs w:val="24"/>
        </w:rPr>
        <w:t xml:space="preserve"> the link </w:t>
      </w:r>
      <w:r w:rsidR="00D74195">
        <w:rPr>
          <w:rFonts w:ascii="Times New Roman" w:hAnsi="Times New Roman" w:cs="Times New Roman" w:hint="eastAsia"/>
          <w:szCs w:val="24"/>
        </w:rPr>
        <w:t xml:space="preserve">relationship among fishing regions, which </w:t>
      </w:r>
      <w:r w:rsidR="00D74195" w:rsidRPr="00D74195">
        <w:rPr>
          <w:rFonts w:ascii="Times New Roman" w:hAnsi="Times New Roman" w:cs="Times New Roman"/>
          <w:szCs w:val="24"/>
        </w:rPr>
        <w:t xml:space="preserve">can be </w:t>
      </w:r>
      <w:r w:rsidR="00D74195">
        <w:rPr>
          <w:rFonts w:ascii="Times New Roman" w:hAnsi="Times New Roman" w:cs="Times New Roman" w:hint="eastAsia"/>
          <w:szCs w:val="24"/>
        </w:rPr>
        <w:t>regard</w:t>
      </w:r>
      <w:r w:rsidR="00D74195">
        <w:rPr>
          <w:rFonts w:ascii="Times New Roman" w:hAnsi="Times New Roman" w:cs="Times New Roman"/>
          <w:szCs w:val="24"/>
        </w:rPr>
        <w:t xml:space="preserve"> as </w:t>
      </w:r>
      <w:r w:rsidR="00B86E53">
        <w:rPr>
          <w:rFonts w:ascii="Times New Roman" w:hAnsi="Times New Roman" w:cs="Times New Roman" w:hint="eastAsia"/>
          <w:szCs w:val="24"/>
        </w:rPr>
        <w:t>ocean</w:t>
      </w:r>
      <w:r w:rsidR="00D74195">
        <w:rPr>
          <w:rFonts w:ascii="Times New Roman" w:hAnsi="Times New Roman" w:cs="Times New Roman" w:hint="eastAsia"/>
          <w:szCs w:val="24"/>
        </w:rPr>
        <w:t xml:space="preserve"> roads</w:t>
      </w:r>
      <w:r w:rsidR="00D74195" w:rsidRPr="00D74195">
        <w:rPr>
          <w:rFonts w:ascii="Times New Roman" w:hAnsi="Times New Roman" w:cs="Times New Roman"/>
          <w:szCs w:val="24"/>
        </w:rPr>
        <w:t>.</w:t>
      </w:r>
      <w:r w:rsidR="00B86E53" w:rsidRPr="00B86E53">
        <w:t xml:space="preserve"> </w:t>
      </w:r>
      <w:r w:rsidR="00B86E53" w:rsidRPr="00B86E53">
        <w:rPr>
          <w:rFonts w:ascii="Times New Roman" w:hAnsi="Times New Roman" w:cs="Times New Roman"/>
          <w:szCs w:val="24"/>
        </w:rPr>
        <w:t>Taking into account the significance of r</w:t>
      </w:r>
      <w:r w:rsidR="00B86E53">
        <w:rPr>
          <w:rFonts w:ascii="Times New Roman" w:hAnsi="Times New Roman" w:cs="Times New Roman"/>
          <w:szCs w:val="24"/>
        </w:rPr>
        <w:t xml:space="preserve">oads to urban planning, </w:t>
      </w:r>
      <w:r w:rsidR="00B86E53">
        <w:rPr>
          <w:rFonts w:ascii="Times New Roman" w:hAnsi="Times New Roman" w:cs="Times New Roman" w:hint="eastAsia"/>
          <w:szCs w:val="24"/>
        </w:rPr>
        <w:t xml:space="preserve">ocean roads </w:t>
      </w:r>
      <w:r w:rsidR="0088685E">
        <w:rPr>
          <w:rFonts w:ascii="Times New Roman" w:hAnsi="Times New Roman" w:cs="Times New Roman" w:hint="eastAsia"/>
          <w:szCs w:val="24"/>
        </w:rPr>
        <w:t xml:space="preserve">can </w:t>
      </w:r>
      <w:r w:rsidR="00B86E53">
        <w:rPr>
          <w:rFonts w:ascii="Times New Roman" w:hAnsi="Times New Roman" w:cs="Times New Roman"/>
          <w:szCs w:val="24"/>
        </w:rPr>
        <w:t>help</w:t>
      </w:r>
      <w:r w:rsidR="00B86E53" w:rsidRPr="00B86E53">
        <w:rPr>
          <w:rFonts w:ascii="Times New Roman" w:hAnsi="Times New Roman" w:cs="Times New Roman"/>
          <w:szCs w:val="24"/>
        </w:rPr>
        <w:t xml:space="preserve"> to </w:t>
      </w:r>
      <w:r>
        <w:rPr>
          <w:rFonts w:ascii="Times New Roman" w:hAnsi="Times New Roman" w:cs="Times New Roman"/>
          <w:szCs w:val="24"/>
        </w:rPr>
        <w:t>segment</w:t>
      </w:r>
      <w:r w:rsidR="00B86E53">
        <w:rPr>
          <w:rFonts w:ascii="Times New Roman" w:hAnsi="Times New Roman" w:cs="Times New Roman"/>
          <w:szCs w:val="24"/>
        </w:rPr>
        <w:t xml:space="preserve"> </w:t>
      </w:r>
      <w:r>
        <w:rPr>
          <w:rFonts w:ascii="Times New Roman" w:hAnsi="Times New Roman" w:cs="Times New Roman"/>
          <w:szCs w:val="24"/>
        </w:rPr>
        <w:t xml:space="preserve">the </w:t>
      </w:r>
      <w:r w:rsidR="00B86E53">
        <w:rPr>
          <w:rFonts w:ascii="Times New Roman" w:hAnsi="Times New Roman" w:cs="Times New Roman"/>
          <w:szCs w:val="24"/>
        </w:rPr>
        <w:t xml:space="preserve">fishing </w:t>
      </w:r>
      <w:r w:rsidR="00B86E53">
        <w:rPr>
          <w:rFonts w:ascii="Times New Roman" w:hAnsi="Times New Roman" w:cs="Times New Roman" w:hint="eastAsia"/>
          <w:szCs w:val="24"/>
        </w:rPr>
        <w:t>regions.</w:t>
      </w:r>
      <w:r w:rsidR="00B86E53" w:rsidRPr="00B86E53">
        <w:t xml:space="preserve"> </w:t>
      </w:r>
      <w:r>
        <w:t>T</w:t>
      </w:r>
      <w:r w:rsidR="00B86E53" w:rsidRPr="00B86E53">
        <w:rPr>
          <w:rFonts w:ascii="Times New Roman" w:hAnsi="Times New Roman" w:cs="Times New Roman"/>
          <w:szCs w:val="24"/>
        </w:rPr>
        <w:t xml:space="preserve">his paper </w:t>
      </w:r>
      <w:r w:rsidR="00B86E53">
        <w:rPr>
          <w:rFonts w:ascii="Times New Roman" w:hAnsi="Times New Roman" w:cs="Times New Roman"/>
          <w:szCs w:val="24"/>
        </w:rPr>
        <w:t xml:space="preserve">proposes an algorithm of </w:t>
      </w:r>
      <w:r w:rsidR="00B86E53">
        <w:rPr>
          <w:rFonts w:ascii="Times New Roman" w:hAnsi="Times New Roman" w:cs="Times New Roman" w:hint="eastAsia"/>
          <w:szCs w:val="24"/>
        </w:rPr>
        <w:t>ocean</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roads</w:t>
      </w:r>
      <w:r w:rsidR="00B86E53" w:rsidRPr="00B86E53">
        <w:rPr>
          <w:rFonts w:ascii="Times New Roman" w:hAnsi="Times New Roman" w:cs="Times New Roman"/>
          <w:szCs w:val="24"/>
        </w:rPr>
        <w:t xml:space="preserve"> </w:t>
      </w:r>
      <w:r w:rsidR="00B86E53">
        <w:rPr>
          <w:rFonts w:ascii="Times New Roman" w:hAnsi="Times New Roman" w:cs="Times New Roman"/>
          <w:szCs w:val="24"/>
        </w:rPr>
        <w:t>recognition, which</w:t>
      </w:r>
      <w:r w:rsidR="00B86E53">
        <w:rPr>
          <w:rFonts w:ascii="Times New Roman" w:hAnsi="Times New Roman" w:cs="Times New Roman" w:hint="eastAsia"/>
          <w:szCs w:val="24"/>
        </w:rPr>
        <w:t xml:space="preserve"> </w:t>
      </w:r>
      <w:r>
        <w:rPr>
          <w:rFonts w:ascii="Times New Roman" w:hAnsi="Times New Roman" w:cs="Times New Roman"/>
          <w:szCs w:val="24"/>
        </w:rPr>
        <w:t>segment</w:t>
      </w:r>
      <w:r w:rsidR="00B86E53">
        <w:rPr>
          <w:rFonts w:ascii="Times New Roman" w:hAnsi="Times New Roman" w:cs="Times New Roman" w:hint="eastAsia"/>
          <w:szCs w:val="24"/>
        </w:rPr>
        <w:t xml:space="preserve"> the</w:t>
      </w:r>
      <w:r w:rsidR="00B86E53" w:rsidRPr="00B86E53">
        <w:rPr>
          <w:rFonts w:ascii="Times New Roman" w:hAnsi="Times New Roman" w:cs="Times New Roman"/>
          <w:szCs w:val="24"/>
        </w:rPr>
        <w:t xml:space="preserve"> fishing </w:t>
      </w:r>
      <w:r w:rsidR="00B86E53">
        <w:rPr>
          <w:rFonts w:ascii="Times New Roman" w:hAnsi="Times New Roman" w:cs="Times New Roman" w:hint="eastAsia"/>
          <w:szCs w:val="24"/>
        </w:rPr>
        <w:t>regions</w:t>
      </w:r>
      <w:r w:rsidR="00B86E53" w:rsidRPr="00B86E53">
        <w:rPr>
          <w:rFonts w:ascii="Times New Roman" w:hAnsi="Times New Roman" w:cs="Times New Roman"/>
          <w:szCs w:val="24"/>
        </w:rPr>
        <w:t xml:space="preserve"> and identif</w:t>
      </w:r>
      <w:r w:rsidR="00B86E53">
        <w:rPr>
          <w:rFonts w:ascii="Times New Roman" w:hAnsi="Times New Roman" w:cs="Times New Roman" w:hint="eastAsia"/>
          <w:szCs w:val="24"/>
        </w:rPr>
        <w:t>y</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the</w:t>
      </w:r>
      <w:r w:rsidR="00B86E53" w:rsidRPr="00B86E53">
        <w:rPr>
          <w:rFonts w:ascii="Times New Roman" w:hAnsi="Times New Roman" w:cs="Times New Roman"/>
          <w:szCs w:val="24"/>
        </w:rPr>
        <w:t xml:space="preserve"> </w:t>
      </w:r>
      <w:r w:rsidR="00B86E53">
        <w:rPr>
          <w:rFonts w:ascii="Times New Roman" w:hAnsi="Times New Roman" w:cs="Times New Roman" w:hint="eastAsia"/>
          <w:szCs w:val="24"/>
        </w:rPr>
        <w:t>ocean roads</w:t>
      </w:r>
      <w:r w:rsidR="00B86E53" w:rsidRPr="00B86E53">
        <w:rPr>
          <w:rFonts w:ascii="Times New Roman" w:hAnsi="Times New Roman" w:cs="Times New Roman"/>
          <w:szCs w:val="24"/>
        </w:rPr>
        <w:t xml:space="preserve"> iterati</w:t>
      </w:r>
      <w:r>
        <w:rPr>
          <w:rFonts w:ascii="Times New Roman" w:hAnsi="Times New Roman" w:cs="Times New Roman"/>
          <w:szCs w:val="24"/>
        </w:rPr>
        <w:t>vely</w:t>
      </w:r>
      <w:r w:rsidR="00B86E53" w:rsidRPr="00B86E53">
        <w:rPr>
          <w:rFonts w:ascii="Times New Roman" w:hAnsi="Times New Roman" w:cs="Times New Roman"/>
          <w:szCs w:val="24"/>
        </w:rPr>
        <w:t>.</w:t>
      </w:r>
      <w:r w:rsidR="00B86E53">
        <w:rPr>
          <w:rFonts w:ascii="Times New Roman" w:hAnsi="Times New Roman" w:cs="Times New Roman" w:hint="eastAsia"/>
          <w:szCs w:val="24"/>
        </w:rPr>
        <w:t xml:space="preserve"> </w:t>
      </w:r>
      <w:r>
        <w:rPr>
          <w:rFonts w:ascii="Times New Roman" w:hAnsi="Times New Roman" w:cs="Times New Roman"/>
          <w:szCs w:val="24"/>
        </w:rPr>
        <w:t xml:space="preserve">And then, </w:t>
      </w:r>
      <w:r w:rsidR="000454D4">
        <w:rPr>
          <w:rFonts w:ascii="Times New Roman" w:hAnsi="Times New Roman" w:cs="Times New Roman"/>
          <w:szCs w:val="24"/>
        </w:rPr>
        <w:t>b</w:t>
      </w:r>
      <w:r w:rsidR="00B86E53" w:rsidRPr="00B86E53">
        <w:rPr>
          <w:rFonts w:ascii="Times New Roman" w:hAnsi="Times New Roman" w:cs="Times New Roman"/>
          <w:szCs w:val="24"/>
        </w:rPr>
        <w:t xml:space="preserve">y comparing the </w:t>
      </w:r>
      <w:r w:rsidR="00B86E53">
        <w:rPr>
          <w:rFonts w:ascii="Times New Roman" w:hAnsi="Times New Roman" w:cs="Times New Roman" w:hint="eastAsia"/>
          <w:szCs w:val="24"/>
        </w:rPr>
        <w:t>roads</w:t>
      </w:r>
      <w:r w:rsidR="00B86E53">
        <w:rPr>
          <w:rFonts w:ascii="Times New Roman" w:hAnsi="Times New Roman" w:cs="Times New Roman"/>
          <w:szCs w:val="24"/>
        </w:rPr>
        <w:t xml:space="preserve"> change</w:t>
      </w:r>
      <w:r w:rsidR="00B86E53" w:rsidRPr="00B86E53">
        <w:rPr>
          <w:rFonts w:ascii="Times New Roman" w:hAnsi="Times New Roman" w:cs="Times New Roman"/>
          <w:szCs w:val="24"/>
        </w:rPr>
        <w:t xml:space="preserve"> in the same quarter of different years, </w:t>
      </w:r>
      <w:r w:rsidR="000454D4">
        <w:rPr>
          <w:rFonts w:ascii="Times New Roman" w:hAnsi="Times New Roman" w:cs="Times New Roman"/>
          <w:szCs w:val="24"/>
        </w:rPr>
        <w:t>a migration trend of the fishing region is confirmed.</w:t>
      </w:r>
    </w:p>
    <w:p w14:paraId="01170E98" w14:textId="3091F771" w:rsidR="00D74195" w:rsidRDefault="00B86E53" w:rsidP="00B86E53">
      <w:pPr>
        <w:spacing w:line="360" w:lineRule="auto"/>
        <w:rPr>
          <w:rFonts w:ascii="Times New Roman" w:hAnsi="Times New Roman" w:cs="Times New Roman"/>
          <w:szCs w:val="24"/>
        </w:rPr>
      </w:pPr>
      <w:r>
        <w:rPr>
          <w:rFonts w:ascii="Times New Roman" w:hAnsi="Times New Roman" w:cs="Times New Roman" w:hint="eastAsia"/>
          <w:szCs w:val="24"/>
        </w:rPr>
        <w:lastRenderedPageBreak/>
        <w:tab/>
      </w:r>
      <w:r w:rsidRPr="00B86E53">
        <w:rPr>
          <w:rFonts w:ascii="Times New Roman" w:hAnsi="Times New Roman" w:cs="Times New Roman"/>
          <w:szCs w:val="24"/>
        </w:rPr>
        <w:t xml:space="preserve">In order to facilitate the fishery </w:t>
      </w:r>
      <w:r w:rsidR="000454D4">
        <w:rPr>
          <w:rFonts w:ascii="Times New Roman" w:hAnsi="Times New Roman" w:cs="Times New Roman"/>
          <w:szCs w:val="24"/>
        </w:rPr>
        <w:t>resource managers</w:t>
      </w:r>
      <w:r w:rsidRPr="00B86E53">
        <w:rPr>
          <w:rFonts w:ascii="Times New Roman" w:hAnsi="Times New Roman" w:cs="Times New Roman"/>
          <w:szCs w:val="24"/>
        </w:rPr>
        <w:t xml:space="preserve"> to observe, analyze and study the VMS trajectory data.</w:t>
      </w:r>
      <w:r>
        <w:rPr>
          <w:rFonts w:ascii="Times New Roman" w:hAnsi="Times New Roman" w:cs="Times New Roman" w:hint="eastAsia"/>
          <w:szCs w:val="24"/>
        </w:rPr>
        <w:t xml:space="preserve"> </w:t>
      </w:r>
      <w:r w:rsidRPr="00B86E53">
        <w:rPr>
          <w:rFonts w:ascii="Times New Roman" w:hAnsi="Times New Roman" w:cs="Times New Roman"/>
          <w:szCs w:val="24"/>
        </w:rPr>
        <w:t>In this paper, a fishing boat trajectory data analysis system is designed and realized. It is divided into the data management layer, the business layer and the display layer.</w:t>
      </w:r>
      <w:r w:rsidRPr="00B86E53">
        <w:t xml:space="preserve"> </w:t>
      </w:r>
      <w:r w:rsidRPr="00B86E53">
        <w:rPr>
          <w:rFonts w:ascii="Times New Roman" w:hAnsi="Times New Roman" w:cs="Times New Roman"/>
          <w:szCs w:val="24"/>
        </w:rPr>
        <w:t>The data management layer defines the file struc</w:t>
      </w:r>
      <w:r>
        <w:rPr>
          <w:rFonts w:ascii="Times New Roman" w:hAnsi="Times New Roman" w:cs="Times New Roman"/>
          <w:szCs w:val="24"/>
        </w:rPr>
        <w:t>ture and VMS data preprocessing</w:t>
      </w:r>
      <w:r>
        <w:rPr>
          <w:rFonts w:ascii="Times New Roman" w:hAnsi="Times New Roman" w:cs="Times New Roman" w:hint="eastAsia"/>
          <w:szCs w:val="24"/>
        </w:rPr>
        <w:t>.</w:t>
      </w:r>
      <w:r w:rsidRPr="00B86E53">
        <w:rPr>
          <w:rFonts w:ascii="Times New Roman" w:hAnsi="Times New Roman" w:cs="Times New Roman"/>
          <w:szCs w:val="24"/>
        </w:rPr>
        <w:t xml:space="preserve"> </w:t>
      </w:r>
      <w:r>
        <w:rPr>
          <w:rFonts w:ascii="Times New Roman" w:hAnsi="Times New Roman" w:cs="Times New Roman" w:hint="eastAsia"/>
          <w:szCs w:val="24"/>
        </w:rPr>
        <w:t xml:space="preserve">The </w:t>
      </w:r>
      <w:r w:rsidRPr="00B86E53">
        <w:rPr>
          <w:rFonts w:ascii="Times New Roman" w:hAnsi="Times New Roman" w:cs="Times New Roman"/>
          <w:szCs w:val="24"/>
        </w:rPr>
        <w:t xml:space="preserve">core </w:t>
      </w:r>
      <w:r>
        <w:rPr>
          <w:rFonts w:ascii="Times New Roman" w:hAnsi="Times New Roman" w:cs="Times New Roman" w:hint="eastAsia"/>
          <w:szCs w:val="24"/>
        </w:rPr>
        <w:t xml:space="preserve">of the </w:t>
      </w:r>
      <w:r>
        <w:rPr>
          <w:rFonts w:ascii="Times New Roman" w:hAnsi="Times New Roman" w:cs="Times New Roman"/>
          <w:szCs w:val="24"/>
        </w:rPr>
        <w:t>business layer is fishing activity</w:t>
      </w:r>
      <w:r w:rsidRPr="00394196">
        <w:rPr>
          <w:rFonts w:ascii="Times New Roman" w:hAnsi="Times New Roman" w:cs="Times New Roman"/>
          <w:szCs w:val="24"/>
        </w:rPr>
        <w:t xml:space="preserve"> identification algorithm</w:t>
      </w:r>
      <w:r w:rsidR="00C8181F">
        <w:rPr>
          <w:rFonts w:ascii="Times New Roman" w:hAnsi="Times New Roman" w:cs="Times New Roman" w:hint="eastAsia"/>
          <w:szCs w:val="24"/>
        </w:rPr>
        <w:t>.</w:t>
      </w:r>
      <w:r w:rsidR="00C8181F">
        <w:rPr>
          <w:rFonts w:ascii="Times New Roman" w:hAnsi="Times New Roman" w:cs="Times New Roman"/>
          <w:szCs w:val="24"/>
        </w:rPr>
        <w:t xml:space="preserve"> </w:t>
      </w:r>
      <w:r w:rsidR="00C8181F">
        <w:rPr>
          <w:rFonts w:ascii="Times New Roman" w:hAnsi="Times New Roman" w:cs="Times New Roman" w:hint="eastAsia"/>
          <w:szCs w:val="24"/>
        </w:rPr>
        <w:t>T</w:t>
      </w:r>
      <w:r w:rsidRPr="00B86E53">
        <w:rPr>
          <w:rFonts w:ascii="Times New Roman" w:hAnsi="Times New Roman" w:cs="Times New Roman"/>
          <w:szCs w:val="24"/>
        </w:rPr>
        <w:t>he presentation layer can conveniently observe the port distribution</w:t>
      </w:r>
      <w:r w:rsidR="000454D4">
        <w:rPr>
          <w:rFonts w:ascii="Times New Roman" w:hAnsi="Times New Roman" w:cs="Times New Roman"/>
          <w:szCs w:val="24"/>
        </w:rPr>
        <w:t>,</w:t>
      </w:r>
      <w:r w:rsidR="00C8181F">
        <w:rPr>
          <w:rFonts w:ascii="Times New Roman" w:hAnsi="Times New Roman" w:cs="Times New Roman" w:hint="eastAsia"/>
          <w:szCs w:val="24"/>
        </w:rPr>
        <w:t xml:space="preserve"> the</w:t>
      </w:r>
      <w:r w:rsidR="000454D4">
        <w:rPr>
          <w:rFonts w:ascii="Times New Roman" w:hAnsi="Times New Roman" w:cs="Times New Roman"/>
          <w:szCs w:val="24"/>
        </w:rPr>
        <w:t xml:space="preserve"> trajectory and</w:t>
      </w:r>
      <w:r w:rsidR="00C8181F">
        <w:rPr>
          <w:rFonts w:ascii="Times New Roman" w:hAnsi="Times New Roman" w:cs="Times New Roman" w:hint="eastAsia"/>
          <w:szCs w:val="24"/>
        </w:rPr>
        <w:t xml:space="preserve"> fishing region </w:t>
      </w:r>
      <w:r w:rsidR="000454D4">
        <w:rPr>
          <w:rFonts w:ascii="Times New Roman" w:hAnsi="Times New Roman" w:cs="Times New Roman"/>
          <w:szCs w:val="24"/>
        </w:rPr>
        <w:t xml:space="preserve">for </w:t>
      </w:r>
      <w:r w:rsidR="00C8181F" w:rsidRPr="00B86E53">
        <w:rPr>
          <w:rFonts w:ascii="Times New Roman" w:hAnsi="Times New Roman" w:cs="Times New Roman"/>
          <w:szCs w:val="24"/>
        </w:rPr>
        <w:t>a</w:t>
      </w:r>
      <w:r w:rsidR="000454D4">
        <w:rPr>
          <w:rFonts w:ascii="Times New Roman" w:hAnsi="Times New Roman" w:cs="Times New Roman"/>
          <w:szCs w:val="24"/>
        </w:rPr>
        <w:t xml:space="preserve"> specific</w:t>
      </w:r>
      <w:r w:rsidR="00C8181F" w:rsidRPr="00B86E53">
        <w:rPr>
          <w:rFonts w:ascii="Times New Roman" w:hAnsi="Times New Roman" w:cs="Times New Roman"/>
          <w:szCs w:val="24"/>
        </w:rPr>
        <w:t xml:space="preserve"> period of time</w:t>
      </w:r>
      <w:r w:rsidRPr="00B86E53">
        <w:rPr>
          <w:rFonts w:ascii="Times New Roman" w:hAnsi="Times New Roman" w:cs="Times New Roman"/>
          <w:szCs w:val="24"/>
        </w:rPr>
        <w:t>.</w:t>
      </w:r>
    </w:p>
    <w:p w14:paraId="775A3A23" w14:textId="360D47F1" w:rsidR="000D5949" w:rsidRPr="00D74195" w:rsidRDefault="00D74195" w:rsidP="00D77DA7">
      <w:pPr>
        <w:spacing w:line="360" w:lineRule="auto"/>
        <w:ind w:firstLine="240"/>
        <w:rPr>
          <w:rFonts w:ascii="黑体" w:eastAsia="黑体" w:hAnsi="黑体"/>
          <w:szCs w:val="24"/>
        </w:rPr>
      </w:pPr>
      <w:r>
        <w:rPr>
          <w:rFonts w:ascii="黑体" w:eastAsia="黑体" w:hAnsi="黑体" w:hint="eastAsia"/>
          <w:szCs w:val="24"/>
        </w:rPr>
        <w:t xml:space="preserve">Keywords: </w:t>
      </w:r>
      <w:r w:rsidR="00A8168A" w:rsidRPr="00D74195">
        <w:rPr>
          <w:rFonts w:ascii="黑体" w:eastAsia="黑体" w:hAnsi="黑体" w:hint="eastAsia"/>
          <w:szCs w:val="24"/>
        </w:rPr>
        <w:t xml:space="preserve">VMS; </w:t>
      </w:r>
      <w:r w:rsidR="000454D4">
        <w:rPr>
          <w:rFonts w:ascii="黑体" w:eastAsia="黑体" w:hAnsi="黑体"/>
          <w:szCs w:val="24"/>
        </w:rPr>
        <w:t>trajectory</w:t>
      </w:r>
      <w:r w:rsidR="00A8168A" w:rsidRPr="00D74195">
        <w:rPr>
          <w:rFonts w:ascii="黑体" w:eastAsia="黑体" w:hAnsi="黑体" w:hint="eastAsia"/>
          <w:szCs w:val="24"/>
        </w:rPr>
        <w:t xml:space="preserve">; </w:t>
      </w:r>
      <w:r w:rsidR="000454D4">
        <w:rPr>
          <w:rFonts w:ascii="黑体" w:eastAsia="黑体" w:hAnsi="黑体"/>
          <w:szCs w:val="24"/>
        </w:rPr>
        <w:t>fishing vessel</w:t>
      </w:r>
      <w:r w:rsidR="00A8168A" w:rsidRPr="00D74195">
        <w:rPr>
          <w:rFonts w:ascii="黑体" w:eastAsia="黑体" w:hAnsi="黑体" w:hint="eastAsia"/>
          <w:szCs w:val="24"/>
        </w:rPr>
        <w:t xml:space="preserve">; </w:t>
      </w:r>
      <w:r w:rsidR="000454D4">
        <w:rPr>
          <w:rFonts w:ascii="黑体" w:eastAsia="黑体" w:hAnsi="黑体"/>
          <w:szCs w:val="24"/>
        </w:rPr>
        <w:t>fishing region</w:t>
      </w:r>
    </w:p>
    <w:p w14:paraId="5B753B1D" w14:textId="77777777" w:rsidR="005C34A2" w:rsidRPr="00BC7F8E" w:rsidRDefault="000D5949"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9D2F75B" w14:textId="7BB30CD0" w:rsidR="003A3188" w:rsidRPr="00BC7F8E" w:rsidRDefault="00491C03" w:rsidP="003A3188">
      <w:pPr>
        <w:pStyle w:val="10"/>
        <w:rPr>
          <w:rFonts w:asciiTheme="minorEastAsia" w:hAnsiTheme="minorEastAsia"/>
          <w:szCs w:val="24"/>
        </w:rPr>
      </w:pPr>
      <w:r>
        <w:rPr>
          <w:rFonts w:hint="eastAsia"/>
          <w:noProof/>
        </w:rPr>
        <w:lastRenderedPageBreak/>
        <w:t>目  录</w:t>
      </w:r>
    </w:p>
    <w:sdt>
      <w:sdtPr>
        <w:rPr>
          <w:rFonts w:asciiTheme="minorHAnsi" w:eastAsiaTheme="minorEastAsia" w:hAnsiTheme="minorHAnsi" w:cstheme="minorBidi"/>
          <w:b w:val="0"/>
          <w:bCs w:val="0"/>
          <w:color w:val="auto"/>
          <w:kern w:val="2"/>
          <w:sz w:val="24"/>
          <w:szCs w:val="22"/>
          <w:lang w:val="zh-CN"/>
        </w:rPr>
        <w:id w:val="501012148"/>
        <w:docPartObj>
          <w:docPartGallery w:val="Table of Contents"/>
          <w:docPartUnique/>
        </w:docPartObj>
      </w:sdtPr>
      <w:sdtContent>
        <w:p w14:paraId="32F26B21" w14:textId="6BFF49BD" w:rsidR="003A3188" w:rsidRPr="0088685E" w:rsidRDefault="003A3188" w:rsidP="0088685E">
          <w:pPr>
            <w:pStyle w:val="TOC"/>
            <w:keepNext w:val="0"/>
            <w:keepLines w:val="0"/>
            <w:widowControl w:val="0"/>
            <w:spacing w:line="300" w:lineRule="auto"/>
            <w:rPr>
              <w:rFonts w:asciiTheme="minorHAnsi" w:eastAsiaTheme="minorEastAsia" w:hAnsiTheme="minorHAnsi"/>
              <w:noProof/>
              <w:color w:val="auto"/>
              <w:sz w:val="21"/>
              <w:szCs w:val="22"/>
            </w:rPr>
          </w:pPr>
          <w:r>
            <w:fldChar w:fldCharType="begin"/>
          </w:r>
          <w:r>
            <w:instrText xml:space="preserve"> TOC \o "1-3" \h \z \u </w:instrText>
          </w:r>
          <w:r>
            <w:fldChar w:fldCharType="separate"/>
          </w:r>
          <w:hyperlink w:anchor="_Toc508613065" w:history="1">
            <w:r w:rsidRPr="0088685E">
              <w:rPr>
                <w:rStyle w:val="a5"/>
                <w:noProof/>
                <w:color w:val="auto"/>
              </w:rPr>
              <w:t>1</w:t>
            </w:r>
            <w:r w:rsidRPr="0088685E">
              <w:rPr>
                <w:rFonts w:asciiTheme="minorHAnsi" w:eastAsiaTheme="minorEastAsia" w:hAnsiTheme="minorHAnsi"/>
                <w:noProof/>
                <w:color w:val="auto"/>
                <w:sz w:val="21"/>
                <w:szCs w:val="22"/>
              </w:rPr>
              <w:tab/>
            </w:r>
            <w:r w:rsidRPr="0088685E">
              <w:rPr>
                <w:rStyle w:val="a5"/>
                <w:rFonts w:hint="eastAsia"/>
                <w:b w:val="0"/>
                <w:noProof/>
                <w:color w:val="auto"/>
              </w:rPr>
              <w:t>引言</w:t>
            </w:r>
            <w:r w:rsidRPr="0088685E">
              <w:rPr>
                <w:noProof/>
                <w:webHidden/>
                <w:color w:val="auto"/>
              </w:rPr>
              <w:tab/>
            </w:r>
            <w:r w:rsidRPr="0088685E">
              <w:rPr>
                <w:noProof/>
                <w:webHidden/>
                <w:color w:val="auto"/>
              </w:rPr>
              <w:fldChar w:fldCharType="begin"/>
            </w:r>
            <w:r w:rsidRPr="0088685E">
              <w:rPr>
                <w:noProof/>
                <w:webHidden/>
                <w:color w:val="auto"/>
              </w:rPr>
              <w:instrText xml:space="preserve"> PAGEREF _Toc508613065 \h </w:instrText>
            </w:r>
            <w:r w:rsidRPr="0088685E">
              <w:rPr>
                <w:noProof/>
                <w:webHidden/>
                <w:color w:val="auto"/>
              </w:rPr>
            </w:r>
            <w:r w:rsidRPr="0088685E">
              <w:rPr>
                <w:noProof/>
                <w:webHidden/>
                <w:color w:val="auto"/>
              </w:rPr>
              <w:fldChar w:fldCharType="separate"/>
            </w:r>
            <w:r w:rsidRPr="0088685E">
              <w:rPr>
                <w:noProof/>
                <w:webHidden/>
                <w:color w:val="auto"/>
              </w:rPr>
              <w:t>8</w:t>
            </w:r>
            <w:r w:rsidRPr="0088685E">
              <w:rPr>
                <w:noProof/>
                <w:webHidden/>
                <w:color w:val="auto"/>
              </w:rPr>
              <w:fldChar w:fldCharType="end"/>
            </w:r>
          </w:hyperlink>
        </w:p>
        <w:p w14:paraId="1904A4D6" w14:textId="77777777" w:rsidR="003A3188" w:rsidRDefault="00FC7CF0">
          <w:pPr>
            <w:pStyle w:val="20"/>
            <w:rPr>
              <w:noProof/>
              <w:sz w:val="21"/>
            </w:rPr>
          </w:pPr>
          <w:hyperlink w:anchor="_Toc508613066" w:history="1">
            <w:r w:rsidR="003A3188" w:rsidRPr="00F144FD">
              <w:rPr>
                <w:rStyle w:val="a5"/>
                <w:noProof/>
              </w:rPr>
              <w:t>1.1</w:t>
            </w:r>
            <w:r w:rsidR="003A3188">
              <w:rPr>
                <w:noProof/>
                <w:sz w:val="21"/>
              </w:rPr>
              <w:tab/>
            </w:r>
            <w:r w:rsidR="003A3188" w:rsidRPr="00F144FD">
              <w:rPr>
                <w:rStyle w:val="a5"/>
                <w:rFonts w:hint="eastAsia"/>
                <w:noProof/>
              </w:rPr>
              <w:t>研究背景与意义</w:t>
            </w:r>
            <w:r w:rsidR="003A3188">
              <w:rPr>
                <w:noProof/>
                <w:webHidden/>
              </w:rPr>
              <w:tab/>
            </w:r>
            <w:r w:rsidR="003A3188">
              <w:rPr>
                <w:noProof/>
                <w:webHidden/>
              </w:rPr>
              <w:fldChar w:fldCharType="begin"/>
            </w:r>
            <w:r w:rsidR="003A3188">
              <w:rPr>
                <w:noProof/>
                <w:webHidden/>
              </w:rPr>
              <w:instrText xml:space="preserve"> PAGEREF _Toc508613066 \h </w:instrText>
            </w:r>
            <w:r w:rsidR="003A3188">
              <w:rPr>
                <w:noProof/>
                <w:webHidden/>
              </w:rPr>
            </w:r>
            <w:r w:rsidR="003A3188">
              <w:rPr>
                <w:noProof/>
                <w:webHidden/>
              </w:rPr>
              <w:fldChar w:fldCharType="separate"/>
            </w:r>
            <w:r w:rsidR="003A3188">
              <w:rPr>
                <w:noProof/>
                <w:webHidden/>
              </w:rPr>
              <w:t>8</w:t>
            </w:r>
            <w:r w:rsidR="003A3188">
              <w:rPr>
                <w:noProof/>
                <w:webHidden/>
              </w:rPr>
              <w:fldChar w:fldCharType="end"/>
            </w:r>
          </w:hyperlink>
        </w:p>
        <w:p w14:paraId="62346308" w14:textId="77777777" w:rsidR="003A3188" w:rsidRDefault="00FC7CF0">
          <w:pPr>
            <w:pStyle w:val="20"/>
            <w:rPr>
              <w:noProof/>
              <w:sz w:val="21"/>
            </w:rPr>
          </w:pPr>
          <w:hyperlink w:anchor="_Toc508613067" w:history="1">
            <w:r w:rsidR="003A3188" w:rsidRPr="00F144FD">
              <w:rPr>
                <w:rStyle w:val="a5"/>
                <w:noProof/>
              </w:rPr>
              <w:t>1.2</w:t>
            </w:r>
            <w:r w:rsidR="003A3188">
              <w:rPr>
                <w:noProof/>
                <w:sz w:val="21"/>
              </w:rPr>
              <w:tab/>
            </w:r>
            <w:r w:rsidR="003A3188" w:rsidRPr="00F144FD">
              <w:rPr>
                <w:rStyle w:val="a5"/>
                <w:rFonts w:hint="eastAsia"/>
                <w:noProof/>
              </w:rPr>
              <w:t>研究现状</w:t>
            </w:r>
            <w:r w:rsidR="003A3188">
              <w:rPr>
                <w:noProof/>
                <w:webHidden/>
              </w:rPr>
              <w:tab/>
            </w:r>
            <w:r w:rsidR="003A3188">
              <w:rPr>
                <w:noProof/>
                <w:webHidden/>
              </w:rPr>
              <w:fldChar w:fldCharType="begin"/>
            </w:r>
            <w:r w:rsidR="003A3188">
              <w:rPr>
                <w:noProof/>
                <w:webHidden/>
              </w:rPr>
              <w:instrText xml:space="preserve"> PAGEREF _Toc508613067 \h </w:instrText>
            </w:r>
            <w:r w:rsidR="003A3188">
              <w:rPr>
                <w:noProof/>
                <w:webHidden/>
              </w:rPr>
            </w:r>
            <w:r w:rsidR="003A3188">
              <w:rPr>
                <w:noProof/>
                <w:webHidden/>
              </w:rPr>
              <w:fldChar w:fldCharType="separate"/>
            </w:r>
            <w:r w:rsidR="003A3188">
              <w:rPr>
                <w:noProof/>
                <w:webHidden/>
              </w:rPr>
              <w:t>9</w:t>
            </w:r>
            <w:r w:rsidR="003A3188">
              <w:rPr>
                <w:noProof/>
                <w:webHidden/>
              </w:rPr>
              <w:fldChar w:fldCharType="end"/>
            </w:r>
          </w:hyperlink>
        </w:p>
        <w:p w14:paraId="0EC81A14" w14:textId="77777777" w:rsidR="003A3188" w:rsidRDefault="00FC7CF0">
          <w:pPr>
            <w:pStyle w:val="20"/>
            <w:rPr>
              <w:noProof/>
              <w:sz w:val="21"/>
            </w:rPr>
          </w:pPr>
          <w:hyperlink w:anchor="_Toc508613068" w:history="1">
            <w:r w:rsidR="003A3188" w:rsidRPr="00F144FD">
              <w:rPr>
                <w:rStyle w:val="a5"/>
                <w:noProof/>
              </w:rPr>
              <w:t>1.3</w:t>
            </w:r>
            <w:r w:rsidR="003A3188">
              <w:rPr>
                <w:noProof/>
                <w:sz w:val="21"/>
              </w:rPr>
              <w:tab/>
            </w:r>
            <w:r w:rsidR="003A3188" w:rsidRPr="00F144FD">
              <w:rPr>
                <w:rStyle w:val="a5"/>
                <w:rFonts w:hint="eastAsia"/>
                <w:noProof/>
              </w:rPr>
              <w:t>研究内容和贡献</w:t>
            </w:r>
            <w:r w:rsidR="003A3188">
              <w:rPr>
                <w:noProof/>
                <w:webHidden/>
              </w:rPr>
              <w:tab/>
            </w:r>
            <w:r w:rsidR="003A3188">
              <w:rPr>
                <w:noProof/>
                <w:webHidden/>
              </w:rPr>
              <w:fldChar w:fldCharType="begin"/>
            </w:r>
            <w:r w:rsidR="003A3188">
              <w:rPr>
                <w:noProof/>
                <w:webHidden/>
              </w:rPr>
              <w:instrText xml:space="preserve"> PAGEREF _Toc508613068 \h </w:instrText>
            </w:r>
            <w:r w:rsidR="003A3188">
              <w:rPr>
                <w:noProof/>
                <w:webHidden/>
              </w:rPr>
            </w:r>
            <w:r w:rsidR="003A3188">
              <w:rPr>
                <w:noProof/>
                <w:webHidden/>
              </w:rPr>
              <w:fldChar w:fldCharType="separate"/>
            </w:r>
            <w:r w:rsidR="003A3188">
              <w:rPr>
                <w:noProof/>
                <w:webHidden/>
              </w:rPr>
              <w:t>10</w:t>
            </w:r>
            <w:r w:rsidR="003A3188">
              <w:rPr>
                <w:noProof/>
                <w:webHidden/>
              </w:rPr>
              <w:fldChar w:fldCharType="end"/>
            </w:r>
          </w:hyperlink>
        </w:p>
        <w:p w14:paraId="2D9D2185" w14:textId="77777777" w:rsidR="003A3188" w:rsidRDefault="00FC7CF0">
          <w:pPr>
            <w:pStyle w:val="20"/>
            <w:rPr>
              <w:noProof/>
              <w:sz w:val="21"/>
            </w:rPr>
          </w:pPr>
          <w:hyperlink w:anchor="_Toc508613069" w:history="1">
            <w:r w:rsidR="003A3188" w:rsidRPr="00F144FD">
              <w:rPr>
                <w:rStyle w:val="a5"/>
                <w:noProof/>
              </w:rPr>
              <w:t>1.4</w:t>
            </w:r>
            <w:r w:rsidR="003A3188">
              <w:rPr>
                <w:noProof/>
                <w:sz w:val="21"/>
              </w:rPr>
              <w:tab/>
            </w:r>
            <w:r w:rsidR="003A3188" w:rsidRPr="00F144FD">
              <w:rPr>
                <w:rStyle w:val="a5"/>
                <w:rFonts w:hint="eastAsia"/>
                <w:noProof/>
              </w:rPr>
              <w:t>论文组织结构</w:t>
            </w:r>
            <w:r w:rsidR="003A3188">
              <w:rPr>
                <w:noProof/>
                <w:webHidden/>
              </w:rPr>
              <w:tab/>
            </w:r>
            <w:r w:rsidR="003A3188">
              <w:rPr>
                <w:noProof/>
                <w:webHidden/>
              </w:rPr>
              <w:fldChar w:fldCharType="begin"/>
            </w:r>
            <w:r w:rsidR="003A3188">
              <w:rPr>
                <w:noProof/>
                <w:webHidden/>
              </w:rPr>
              <w:instrText xml:space="preserve"> PAGEREF _Toc508613069 \h </w:instrText>
            </w:r>
            <w:r w:rsidR="003A3188">
              <w:rPr>
                <w:noProof/>
                <w:webHidden/>
              </w:rPr>
            </w:r>
            <w:r w:rsidR="003A3188">
              <w:rPr>
                <w:noProof/>
                <w:webHidden/>
              </w:rPr>
              <w:fldChar w:fldCharType="separate"/>
            </w:r>
            <w:r w:rsidR="003A3188">
              <w:rPr>
                <w:noProof/>
                <w:webHidden/>
              </w:rPr>
              <w:t>11</w:t>
            </w:r>
            <w:r w:rsidR="003A3188">
              <w:rPr>
                <w:noProof/>
                <w:webHidden/>
              </w:rPr>
              <w:fldChar w:fldCharType="end"/>
            </w:r>
          </w:hyperlink>
        </w:p>
        <w:p w14:paraId="001BC443" w14:textId="49916765" w:rsidR="003A3188" w:rsidRDefault="00FC7CF0">
          <w:pPr>
            <w:pStyle w:val="10"/>
            <w:tabs>
              <w:tab w:val="left" w:pos="851"/>
            </w:tabs>
            <w:rPr>
              <w:rFonts w:asciiTheme="minorHAnsi" w:eastAsiaTheme="minorEastAsia" w:hAnsiTheme="minorHAnsi"/>
              <w:noProof/>
              <w:sz w:val="21"/>
              <w:szCs w:val="22"/>
            </w:rPr>
          </w:pPr>
          <w:hyperlink w:anchor="_Toc508613070" w:history="1">
            <w:r w:rsidR="003A3188" w:rsidRPr="00F144FD">
              <w:rPr>
                <w:rStyle w:val="a5"/>
                <w:noProof/>
              </w:rPr>
              <w:t>2</w:t>
            </w:r>
            <w:r w:rsidR="003A3188">
              <w:rPr>
                <w:rFonts w:asciiTheme="minorHAnsi" w:eastAsiaTheme="minorEastAsia" w:hAnsiTheme="minorHAnsi"/>
                <w:noProof/>
                <w:sz w:val="21"/>
                <w:szCs w:val="22"/>
              </w:rPr>
              <w:tab/>
            </w:r>
            <w:r w:rsidR="006E2618">
              <w:rPr>
                <w:rStyle w:val="a5"/>
                <w:rFonts w:ascii="宋体" w:eastAsia="宋体" w:hAnsi="宋体" w:hint="eastAsia"/>
                <w:noProof/>
              </w:rPr>
              <w:t>渔业船舶</w:t>
            </w:r>
            <w:r w:rsidR="003A3188" w:rsidRPr="0088685E">
              <w:rPr>
                <w:rStyle w:val="a5"/>
                <w:rFonts w:ascii="宋体" w:eastAsia="宋体" w:hAnsi="宋体" w:hint="eastAsia"/>
                <w:noProof/>
              </w:rPr>
              <w:t>捕捞行为识别算法</w:t>
            </w:r>
            <w:r w:rsidR="003A3188">
              <w:rPr>
                <w:noProof/>
                <w:webHidden/>
              </w:rPr>
              <w:tab/>
            </w:r>
            <w:r w:rsidR="003A3188">
              <w:rPr>
                <w:noProof/>
                <w:webHidden/>
              </w:rPr>
              <w:fldChar w:fldCharType="begin"/>
            </w:r>
            <w:r w:rsidR="003A3188">
              <w:rPr>
                <w:noProof/>
                <w:webHidden/>
              </w:rPr>
              <w:instrText xml:space="preserve"> PAGEREF _Toc508613070 \h </w:instrText>
            </w:r>
            <w:r w:rsidR="003A3188">
              <w:rPr>
                <w:noProof/>
                <w:webHidden/>
              </w:rPr>
            </w:r>
            <w:r w:rsidR="003A3188">
              <w:rPr>
                <w:noProof/>
                <w:webHidden/>
              </w:rPr>
              <w:fldChar w:fldCharType="separate"/>
            </w:r>
            <w:r w:rsidR="003A3188">
              <w:rPr>
                <w:noProof/>
                <w:webHidden/>
              </w:rPr>
              <w:t>12</w:t>
            </w:r>
            <w:r w:rsidR="003A3188">
              <w:rPr>
                <w:noProof/>
                <w:webHidden/>
              </w:rPr>
              <w:fldChar w:fldCharType="end"/>
            </w:r>
          </w:hyperlink>
        </w:p>
        <w:p w14:paraId="4444E2C1" w14:textId="77777777" w:rsidR="003A3188" w:rsidRDefault="00FC7CF0">
          <w:pPr>
            <w:pStyle w:val="20"/>
            <w:rPr>
              <w:noProof/>
              <w:sz w:val="21"/>
            </w:rPr>
          </w:pPr>
          <w:hyperlink w:anchor="_Toc508613071" w:history="1">
            <w:r w:rsidR="003A3188" w:rsidRPr="00F144FD">
              <w:rPr>
                <w:rStyle w:val="a5"/>
                <w:noProof/>
              </w:rPr>
              <w:t>2.1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_Toc508613071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21BBEA99" w14:textId="77777777" w:rsidR="003A3188" w:rsidRDefault="00FC7CF0">
          <w:pPr>
            <w:pStyle w:val="20"/>
            <w:rPr>
              <w:noProof/>
              <w:sz w:val="21"/>
            </w:rPr>
          </w:pPr>
          <w:hyperlink w:anchor="_Toc508613072" w:history="1">
            <w:r w:rsidR="003A3188" w:rsidRPr="00F144FD">
              <w:rPr>
                <w:rStyle w:val="a5"/>
                <w:rFonts w:ascii="黑体" w:hAnsi="黑体"/>
                <w:noProof/>
              </w:rPr>
              <w:t>2.2</w:t>
            </w:r>
            <w:r w:rsidR="003A3188">
              <w:rPr>
                <w:noProof/>
                <w:sz w:val="21"/>
              </w:rPr>
              <w:tab/>
            </w:r>
            <w:r w:rsidR="003A3188" w:rsidRPr="0088685E">
              <w:rPr>
                <w:rStyle w:val="a5"/>
                <w:rFonts w:ascii="Times New Roman" w:eastAsia="宋体" w:hAnsi="Times New Roman" w:cs="Times New Roman"/>
                <w:noProof/>
              </w:rPr>
              <w:t>VMS</w:t>
            </w:r>
            <w:r w:rsidR="003A3188" w:rsidRPr="00F144FD">
              <w:rPr>
                <w:rStyle w:val="a5"/>
                <w:rFonts w:ascii="黑体" w:hAnsi="黑体" w:hint="eastAsia"/>
                <w:noProof/>
              </w:rPr>
              <w:t>数据处理</w:t>
            </w:r>
            <w:r w:rsidR="003A3188">
              <w:rPr>
                <w:noProof/>
                <w:webHidden/>
              </w:rPr>
              <w:tab/>
            </w:r>
            <w:r w:rsidR="003A3188">
              <w:rPr>
                <w:noProof/>
                <w:webHidden/>
              </w:rPr>
              <w:fldChar w:fldCharType="begin"/>
            </w:r>
            <w:r w:rsidR="003A3188">
              <w:rPr>
                <w:noProof/>
                <w:webHidden/>
              </w:rPr>
              <w:instrText xml:space="preserve"> PAGEREF _Toc508613072 \h </w:instrText>
            </w:r>
            <w:r w:rsidR="003A3188">
              <w:rPr>
                <w:noProof/>
                <w:webHidden/>
              </w:rPr>
            </w:r>
            <w:r w:rsidR="003A3188">
              <w:rPr>
                <w:noProof/>
                <w:webHidden/>
              </w:rPr>
              <w:fldChar w:fldCharType="separate"/>
            </w:r>
            <w:r w:rsidR="003A3188">
              <w:rPr>
                <w:noProof/>
                <w:webHidden/>
              </w:rPr>
              <w:t>13</w:t>
            </w:r>
            <w:r w:rsidR="003A3188">
              <w:rPr>
                <w:noProof/>
                <w:webHidden/>
              </w:rPr>
              <w:fldChar w:fldCharType="end"/>
            </w:r>
          </w:hyperlink>
        </w:p>
        <w:p w14:paraId="4123A156" w14:textId="77777777" w:rsidR="003A3188" w:rsidRDefault="00FC7CF0">
          <w:pPr>
            <w:pStyle w:val="20"/>
            <w:rPr>
              <w:noProof/>
              <w:sz w:val="21"/>
            </w:rPr>
          </w:pPr>
          <w:hyperlink w:anchor="_Toc508613073" w:history="1">
            <w:r w:rsidR="003A3188" w:rsidRPr="00F144FD">
              <w:rPr>
                <w:rStyle w:val="a5"/>
                <w:noProof/>
              </w:rPr>
              <w:t>2.3</w:t>
            </w:r>
            <w:r w:rsidR="003A3188">
              <w:rPr>
                <w:noProof/>
                <w:sz w:val="21"/>
              </w:rPr>
              <w:tab/>
            </w:r>
            <w:r w:rsidR="003A3188" w:rsidRPr="00F144FD">
              <w:rPr>
                <w:rStyle w:val="a5"/>
                <w:rFonts w:hint="eastAsia"/>
                <w:noProof/>
              </w:rPr>
              <w:t>港口定位</w:t>
            </w:r>
            <w:r w:rsidR="003A3188">
              <w:rPr>
                <w:noProof/>
                <w:webHidden/>
              </w:rPr>
              <w:tab/>
            </w:r>
            <w:r w:rsidR="003A3188">
              <w:rPr>
                <w:noProof/>
                <w:webHidden/>
              </w:rPr>
              <w:fldChar w:fldCharType="begin"/>
            </w:r>
            <w:r w:rsidR="003A3188">
              <w:rPr>
                <w:noProof/>
                <w:webHidden/>
              </w:rPr>
              <w:instrText xml:space="preserve"> PAGEREF _Toc508613073 \h </w:instrText>
            </w:r>
            <w:r w:rsidR="003A3188">
              <w:rPr>
                <w:noProof/>
                <w:webHidden/>
              </w:rPr>
            </w:r>
            <w:r w:rsidR="003A3188">
              <w:rPr>
                <w:noProof/>
                <w:webHidden/>
              </w:rPr>
              <w:fldChar w:fldCharType="separate"/>
            </w:r>
            <w:r w:rsidR="003A3188">
              <w:rPr>
                <w:noProof/>
                <w:webHidden/>
              </w:rPr>
              <w:t>14</w:t>
            </w:r>
            <w:r w:rsidR="003A3188">
              <w:rPr>
                <w:noProof/>
                <w:webHidden/>
              </w:rPr>
              <w:fldChar w:fldCharType="end"/>
            </w:r>
          </w:hyperlink>
        </w:p>
        <w:p w14:paraId="0EF12B19" w14:textId="77777777" w:rsidR="003A3188" w:rsidRDefault="00FC7CF0">
          <w:pPr>
            <w:pStyle w:val="20"/>
            <w:rPr>
              <w:noProof/>
              <w:sz w:val="21"/>
            </w:rPr>
          </w:pPr>
          <w:hyperlink w:anchor="_Toc508613074" w:history="1">
            <w:r w:rsidR="003A3188" w:rsidRPr="00F144FD">
              <w:rPr>
                <w:rStyle w:val="a5"/>
                <w:noProof/>
              </w:rPr>
              <w:t>2.4</w:t>
            </w:r>
            <w:r w:rsidR="003A3188">
              <w:rPr>
                <w:noProof/>
                <w:sz w:val="21"/>
              </w:rPr>
              <w:tab/>
            </w:r>
            <w:r w:rsidR="003A3188" w:rsidRPr="00F144FD">
              <w:rPr>
                <w:rStyle w:val="a5"/>
                <w:rFonts w:hint="eastAsia"/>
                <w:noProof/>
              </w:rPr>
              <w:t>航次划分</w:t>
            </w:r>
            <w:r w:rsidR="003A3188">
              <w:rPr>
                <w:noProof/>
                <w:webHidden/>
              </w:rPr>
              <w:tab/>
            </w:r>
            <w:r w:rsidR="003A3188">
              <w:rPr>
                <w:noProof/>
                <w:webHidden/>
              </w:rPr>
              <w:fldChar w:fldCharType="begin"/>
            </w:r>
            <w:r w:rsidR="003A3188">
              <w:rPr>
                <w:noProof/>
                <w:webHidden/>
              </w:rPr>
              <w:instrText xml:space="preserve"> PAGEREF _Toc508613074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50F232A" w14:textId="77777777" w:rsidR="003A3188" w:rsidRDefault="00FC7CF0">
          <w:pPr>
            <w:pStyle w:val="20"/>
            <w:rPr>
              <w:noProof/>
              <w:sz w:val="21"/>
            </w:rPr>
          </w:pPr>
          <w:hyperlink w:anchor="_Toc508613075" w:history="1">
            <w:r w:rsidR="003A3188" w:rsidRPr="00F144FD">
              <w:rPr>
                <w:rStyle w:val="a5"/>
                <w:noProof/>
              </w:rPr>
              <w:t>2.5</w:t>
            </w:r>
            <w:r w:rsidR="003A3188">
              <w:rPr>
                <w:noProof/>
                <w:sz w:val="21"/>
              </w:rPr>
              <w:tab/>
            </w:r>
            <w:r w:rsidR="003A3188" w:rsidRPr="00F144FD">
              <w:rPr>
                <w:rStyle w:val="a5"/>
                <w:rFonts w:hint="eastAsia"/>
                <w:noProof/>
              </w:rPr>
              <w:t>捕捞行为识别</w:t>
            </w:r>
            <w:r w:rsidR="003A3188">
              <w:rPr>
                <w:noProof/>
                <w:webHidden/>
              </w:rPr>
              <w:tab/>
            </w:r>
            <w:r w:rsidR="003A3188">
              <w:rPr>
                <w:noProof/>
                <w:webHidden/>
              </w:rPr>
              <w:fldChar w:fldCharType="begin"/>
            </w:r>
            <w:r w:rsidR="003A3188">
              <w:rPr>
                <w:noProof/>
                <w:webHidden/>
              </w:rPr>
              <w:instrText xml:space="preserve"> PAGEREF _Toc508613075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40C4EE3B" w14:textId="77777777" w:rsidR="003A3188" w:rsidRDefault="00FC7CF0">
          <w:pPr>
            <w:pStyle w:val="30"/>
            <w:rPr>
              <w:noProof/>
              <w:sz w:val="21"/>
            </w:rPr>
          </w:pPr>
          <w:hyperlink w:anchor="_Toc508613076" w:history="1">
            <w:r w:rsidR="003A3188" w:rsidRPr="00F144FD">
              <w:rPr>
                <w:rStyle w:val="a5"/>
                <w:noProof/>
              </w:rPr>
              <w:t>2.5.1</w:t>
            </w:r>
            <w:r w:rsidR="003A3188">
              <w:rPr>
                <w:noProof/>
                <w:sz w:val="21"/>
              </w:rPr>
              <w:tab/>
            </w:r>
            <w:r w:rsidR="003A3188" w:rsidRPr="00F144FD">
              <w:rPr>
                <w:rStyle w:val="a5"/>
                <w:rFonts w:hint="eastAsia"/>
                <w:noProof/>
              </w:rPr>
              <w:t>轨迹压缩</w:t>
            </w:r>
            <w:r w:rsidR="003A3188">
              <w:rPr>
                <w:noProof/>
                <w:webHidden/>
              </w:rPr>
              <w:tab/>
            </w:r>
            <w:r w:rsidR="003A3188">
              <w:rPr>
                <w:noProof/>
                <w:webHidden/>
              </w:rPr>
              <w:fldChar w:fldCharType="begin"/>
            </w:r>
            <w:r w:rsidR="003A3188">
              <w:rPr>
                <w:noProof/>
                <w:webHidden/>
              </w:rPr>
              <w:instrText xml:space="preserve"> PAGEREF _Toc508613076 \h </w:instrText>
            </w:r>
            <w:r w:rsidR="003A3188">
              <w:rPr>
                <w:noProof/>
                <w:webHidden/>
              </w:rPr>
            </w:r>
            <w:r w:rsidR="003A3188">
              <w:rPr>
                <w:noProof/>
                <w:webHidden/>
              </w:rPr>
              <w:fldChar w:fldCharType="separate"/>
            </w:r>
            <w:r w:rsidR="003A3188">
              <w:rPr>
                <w:noProof/>
                <w:webHidden/>
              </w:rPr>
              <w:t>17</w:t>
            </w:r>
            <w:r w:rsidR="003A3188">
              <w:rPr>
                <w:noProof/>
                <w:webHidden/>
              </w:rPr>
              <w:fldChar w:fldCharType="end"/>
            </w:r>
          </w:hyperlink>
        </w:p>
        <w:p w14:paraId="5DF41D75" w14:textId="77777777" w:rsidR="003A3188" w:rsidRDefault="00FC7CF0">
          <w:pPr>
            <w:pStyle w:val="30"/>
            <w:rPr>
              <w:noProof/>
              <w:sz w:val="21"/>
            </w:rPr>
          </w:pPr>
          <w:hyperlink w:anchor="_Toc508613077" w:history="1">
            <w:r w:rsidR="003A3188" w:rsidRPr="00F144FD">
              <w:rPr>
                <w:rStyle w:val="a5"/>
                <w:noProof/>
              </w:rPr>
              <w:t>2.5.2</w:t>
            </w:r>
            <w:r w:rsidR="003A3188">
              <w:rPr>
                <w:noProof/>
                <w:sz w:val="21"/>
              </w:rPr>
              <w:tab/>
            </w:r>
            <w:r w:rsidR="003A3188" w:rsidRPr="00F144FD">
              <w:rPr>
                <w:rStyle w:val="a5"/>
                <w:rFonts w:hint="eastAsia"/>
                <w:noProof/>
              </w:rPr>
              <w:t>数学形态学</w:t>
            </w:r>
            <w:r w:rsidR="003A3188">
              <w:rPr>
                <w:noProof/>
                <w:webHidden/>
              </w:rPr>
              <w:tab/>
            </w:r>
            <w:r w:rsidR="003A3188">
              <w:rPr>
                <w:noProof/>
                <w:webHidden/>
              </w:rPr>
              <w:fldChar w:fldCharType="begin"/>
            </w:r>
            <w:r w:rsidR="003A3188">
              <w:rPr>
                <w:noProof/>
                <w:webHidden/>
              </w:rPr>
              <w:instrText xml:space="preserve"> PAGEREF _Toc508613077 \h </w:instrText>
            </w:r>
            <w:r w:rsidR="003A3188">
              <w:rPr>
                <w:noProof/>
                <w:webHidden/>
              </w:rPr>
            </w:r>
            <w:r w:rsidR="003A3188">
              <w:rPr>
                <w:noProof/>
                <w:webHidden/>
              </w:rPr>
              <w:fldChar w:fldCharType="separate"/>
            </w:r>
            <w:r w:rsidR="003A3188">
              <w:rPr>
                <w:noProof/>
                <w:webHidden/>
              </w:rPr>
              <w:t>19</w:t>
            </w:r>
            <w:r w:rsidR="003A3188">
              <w:rPr>
                <w:noProof/>
                <w:webHidden/>
              </w:rPr>
              <w:fldChar w:fldCharType="end"/>
            </w:r>
          </w:hyperlink>
        </w:p>
        <w:p w14:paraId="791AEB0A" w14:textId="77777777" w:rsidR="003A3188" w:rsidRDefault="00FC7CF0">
          <w:pPr>
            <w:pStyle w:val="20"/>
            <w:rPr>
              <w:noProof/>
              <w:sz w:val="21"/>
            </w:rPr>
          </w:pPr>
          <w:hyperlink w:anchor="_Toc508613078" w:history="1">
            <w:r w:rsidR="003A3188" w:rsidRPr="00F144FD">
              <w:rPr>
                <w:rStyle w:val="a5"/>
                <w:noProof/>
              </w:rPr>
              <w:t>2.6</w:t>
            </w:r>
            <w:r w:rsidR="003A3188">
              <w:rPr>
                <w:noProof/>
                <w:sz w:val="21"/>
              </w:rPr>
              <w:tab/>
            </w:r>
            <w:r w:rsidR="003A3188" w:rsidRPr="00F144FD">
              <w:rPr>
                <w:rStyle w:val="a5"/>
                <w:rFonts w:hint="eastAsia"/>
                <w:noProof/>
              </w:rPr>
              <w:t>结果验证与分析</w:t>
            </w:r>
            <w:r w:rsidR="003A3188">
              <w:rPr>
                <w:noProof/>
                <w:webHidden/>
              </w:rPr>
              <w:tab/>
            </w:r>
            <w:r w:rsidR="003A3188">
              <w:rPr>
                <w:noProof/>
                <w:webHidden/>
              </w:rPr>
              <w:fldChar w:fldCharType="begin"/>
            </w:r>
            <w:r w:rsidR="003A3188">
              <w:rPr>
                <w:noProof/>
                <w:webHidden/>
              </w:rPr>
              <w:instrText xml:space="preserve"> PAGEREF _Toc508613078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18B7E129" w14:textId="77777777" w:rsidR="003A3188" w:rsidRDefault="00FC7CF0">
          <w:pPr>
            <w:pStyle w:val="30"/>
            <w:rPr>
              <w:noProof/>
              <w:sz w:val="21"/>
            </w:rPr>
          </w:pPr>
          <w:hyperlink w:anchor="_Toc508613079" w:history="1">
            <w:r w:rsidR="003A3188" w:rsidRPr="00F144FD">
              <w:rPr>
                <w:rStyle w:val="a5"/>
                <w:noProof/>
              </w:rPr>
              <w:t>2.6.1</w:t>
            </w:r>
            <w:r w:rsidR="003A3188">
              <w:rPr>
                <w:noProof/>
                <w:sz w:val="21"/>
              </w:rPr>
              <w:tab/>
            </w:r>
            <w:r w:rsidR="003A3188" w:rsidRPr="00F144FD">
              <w:rPr>
                <w:rStyle w:val="a5"/>
                <w:rFonts w:hint="eastAsia"/>
                <w:noProof/>
              </w:rPr>
              <w:t>结果验证</w:t>
            </w:r>
            <w:r w:rsidR="003A3188">
              <w:rPr>
                <w:noProof/>
                <w:webHidden/>
              </w:rPr>
              <w:tab/>
            </w:r>
            <w:r w:rsidR="003A3188">
              <w:rPr>
                <w:noProof/>
                <w:webHidden/>
              </w:rPr>
              <w:fldChar w:fldCharType="begin"/>
            </w:r>
            <w:r w:rsidR="003A3188">
              <w:rPr>
                <w:noProof/>
                <w:webHidden/>
              </w:rPr>
              <w:instrText xml:space="preserve"> PAGEREF _Toc508613079 \h </w:instrText>
            </w:r>
            <w:r w:rsidR="003A3188">
              <w:rPr>
                <w:noProof/>
                <w:webHidden/>
              </w:rPr>
            </w:r>
            <w:r w:rsidR="003A3188">
              <w:rPr>
                <w:noProof/>
                <w:webHidden/>
              </w:rPr>
              <w:fldChar w:fldCharType="separate"/>
            </w:r>
            <w:r w:rsidR="003A3188">
              <w:rPr>
                <w:noProof/>
                <w:webHidden/>
              </w:rPr>
              <w:t>20</w:t>
            </w:r>
            <w:r w:rsidR="003A3188">
              <w:rPr>
                <w:noProof/>
                <w:webHidden/>
              </w:rPr>
              <w:fldChar w:fldCharType="end"/>
            </w:r>
          </w:hyperlink>
        </w:p>
        <w:p w14:paraId="6145A567" w14:textId="77777777" w:rsidR="003A3188" w:rsidRDefault="00FC7CF0">
          <w:pPr>
            <w:pStyle w:val="30"/>
            <w:rPr>
              <w:noProof/>
              <w:sz w:val="21"/>
            </w:rPr>
          </w:pPr>
          <w:hyperlink w:anchor="_Toc508613080" w:history="1">
            <w:r w:rsidR="003A3188" w:rsidRPr="00F144FD">
              <w:rPr>
                <w:rStyle w:val="a5"/>
                <w:noProof/>
              </w:rPr>
              <w:t>2.6.2</w:t>
            </w:r>
            <w:r w:rsidR="003A3188">
              <w:rPr>
                <w:noProof/>
                <w:sz w:val="21"/>
              </w:rPr>
              <w:tab/>
            </w:r>
            <w:r w:rsidR="003A3188" w:rsidRPr="00F144FD">
              <w:rPr>
                <w:rStyle w:val="a5"/>
                <w:rFonts w:hint="eastAsia"/>
                <w:noProof/>
              </w:rPr>
              <w:t>结果分析</w:t>
            </w:r>
            <w:r w:rsidR="003A3188">
              <w:rPr>
                <w:noProof/>
                <w:webHidden/>
              </w:rPr>
              <w:tab/>
            </w:r>
            <w:r w:rsidR="003A3188">
              <w:rPr>
                <w:noProof/>
                <w:webHidden/>
              </w:rPr>
              <w:fldChar w:fldCharType="begin"/>
            </w:r>
            <w:r w:rsidR="003A3188">
              <w:rPr>
                <w:noProof/>
                <w:webHidden/>
              </w:rPr>
              <w:instrText xml:space="preserve"> PAGEREF _Toc508613080 \h </w:instrText>
            </w:r>
            <w:r w:rsidR="003A3188">
              <w:rPr>
                <w:noProof/>
                <w:webHidden/>
              </w:rPr>
            </w:r>
            <w:r w:rsidR="003A3188">
              <w:rPr>
                <w:noProof/>
                <w:webHidden/>
              </w:rPr>
              <w:fldChar w:fldCharType="separate"/>
            </w:r>
            <w:r w:rsidR="003A3188">
              <w:rPr>
                <w:noProof/>
                <w:webHidden/>
              </w:rPr>
              <w:t>21</w:t>
            </w:r>
            <w:r w:rsidR="003A3188">
              <w:rPr>
                <w:noProof/>
                <w:webHidden/>
              </w:rPr>
              <w:fldChar w:fldCharType="end"/>
            </w:r>
          </w:hyperlink>
        </w:p>
        <w:p w14:paraId="47E75382" w14:textId="77777777" w:rsidR="003A3188" w:rsidRDefault="00FC7CF0">
          <w:pPr>
            <w:pStyle w:val="20"/>
            <w:rPr>
              <w:noProof/>
              <w:sz w:val="21"/>
            </w:rPr>
          </w:pPr>
          <w:hyperlink w:anchor="_Toc508613081" w:history="1">
            <w:r w:rsidR="003A3188" w:rsidRPr="00F144FD">
              <w:rPr>
                <w:rStyle w:val="a5"/>
                <w:noProof/>
              </w:rPr>
              <w:t>2.7</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_Toc508613081 \h </w:instrText>
            </w:r>
            <w:r w:rsidR="003A3188">
              <w:rPr>
                <w:noProof/>
                <w:webHidden/>
              </w:rPr>
            </w:r>
            <w:r w:rsidR="003A3188">
              <w:rPr>
                <w:noProof/>
                <w:webHidden/>
              </w:rPr>
              <w:fldChar w:fldCharType="separate"/>
            </w:r>
            <w:r w:rsidR="003A3188">
              <w:rPr>
                <w:noProof/>
                <w:webHidden/>
              </w:rPr>
              <w:t>22</w:t>
            </w:r>
            <w:r w:rsidR="003A3188">
              <w:rPr>
                <w:noProof/>
                <w:webHidden/>
              </w:rPr>
              <w:fldChar w:fldCharType="end"/>
            </w:r>
          </w:hyperlink>
        </w:p>
        <w:p w14:paraId="107B7C12" w14:textId="12332F35" w:rsidR="003A3188" w:rsidRDefault="00FC7CF0">
          <w:pPr>
            <w:pStyle w:val="10"/>
            <w:tabs>
              <w:tab w:val="left" w:pos="851"/>
            </w:tabs>
            <w:rPr>
              <w:rFonts w:asciiTheme="minorHAnsi" w:eastAsiaTheme="minorEastAsia" w:hAnsiTheme="minorHAnsi"/>
              <w:noProof/>
              <w:sz w:val="21"/>
              <w:szCs w:val="22"/>
            </w:rPr>
          </w:pPr>
          <w:hyperlink w:anchor="_Toc508613082" w:history="1">
            <w:r w:rsidR="003A3188" w:rsidRPr="00F144FD">
              <w:rPr>
                <w:rStyle w:val="a5"/>
                <w:noProof/>
              </w:rPr>
              <w:t>3</w:t>
            </w:r>
            <w:r w:rsidR="003A3188">
              <w:rPr>
                <w:rFonts w:asciiTheme="minorHAnsi" w:eastAsiaTheme="minorEastAsia" w:hAnsiTheme="minorHAnsi"/>
                <w:noProof/>
                <w:sz w:val="21"/>
                <w:szCs w:val="22"/>
              </w:rPr>
              <w:tab/>
            </w:r>
            <w:r w:rsidR="006E2618">
              <w:rPr>
                <w:rStyle w:val="a5"/>
                <w:rFonts w:ascii="宋体" w:eastAsia="宋体" w:hAnsi="宋体" w:hint="eastAsia"/>
                <w:noProof/>
              </w:rPr>
              <w:t>渔业船舶</w:t>
            </w:r>
            <w:r w:rsidR="003A3188" w:rsidRPr="0088685E">
              <w:rPr>
                <w:rStyle w:val="a5"/>
                <w:rFonts w:ascii="宋体" w:eastAsia="宋体" w:hAnsi="宋体" w:hint="eastAsia"/>
                <w:noProof/>
              </w:rPr>
              <w:t>航道识别算法</w:t>
            </w:r>
            <w:r w:rsidR="003A3188">
              <w:rPr>
                <w:noProof/>
                <w:webHidden/>
              </w:rPr>
              <w:tab/>
            </w:r>
            <w:r w:rsidR="003A3188">
              <w:rPr>
                <w:noProof/>
                <w:webHidden/>
              </w:rPr>
              <w:fldChar w:fldCharType="begin"/>
            </w:r>
            <w:r w:rsidR="003A3188">
              <w:rPr>
                <w:noProof/>
                <w:webHidden/>
              </w:rPr>
              <w:instrText xml:space="preserve"> PAGEREF _Toc508613082 \h </w:instrText>
            </w:r>
            <w:r w:rsidR="003A3188">
              <w:rPr>
                <w:noProof/>
                <w:webHidden/>
              </w:rPr>
            </w:r>
            <w:r w:rsidR="003A3188">
              <w:rPr>
                <w:noProof/>
                <w:webHidden/>
              </w:rPr>
              <w:fldChar w:fldCharType="separate"/>
            </w:r>
            <w:r w:rsidR="003A3188">
              <w:rPr>
                <w:noProof/>
                <w:webHidden/>
              </w:rPr>
              <w:t>24</w:t>
            </w:r>
            <w:r w:rsidR="003A3188">
              <w:rPr>
                <w:noProof/>
                <w:webHidden/>
              </w:rPr>
              <w:fldChar w:fldCharType="end"/>
            </w:r>
          </w:hyperlink>
        </w:p>
        <w:p w14:paraId="6C5369D8" w14:textId="77777777" w:rsidR="003A3188" w:rsidRDefault="00FC7CF0">
          <w:pPr>
            <w:pStyle w:val="20"/>
            <w:rPr>
              <w:noProof/>
              <w:sz w:val="21"/>
            </w:rPr>
          </w:pPr>
          <w:hyperlink w:anchor="_Toc508613083" w:history="1">
            <w:r w:rsidR="003A3188" w:rsidRPr="00F144FD">
              <w:rPr>
                <w:rStyle w:val="a5"/>
                <w:noProof/>
              </w:rPr>
              <w:t>3.1</w:t>
            </w:r>
            <w:r w:rsidR="003A3188">
              <w:rPr>
                <w:noProof/>
                <w:sz w:val="21"/>
              </w:rPr>
              <w:tab/>
            </w:r>
            <w:r w:rsidR="003A3188" w:rsidRPr="00F144FD">
              <w:rPr>
                <w:rStyle w:val="a5"/>
                <w:rFonts w:hint="eastAsia"/>
                <w:noProof/>
              </w:rPr>
              <w:t>算法结构</w:t>
            </w:r>
            <w:r w:rsidR="003A3188">
              <w:rPr>
                <w:noProof/>
                <w:webHidden/>
              </w:rPr>
              <w:tab/>
            </w:r>
            <w:r w:rsidR="003A3188">
              <w:rPr>
                <w:noProof/>
                <w:webHidden/>
              </w:rPr>
              <w:fldChar w:fldCharType="begin"/>
            </w:r>
            <w:r w:rsidR="003A3188">
              <w:rPr>
                <w:noProof/>
                <w:webHidden/>
              </w:rPr>
              <w:instrText xml:space="preserve"> PAGEREF _Toc508613083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57108338" w14:textId="77777777" w:rsidR="003A3188" w:rsidRDefault="00FC7CF0">
          <w:pPr>
            <w:pStyle w:val="20"/>
            <w:rPr>
              <w:noProof/>
              <w:sz w:val="21"/>
            </w:rPr>
          </w:pPr>
          <w:hyperlink w:anchor="_Toc508613084" w:history="1">
            <w:r w:rsidR="003A3188" w:rsidRPr="00F144FD">
              <w:rPr>
                <w:rStyle w:val="a5"/>
                <w:noProof/>
              </w:rPr>
              <w:t>3.2</w:t>
            </w:r>
            <w:r w:rsidR="003A3188">
              <w:rPr>
                <w:noProof/>
                <w:sz w:val="21"/>
              </w:rPr>
              <w:tab/>
            </w:r>
            <w:r w:rsidR="003A3188" w:rsidRPr="00F144FD">
              <w:rPr>
                <w:rStyle w:val="a5"/>
                <w:rFonts w:hint="eastAsia"/>
                <w:noProof/>
              </w:rPr>
              <w:t>迭代计算的输入</w:t>
            </w:r>
            <w:r w:rsidR="003A3188">
              <w:rPr>
                <w:noProof/>
                <w:webHidden/>
              </w:rPr>
              <w:tab/>
            </w:r>
            <w:r w:rsidR="003A3188">
              <w:rPr>
                <w:noProof/>
                <w:webHidden/>
              </w:rPr>
              <w:fldChar w:fldCharType="begin"/>
            </w:r>
            <w:r w:rsidR="003A3188">
              <w:rPr>
                <w:noProof/>
                <w:webHidden/>
              </w:rPr>
              <w:instrText xml:space="preserve"> PAGEREF _Toc508613084 \h </w:instrText>
            </w:r>
            <w:r w:rsidR="003A3188">
              <w:rPr>
                <w:noProof/>
                <w:webHidden/>
              </w:rPr>
            </w:r>
            <w:r w:rsidR="003A3188">
              <w:rPr>
                <w:noProof/>
                <w:webHidden/>
              </w:rPr>
              <w:fldChar w:fldCharType="separate"/>
            </w:r>
            <w:r w:rsidR="003A3188">
              <w:rPr>
                <w:noProof/>
                <w:webHidden/>
              </w:rPr>
              <w:t>25</w:t>
            </w:r>
            <w:r w:rsidR="003A3188">
              <w:rPr>
                <w:noProof/>
                <w:webHidden/>
              </w:rPr>
              <w:fldChar w:fldCharType="end"/>
            </w:r>
          </w:hyperlink>
        </w:p>
        <w:p w14:paraId="2F86F002" w14:textId="77777777" w:rsidR="003A3188" w:rsidRDefault="00FC7CF0">
          <w:pPr>
            <w:pStyle w:val="30"/>
            <w:rPr>
              <w:noProof/>
              <w:sz w:val="21"/>
            </w:rPr>
          </w:pPr>
          <w:hyperlink w:anchor="_Toc508613085" w:history="1">
            <w:r w:rsidR="003A3188" w:rsidRPr="00F144FD">
              <w:rPr>
                <w:rStyle w:val="a5"/>
                <w:noProof/>
              </w:rPr>
              <w:t>3.2.1</w:t>
            </w:r>
            <w:r w:rsidR="003A3188">
              <w:rPr>
                <w:noProof/>
                <w:sz w:val="21"/>
              </w:rPr>
              <w:tab/>
            </w:r>
            <w:r w:rsidR="003A3188" w:rsidRPr="00F144FD">
              <w:rPr>
                <w:rStyle w:val="a5"/>
                <w:rFonts w:hint="eastAsia"/>
                <w:noProof/>
              </w:rPr>
              <w:t>轨迹与航行线段</w:t>
            </w:r>
            <w:r w:rsidR="003A3188">
              <w:rPr>
                <w:noProof/>
                <w:webHidden/>
              </w:rPr>
              <w:tab/>
            </w:r>
            <w:r w:rsidR="003A3188">
              <w:rPr>
                <w:noProof/>
                <w:webHidden/>
              </w:rPr>
              <w:fldChar w:fldCharType="begin"/>
            </w:r>
            <w:r w:rsidR="003A3188">
              <w:rPr>
                <w:noProof/>
                <w:webHidden/>
              </w:rPr>
              <w:instrText xml:space="preserve"> PAGEREF _Toc508613085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6B24F72" w14:textId="77777777" w:rsidR="003A3188" w:rsidRDefault="00FC7CF0">
          <w:pPr>
            <w:pStyle w:val="30"/>
            <w:rPr>
              <w:noProof/>
              <w:sz w:val="21"/>
            </w:rPr>
          </w:pPr>
          <w:hyperlink w:anchor="_Toc508613086" w:history="1">
            <w:r w:rsidR="003A3188" w:rsidRPr="00F144FD">
              <w:rPr>
                <w:rStyle w:val="a5"/>
                <w:noProof/>
              </w:rPr>
              <w:t>3.2.2</w:t>
            </w:r>
            <w:r w:rsidR="003A3188">
              <w:rPr>
                <w:noProof/>
                <w:sz w:val="21"/>
              </w:rPr>
              <w:tab/>
            </w:r>
            <w:r w:rsidR="003A3188" w:rsidRPr="00F144FD">
              <w:rPr>
                <w:rStyle w:val="a5"/>
                <w:rFonts w:hint="eastAsia"/>
                <w:noProof/>
              </w:rPr>
              <w:t>捕捞热度图与分层</w:t>
            </w:r>
            <w:r w:rsidR="003A3188">
              <w:rPr>
                <w:noProof/>
                <w:webHidden/>
              </w:rPr>
              <w:tab/>
            </w:r>
            <w:r w:rsidR="003A3188">
              <w:rPr>
                <w:noProof/>
                <w:webHidden/>
              </w:rPr>
              <w:fldChar w:fldCharType="begin"/>
            </w:r>
            <w:r w:rsidR="003A3188">
              <w:rPr>
                <w:noProof/>
                <w:webHidden/>
              </w:rPr>
              <w:instrText xml:space="preserve"> PAGEREF _Toc508613086 \h </w:instrText>
            </w:r>
            <w:r w:rsidR="003A3188">
              <w:rPr>
                <w:noProof/>
                <w:webHidden/>
              </w:rPr>
            </w:r>
            <w:r w:rsidR="003A3188">
              <w:rPr>
                <w:noProof/>
                <w:webHidden/>
              </w:rPr>
              <w:fldChar w:fldCharType="separate"/>
            </w:r>
            <w:r w:rsidR="003A3188">
              <w:rPr>
                <w:noProof/>
                <w:webHidden/>
              </w:rPr>
              <w:t>26</w:t>
            </w:r>
            <w:r w:rsidR="003A3188">
              <w:rPr>
                <w:noProof/>
                <w:webHidden/>
              </w:rPr>
              <w:fldChar w:fldCharType="end"/>
            </w:r>
          </w:hyperlink>
        </w:p>
        <w:p w14:paraId="619EB6A2" w14:textId="77777777" w:rsidR="003A3188" w:rsidRDefault="00FC7CF0">
          <w:pPr>
            <w:pStyle w:val="20"/>
            <w:rPr>
              <w:noProof/>
              <w:sz w:val="21"/>
            </w:rPr>
          </w:pPr>
          <w:hyperlink w:anchor="_Toc508613087" w:history="1">
            <w:r w:rsidR="003A3188" w:rsidRPr="00F144FD">
              <w:rPr>
                <w:rStyle w:val="a5"/>
                <w:noProof/>
              </w:rPr>
              <w:t>3.3</w:t>
            </w:r>
            <w:r w:rsidR="003A3188">
              <w:rPr>
                <w:noProof/>
                <w:sz w:val="21"/>
              </w:rPr>
              <w:tab/>
            </w:r>
            <w:r w:rsidR="003A3188" w:rsidRPr="00F144FD">
              <w:rPr>
                <w:rStyle w:val="a5"/>
                <w:rFonts w:hint="eastAsia"/>
                <w:noProof/>
              </w:rPr>
              <w:t>投票</w:t>
            </w:r>
            <w:r w:rsidR="003A3188">
              <w:rPr>
                <w:noProof/>
                <w:webHidden/>
              </w:rPr>
              <w:tab/>
            </w:r>
            <w:r w:rsidR="003A3188">
              <w:rPr>
                <w:noProof/>
                <w:webHidden/>
              </w:rPr>
              <w:fldChar w:fldCharType="begin"/>
            </w:r>
            <w:r w:rsidR="003A3188">
              <w:rPr>
                <w:noProof/>
                <w:webHidden/>
              </w:rPr>
              <w:instrText xml:space="preserve"> PAGEREF _Toc508613087 \h </w:instrText>
            </w:r>
            <w:r w:rsidR="003A3188">
              <w:rPr>
                <w:noProof/>
                <w:webHidden/>
              </w:rPr>
            </w:r>
            <w:r w:rsidR="003A3188">
              <w:rPr>
                <w:noProof/>
                <w:webHidden/>
              </w:rPr>
              <w:fldChar w:fldCharType="separate"/>
            </w:r>
            <w:r w:rsidR="003A3188">
              <w:rPr>
                <w:noProof/>
                <w:webHidden/>
              </w:rPr>
              <w:t>27</w:t>
            </w:r>
            <w:r w:rsidR="003A3188">
              <w:rPr>
                <w:noProof/>
                <w:webHidden/>
              </w:rPr>
              <w:fldChar w:fldCharType="end"/>
            </w:r>
          </w:hyperlink>
        </w:p>
        <w:p w14:paraId="20D1461C" w14:textId="77777777" w:rsidR="003A3188" w:rsidRDefault="00FC7CF0">
          <w:pPr>
            <w:pStyle w:val="20"/>
            <w:rPr>
              <w:noProof/>
              <w:sz w:val="21"/>
            </w:rPr>
          </w:pPr>
          <w:hyperlink w:anchor="_Toc508613088" w:history="1">
            <w:r w:rsidR="003A3188" w:rsidRPr="00F144FD">
              <w:rPr>
                <w:rStyle w:val="a5"/>
                <w:noProof/>
              </w:rPr>
              <w:t>3.4</w:t>
            </w:r>
            <w:r w:rsidR="003A3188">
              <w:rPr>
                <w:noProof/>
                <w:sz w:val="21"/>
              </w:rPr>
              <w:tab/>
            </w:r>
            <w:r w:rsidR="003A3188" w:rsidRPr="00F144FD">
              <w:rPr>
                <w:rStyle w:val="a5"/>
                <w:rFonts w:hint="eastAsia"/>
                <w:noProof/>
              </w:rPr>
              <w:t>迭代流程</w:t>
            </w:r>
            <w:r w:rsidR="003A3188">
              <w:rPr>
                <w:noProof/>
                <w:webHidden/>
              </w:rPr>
              <w:tab/>
            </w:r>
            <w:r w:rsidR="003A3188">
              <w:rPr>
                <w:noProof/>
                <w:webHidden/>
              </w:rPr>
              <w:fldChar w:fldCharType="begin"/>
            </w:r>
            <w:r w:rsidR="003A3188">
              <w:rPr>
                <w:noProof/>
                <w:webHidden/>
              </w:rPr>
              <w:instrText xml:space="preserve"> PAGEREF _Toc508613088 \h </w:instrText>
            </w:r>
            <w:r w:rsidR="003A3188">
              <w:rPr>
                <w:noProof/>
                <w:webHidden/>
              </w:rPr>
            </w:r>
            <w:r w:rsidR="003A3188">
              <w:rPr>
                <w:noProof/>
                <w:webHidden/>
              </w:rPr>
              <w:fldChar w:fldCharType="separate"/>
            </w:r>
            <w:r w:rsidR="003A3188">
              <w:rPr>
                <w:noProof/>
                <w:webHidden/>
              </w:rPr>
              <w:t>28</w:t>
            </w:r>
            <w:r w:rsidR="003A3188">
              <w:rPr>
                <w:noProof/>
                <w:webHidden/>
              </w:rPr>
              <w:fldChar w:fldCharType="end"/>
            </w:r>
          </w:hyperlink>
        </w:p>
        <w:p w14:paraId="177B712C" w14:textId="2A898893" w:rsidR="003A3188" w:rsidRDefault="00FC7CF0">
          <w:pPr>
            <w:pStyle w:val="20"/>
            <w:rPr>
              <w:noProof/>
              <w:sz w:val="21"/>
            </w:rPr>
          </w:pPr>
          <w:hyperlink w:anchor="_Toc508613089" w:history="1">
            <w:r w:rsidR="003A3188" w:rsidRPr="00F144FD">
              <w:rPr>
                <w:rStyle w:val="a5"/>
                <w:noProof/>
              </w:rPr>
              <w:t>3.5</w:t>
            </w:r>
            <w:r w:rsidR="003A3188">
              <w:rPr>
                <w:noProof/>
                <w:sz w:val="21"/>
              </w:rPr>
              <w:tab/>
            </w:r>
            <w:r w:rsidR="006E2618">
              <w:rPr>
                <w:rStyle w:val="a5"/>
                <w:rFonts w:hint="eastAsia"/>
                <w:noProof/>
              </w:rPr>
              <w:t>渔业船舶</w:t>
            </w:r>
            <w:r w:rsidR="003A3188" w:rsidRPr="00F144FD">
              <w:rPr>
                <w:rStyle w:val="a5"/>
                <w:rFonts w:hint="eastAsia"/>
                <w:noProof/>
              </w:rPr>
              <w:t>航道</w:t>
            </w:r>
            <w:r w:rsidR="003A3188">
              <w:rPr>
                <w:noProof/>
                <w:webHidden/>
              </w:rPr>
              <w:tab/>
            </w:r>
            <w:r w:rsidR="003A3188">
              <w:rPr>
                <w:noProof/>
                <w:webHidden/>
              </w:rPr>
              <w:fldChar w:fldCharType="begin"/>
            </w:r>
            <w:r w:rsidR="003A3188">
              <w:rPr>
                <w:noProof/>
                <w:webHidden/>
              </w:rPr>
              <w:instrText xml:space="preserve"> PAGEREF _Toc508613089 \h </w:instrText>
            </w:r>
            <w:r w:rsidR="003A3188">
              <w:rPr>
                <w:noProof/>
                <w:webHidden/>
              </w:rPr>
            </w:r>
            <w:r w:rsidR="003A3188">
              <w:rPr>
                <w:noProof/>
                <w:webHidden/>
              </w:rPr>
              <w:fldChar w:fldCharType="separate"/>
            </w:r>
            <w:r w:rsidR="003A3188">
              <w:rPr>
                <w:noProof/>
                <w:webHidden/>
              </w:rPr>
              <w:t>30</w:t>
            </w:r>
            <w:r w:rsidR="003A3188">
              <w:rPr>
                <w:noProof/>
                <w:webHidden/>
              </w:rPr>
              <w:fldChar w:fldCharType="end"/>
            </w:r>
          </w:hyperlink>
        </w:p>
        <w:p w14:paraId="75B16605" w14:textId="77777777" w:rsidR="003A3188" w:rsidRDefault="00FC7CF0">
          <w:pPr>
            <w:pStyle w:val="20"/>
            <w:rPr>
              <w:noProof/>
              <w:sz w:val="21"/>
            </w:rPr>
          </w:pPr>
          <w:hyperlink w:anchor="_Toc508613090" w:history="1">
            <w:r w:rsidR="003A3188" w:rsidRPr="00F144FD">
              <w:rPr>
                <w:rStyle w:val="a5"/>
                <w:noProof/>
              </w:rPr>
              <w:t>3.6</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_Toc508613090 \h </w:instrText>
            </w:r>
            <w:r w:rsidR="003A3188">
              <w:rPr>
                <w:noProof/>
                <w:webHidden/>
              </w:rPr>
            </w:r>
            <w:r w:rsidR="003A3188">
              <w:rPr>
                <w:noProof/>
                <w:webHidden/>
              </w:rPr>
              <w:fldChar w:fldCharType="separate"/>
            </w:r>
            <w:r w:rsidR="003A3188">
              <w:rPr>
                <w:noProof/>
                <w:webHidden/>
              </w:rPr>
              <w:t>32</w:t>
            </w:r>
            <w:r w:rsidR="003A3188">
              <w:rPr>
                <w:noProof/>
                <w:webHidden/>
              </w:rPr>
              <w:fldChar w:fldCharType="end"/>
            </w:r>
          </w:hyperlink>
        </w:p>
        <w:p w14:paraId="31A3C122" w14:textId="77777777" w:rsidR="003A3188" w:rsidRDefault="00FC7CF0">
          <w:pPr>
            <w:pStyle w:val="10"/>
            <w:tabs>
              <w:tab w:val="left" w:pos="851"/>
            </w:tabs>
            <w:rPr>
              <w:rFonts w:asciiTheme="minorHAnsi" w:eastAsiaTheme="minorEastAsia" w:hAnsiTheme="minorHAnsi"/>
              <w:noProof/>
              <w:sz w:val="21"/>
              <w:szCs w:val="22"/>
            </w:rPr>
          </w:pPr>
          <w:hyperlink w:anchor="_Toc508613091" w:history="1">
            <w:r w:rsidR="003A3188" w:rsidRPr="00F144FD">
              <w:rPr>
                <w:rStyle w:val="a5"/>
                <w:noProof/>
              </w:rPr>
              <w:t>4</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软件实现</w:t>
            </w:r>
            <w:r w:rsidR="003A3188">
              <w:rPr>
                <w:noProof/>
                <w:webHidden/>
              </w:rPr>
              <w:tab/>
            </w:r>
            <w:r w:rsidR="003A3188">
              <w:rPr>
                <w:noProof/>
                <w:webHidden/>
              </w:rPr>
              <w:fldChar w:fldCharType="begin"/>
            </w:r>
            <w:r w:rsidR="003A3188">
              <w:rPr>
                <w:noProof/>
                <w:webHidden/>
              </w:rPr>
              <w:instrText xml:space="preserve"> PAGEREF _Toc508613091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234FDCE" w14:textId="77777777" w:rsidR="003A3188" w:rsidRDefault="00FC7CF0">
          <w:pPr>
            <w:pStyle w:val="20"/>
            <w:rPr>
              <w:noProof/>
              <w:sz w:val="21"/>
            </w:rPr>
          </w:pPr>
          <w:hyperlink w:anchor="_Toc508613092" w:history="1">
            <w:r w:rsidR="003A3188" w:rsidRPr="00F144FD">
              <w:rPr>
                <w:rStyle w:val="a5"/>
                <w:noProof/>
              </w:rPr>
              <w:t>4.1</w:t>
            </w:r>
            <w:r w:rsidR="003A3188">
              <w:rPr>
                <w:noProof/>
                <w:sz w:val="21"/>
              </w:rPr>
              <w:tab/>
            </w:r>
            <w:r w:rsidR="003A3188" w:rsidRPr="00F144FD">
              <w:rPr>
                <w:rStyle w:val="a5"/>
                <w:rFonts w:hint="eastAsia"/>
                <w:noProof/>
              </w:rPr>
              <w:t>系统架构</w:t>
            </w:r>
            <w:r w:rsidR="003A3188">
              <w:rPr>
                <w:noProof/>
                <w:webHidden/>
              </w:rPr>
              <w:tab/>
            </w:r>
            <w:r w:rsidR="003A3188">
              <w:rPr>
                <w:noProof/>
                <w:webHidden/>
              </w:rPr>
              <w:fldChar w:fldCharType="begin"/>
            </w:r>
            <w:r w:rsidR="003A3188">
              <w:rPr>
                <w:noProof/>
                <w:webHidden/>
              </w:rPr>
              <w:instrText xml:space="preserve"> PAGEREF _Toc508613092 \h </w:instrText>
            </w:r>
            <w:r w:rsidR="003A3188">
              <w:rPr>
                <w:noProof/>
                <w:webHidden/>
              </w:rPr>
            </w:r>
            <w:r w:rsidR="003A3188">
              <w:rPr>
                <w:noProof/>
                <w:webHidden/>
              </w:rPr>
              <w:fldChar w:fldCharType="separate"/>
            </w:r>
            <w:r w:rsidR="003A3188">
              <w:rPr>
                <w:noProof/>
                <w:webHidden/>
              </w:rPr>
              <w:t>33</w:t>
            </w:r>
            <w:r w:rsidR="003A3188">
              <w:rPr>
                <w:noProof/>
                <w:webHidden/>
              </w:rPr>
              <w:fldChar w:fldCharType="end"/>
            </w:r>
          </w:hyperlink>
        </w:p>
        <w:p w14:paraId="75F9BA79" w14:textId="77777777" w:rsidR="003A3188" w:rsidRDefault="00FC7CF0">
          <w:pPr>
            <w:pStyle w:val="20"/>
            <w:rPr>
              <w:noProof/>
              <w:sz w:val="21"/>
            </w:rPr>
          </w:pPr>
          <w:hyperlink w:anchor="_Toc508613093" w:history="1">
            <w:r w:rsidR="003A3188" w:rsidRPr="00F144FD">
              <w:rPr>
                <w:rStyle w:val="a5"/>
                <w:noProof/>
              </w:rPr>
              <w:t>4.2</w:t>
            </w:r>
            <w:r w:rsidR="003A3188">
              <w:rPr>
                <w:noProof/>
                <w:sz w:val="21"/>
              </w:rPr>
              <w:tab/>
            </w:r>
            <w:r w:rsidR="003A3188" w:rsidRPr="00F144FD">
              <w:rPr>
                <w:rStyle w:val="a5"/>
                <w:rFonts w:hint="eastAsia"/>
                <w:noProof/>
              </w:rPr>
              <w:t>数据管理层</w:t>
            </w:r>
            <w:r w:rsidR="003A3188">
              <w:rPr>
                <w:noProof/>
                <w:webHidden/>
              </w:rPr>
              <w:tab/>
            </w:r>
            <w:r w:rsidR="003A3188">
              <w:rPr>
                <w:noProof/>
                <w:webHidden/>
              </w:rPr>
              <w:fldChar w:fldCharType="begin"/>
            </w:r>
            <w:r w:rsidR="003A3188">
              <w:rPr>
                <w:noProof/>
                <w:webHidden/>
              </w:rPr>
              <w:instrText xml:space="preserve"> PAGEREF _Toc508613093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0873B0B7" w14:textId="77777777" w:rsidR="003A3188" w:rsidRDefault="00FC7CF0">
          <w:pPr>
            <w:pStyle w:val="30"/>
            <w:rPr>
              <w:noProof/>
              <w:sz w:val="21"/>
            </w:rPr>
          </w:pPr>
          <w:hyperlink w:anchor="_Toc508613094" w:history="1">
            <w:r w:rsidR="003A3188" w:rsidRPr="00F144FD">
              <w:rPr>
                <w:rStyle w:val="a5"/>
                <w:noProof/>
              </w:rPr>
              <w:t>4.2.1</w:t>
            </w:r>
            <w:r w:rsidR="003A3188">
              <w:rPr>
                <w:noProof/>
                <w:sz w:val="21"/>
              </w:rPr>
              <w:tab/>
            </w:r>
            <w:r w:rsidR="003A3188" w:rsidRPr="00F144FD">
              <w:rPr>
                <w:rStyle w:val="a5"/>
                <w:rFonts w:hint="eastAsia"/>
                <w:noProof/>
              </w:rPr>
              <w:t>文件系统结构</w:t>
            </w:r>
            <w:r w:rsidR="003A3188">
              <w:rPr>
                <w:noProof/>
                <w:webHidden/>
              </w:rPr>
              <w:tab/>
            </w:r>
            <w:r w:rsidR="003A3188">
              <w:rPr>
                <w:noProof/>
                <w:webHidden/>
              </w:rPr>
              <w:fldChar w:fldCharType="begin"/>
            </w:r>
            <w:r w:rsidR="003A3188">
              <w:rPr>
                <w:noProof/>
                <w:webHidden/>
              </w:rPr>
              <w:instrText xml:space="preserve"> PAGEREF _Toc508613094 \h </w:instrText>
            </w:r>
            <w:r w:rsidR="003A3188">
              <w:rPr>
                <w:noProof/>
                <w:webHidden/>
              </w:rPr>
            </w:r>
            <w:r w:rsidR="003A3188">
              <w:rPr>
                <w:noProof/>
                <w:webHidden/>
              </w:rPr>
              <w:fldChar w:fldCharType="separate"/>
            </w:r>
            <w:r w:rsidR="003A3188">
              <w:rPr>
                <w:noProof/>
                <w:webHidden/>
              </w:rPr>
              <w:t>34</w:t>
            </w:r>
            <w:r w:rsidR="003A3188">
              <w:rPr>
                <w:noProof/>
                <w:webHidden/>
              </w:rPr>
              <w:fldChar w:fldCharType="end"/>
            </w:r>
          </w:hyperlink>
        </w:p>
        <w:p w14:paraId="594F2097" w14:textId="77777777" w:rsidR="003A3188" w:rsidRDefault="00FC7CF0">
          <w:pPr>
            <w:pStyle w:val="30"/>
            <w:rPr>
              <w:noProof/>
              <w:sz w:val="21"/>
            </w:rPr>
          </w:pPr>
          <w:hyperlink w:anchor="_Toc508613095" w:history="1">
            <w:r w:rsidR="003A3188" w:rsidRPr="00F144FD">
              <w:rPr>
                <w:rStyle w:val="a5"/>
                <w:noProof/>
              </w:rPr>
              <w:t>4.2.2</w:t>
            </w:r>
            <w:r w:rsidR="003A3188">
              <w:rPr>
                <w:noProof/>
                <w:sz w:val="21"/>
              </w:rPr>
              <w:tab/>
            </w:r>
            <w:r w:rsidR="003A3188" w:rsidRPr="00F144FD">
              <w:rPr>
                <w:rStyle w:val="a5"/>
                <w:rFonts w:hint="eastAsia"/>
                <w:noProof/>
              </w:rPr>
              <w:t>数据处理</w:t>
            </w:r>
            <w:r w:rsidR="003A3188">
              <w:rPr>
                <w:noProof/>
                <w:webHidden/>
              </w:rPr>
              <w:tab/>
            </w:r>
            <w:r w:rsidR="003A3188">
              <w:rPr>
                <w:noProof/>
                <w:webHidden/>
              </w:rPr>
              <w:fldChar w:fldCharType="begin"/>
            </w:r>
            <w:r w:rsidR="003A3188">
              <w:rPr>
                <w:noProof/>
                <w:webHidden/>
              </w:rPr>
              <w:instrText xml:space="preserve"> PAGEREF _Toc508613095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4BA21EF7" w14:textId="77777777" w:rsidR="003A3188" w:rsidRDefault="00FC7CF0">
          <w:pPr>
            <w:pStyle w:val="20"/>
            <w:rPr>
              <w:noProof/>
              <w:sz w:val="21"/>
            </w:rPr>
          </w:pPr>
          <w:hyperlink w:anchor="_Toc508613096" w:history="1">
            <w:r w:rsidR="003A3188" w:rsidRPr="00F144FD">
              <w:rPr>
                <w:rStyle w:val="a5"/>
                <w:noProof/>
              </w:rPr>
              <w:t>4.3</w:t>
            </w:r>
            <w:r w:rsidR="003A3188">
              <w:rPr>
                <w:noProof/>
                <w:sz w:val="21"/>
              </w:rPr>
              <w:tab/>
            </w:r>
            <w:r w:rsidR="003A3188" w:rsidRPr="00F144FD">
              <w:rPr>
                <w:rStyle w:val="a5"/>
                <w:rFonts w:hint="eastAsia"/>
                <w:noProof/>
              </w:rPr>
              <w:t>业务层</w:t>
            </w:r>
            <w:r w:rsidR="003A3188">
              <w:rPr>
                <w:noProof/>
                <w:webHidden/>
              </w:rPr>
              <w:tab/>
            </w:r>
            <w:r w:rsidR="003A3188">
              <w:rPr>
                <w:noProof/>
                <w:webHidden/>
              </w:rPr>
              <w:fldChar w:fldCharType="begin"/>
            </w:r>
            <w:r w:rsidR="003A3188">
              <w:rPr>
                <w:noProof/>
                <w:webHidden/>
              </w:rPr>
              <w:instrText xml:space="preserve"> PAGEREF _Toc508613096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258AC8F7" w14:textId="77777777" w:rsidR="003A3188" w:rsidRDefault="00FC7CF0">
          <w:pPr>
            <w:pStyle w:val="30"/>
            <w:rPr>
              <w:noProof/>
              <w:sz w:val="21"/>
            </w:rPr>
          </w:pPr>
          <w:hyperlink w:anchor="_Toc508613097" w:history="1">
            <w:r w:rsidR="003A3188" w:rsidRPr="00F144FD">
              <w:rPr>
                <w:rStyle w:val="a5"/>
                <w:noProof/>
              </w:rPr>
              <w:t>4.3.1</w:t>
            </w:r>
            <w:r w:rsidR="003A3188">
              <w:rPr>
                <w:noProof/>
                <w:sz w:val="21"/>
              </w:rPr>
              <w:tab/>
            </w:r>
            <w:r w:rsidR="003A3188" w:rsidRPr="00F144FD">
              <w:rPr>
                <w:rStyle w:val="a5"/>
                <w:rFonts w:hint="eastAsia"/>
                <w:noProof/>
              </w:rPr>
              <w:t>港口定位模块</w:t>
            </w:r>
            <w:r w:rsidR="003A3188">
              <w:rPr>
                <w:noProof/>
                <w:webHidden/>
              </w:rPr>
              <w:tab/>
            </w:r>
            <w:r w:rsidR="003A3188">
              <w:rPr>
                <w:noProof/>
                <w:webHidden/>
              </w:rPr>
              <w:fldChar w:fldCharType="begin"/>
            </w:r>
            <w:r w:rsidR="003A3188">
              <w:rPr>
                <w:noProof/>
                <w:webHidden/>
              </w:rPr>
              <w:instrText xml:space="preserve"> PAGEREF _Toc508613097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584C8066" w14:textId="77777777" w:rsidR="003A3188" w:rsidRDefault="00FC7CF0">
          <w:pPr>
            <w:pStyle w:val="30"/>
            <w:rPr>
              <w:noProof/>
              <w:sz w:val="21"/>
            </w:rPr>
          </w:pPr>
          <w:hyperlink w:anchor="_Toc508613098" w:history="1">
            <w:r w:rsidR="003A3188" w:rsidRPr="00F144FD">
              <w:rPr>
                <w:rStyle w:val="a5"/>
                <w:noProof/>
              </w:rPr>
              <w:t>4.3.2</w:t>
            </w:r>
            <w:r w:rsidR="003A3188">
              <w:rPr>
                <w:noProof/>
                <w:sz w:val="21"/>
              </w:rPr>
              <w:tab/>
            </w:r>
            <w:r w:rsidR="003A3188" w:rsidRPr="00F144FD">
              <w:rPr>
                <w:rStyle w:val="a5"/>
                <w:rFonts w:hint="eastAsia"/>
                <w:noProof/>
              </w:rPr>
              <w:t>航次划分模块</w:t>
            </w:r>
            <w:r w:rsidR="003A3188">
              <w:rPr>
                <w:noProof/>
                <w:webHidden/>
              </w:rPr>
              <w:tab/>
            </w:r>
            <w:r w:rsidR="003A3188">
              <w:rPr>
                <w:noProof/>
                <w:webHidden/>
              </w:rPr>
              <w:fldChar w:fldCharType="begin"/>
            </w:r>
            <w:r w:rsidR="003A3188">
              <w:rPr>
                <w:noProof/>
                <w:webHidden/>
              </w:rPr>
              <w:instrText xml:space="preserve"> PAGEREF _Toc508613098 \h </w:instrText>
            </w:r>
            <w:r w:rsidR="003A3188">
              <w:rPr>
                <w:noProof/>
                <w:webHidden/>
              </w:rPr>
            </w:r>
            <w:r w:rsidR="003A3188">
              <w:rPr>
                <w:noProof/>
                <w:webHidden/>
              </w:rPr>
              <w:fldChar w:fldCharType="separate"/>
            </w:r>
            <w:r w:rsidR="003A3188">
              <w:rPr>
                <w:noProof/>
                <w:webHidden/>
              </w:rPr>
              <w:t>35</w:t>
            </w:r>
            <w:r w:rsidR="003A3188">
              <w:rPr>
                <w:noProof/>
                <w:webHidden/>
              </w:rPr>
              <w:fldChar w:fldCharType="end"/>
            </w:r>
          </w:hyperlink>
        </w:p>
        <w:p w14:paraId="09E6ACA3" w14:textId="77777777" w:rsidR="003A3188" w:rsidRDefault="00FC7CF0">
          <w:pPr>
            <w:pStyle w:val="30"/>
            <w:rPr>
              <w:noProof/>
              <w:sz w:val="21"/>
            </w:rPr>
          </w:pPr>
          <w:hyperlink w:anchor="_Toc508613099" w:history="1">
            <w:r w:rsidR="003A3188" w:rsidRPr="00F144FD">
              <w:rPr>
                <w:rStyle w:val="a5"/>
                <w:noProof/>
              </w:rPr>
              <w:t>4.3.3</w:t>
            </w:r>
            <w:r w:rsidR="003A3188">
              <w:rPr>
                <w:noProof/>
                <w:sz w:val="21"/>
              </w:rPr>
              <w:tab/>
            </w:r>
            <w:r w:rsidR="003A3188" w:rsidRPr="00F144FD">
              <w:rPr>
                <w:rStyle w:val="a5"/>
                <w:rFonts w:hint="eastAsia"/>
                <w:noProof/>
              </w:rPr>
              <w:t>捕捞区识别模块</w:t>
            </w:r>
            <w:r w:rsidR="003A3188">
              <w:rPr>
                <w:noProof/>
                <w:webHidden/>
              </w:rPr>
              <w:tab/>
            </w:r>
            <w:r w:rsidR="003A3188">
              <w:rPr>
                <w:noProof/>
                <w:webHidden/>
              </w:rPr>
              <w:fldChar w:fldCharType="begin"/>
            </w:r>
            <w:r w:rsidR="003A3188">
              <w:rPr>
                <w:noProof/>
                <w:webHidden/>
              </w:rPr>
              <w:instrText xml:space="preserve"> PAGEREF _Toc508613099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7179AC0C" w14:textId="77777777" w:rsidR="003A3188" w:rsidRDefault="00FC7CF0">
          <w:pPr>
            <w:pStyle w:val="20"/>
            <w:rPr>
              <w:noProof/>
              <w:sz w:val="21"/>
            </w:rPr>
          </w:pPr>
          <w:hyperlink w:anchor="_Toc508613100" w:history="1">
            <w:r w:rsidR="003A3188" w:rsidRPr="00F144FD">
              <w:rPr>
                <w:rStyle w:val="a5"/>
                <w:noProof/>
              </w:rPr>
              <w:t>4.4</w:t>
            </w:r>
            <w:r w:rsidR="003A3188">
              <w:rPr>
                <w:noProof/>
                <w:sz w:val="21"/>
              </w:rPr>
              <w:tab/>
            </w:r>
            <w:r w:rsidR="003A3188" w:rsidRPr="00F144FD">
              <w:rPr>
                <w:rStyle w:val="a5"/>
                <w:rFonts w:hint="eastAsia"/>
                <w:noProof/>
              </w:rPr>
              <w:t>展示层</w:t>
            </w:r>
            <w:r w:rsidR="003A3188">
              <w:rPr>
                <w:noProof/>
                <w:webHidden/>
              </w:rPr>
              <w:tab/>
            </w:r>
            <w:r w:rsidR="003A3188">
              <w:rPr>
                <w:noProof/>
                <w:webHidden/>
              </w:rPr>
              <w:fldChar w:fldCharType="begin"/>
            </w:r>
            <w:r w:rsidR="003A3188">
              <w:rPr>
                <w:noProof/>
                <w:webHidden/>
              </w:rPr>
              <w:instrText xml:space="preserve"> PAGEREF _Toc508613100 \h </w:instrText>
            </w:r>
            <w:r w:rsidR="003A3188">
              <w:rPr>
                <w:noProof/>
                <w:webHidden/>
              </w:rPr>
            </w:r>
            <w:r w:rsidR="003A3188">
              <w:rPr>
                <w:noProof/>
                <w:webHidden/>
              </w:rPr>
              <w:fldChar w:fldCharType="separate"/>
            </w:r>
            <w:r w:rsidR="003A3188">
              <w:rPr>
                <w:noProof/>
                <w:webHidden/>
              </w:rPr>
              <w:t>36</w:t>
            </w:r>
            <w:r w:rsidR="003A3188">
              <w:rPr>
                <w:noProof/>
                <w:webHidden/>
              </w:rPr>
              <w:fldChar w:fldCharType="end"/>
            </w:r>
          </w:hyperlink>
        </w:p>
        <w:p w14:paraId="63CA4975" w14:textId="77777777" w:rsidR="003A3188" w:rsidRDefault="00FC7CF0">
          <w:pPr>
            <w:pStyle w:val="30"/>
            <w:rPr>
              <w:noProof/>
              <w:sz w:val="21"/>
            </w:rPr>
          </w:pPr>
          <w:hyperlink w:anchor="_Toc508613101" w:history="1">
            <w:r w:rsidR="003A3188" w:rsidRPr="00F144FD">
              <w:rPr>
                <w:rStyle w:val="a5"/>
                <w:noProof/>
              </w:rPr>
              <w:t>4.4.1</w:t>
            </w:r>
            <w:r w:rsidR="003A3188">
              <w:rPr>
                <w:noProof/>
                <w:sz w:val="21"/>
              </w:rPr>
              <w:tab/>
            </w:r>
            <w:r w:rsidR="003A3188" w:rsidRPr="00F144FD">
              <w:rPr>
                <w:rStyle w:val="a5"/>
                <w:rFonts w:hint="eastAsia"/>
                <w:noProof/>
              </w:rPr>
              <w:t>导入数据</w:t>
            </w:r>
            <w:r w:rsidR="003A3188">
              <w:rPr>
                <w:noProof/>
                <w:webHidden/>
              </w:rPr>
              <w:tab/>
            </w:r>
            <w:r w:rsidR="003A3188">
              <w:rPr>
                <w:noProof/>
                <w:webHidden/>
              </w:rPr>
              <w:fldChar w:fldCharType="begin"/>
            </w:r>
            <w:r w:rsidR="003A3188">
              <w:rPr>
                <w:noProof/>
                <w:webHidden/>
              </w:rPr>
              <w:instrText xml:space="preserve"> PAGEREF _Toc508613101 \h </w:instrText>
            </w:r>
            <w:r w:rsidR="003A3188">
              <w:rPr>
                <w:noProof/>
                <w:webHidden/>
              </w:rPr>
            </w:r>
            <w:r w:rsidR="003A3188">
              <w:rPr>
                <w:noProof/>
                <w:webHidden/>
              </w:rPr>
              <w:fldChar w:fldCharType="separate"/>
            </w:r>
            <w:r w:rsidR="003A3188">
              <w:rPr>
                <w:noProof/>
                <w:webHidden/>
              </w:rPr>
              <w:t>38</w:t>
            </w:r>
            <w:r w:rsidR="003A3188">
              <w:rPr>
                <w:noProof/>
                <w:webHidden/>
              </w:rPr>
              <w:fldChar w:fldCharType="end"/>
            </w:r>
          </w:hyperlink>
        </w:p>
        <w:p w14:paraId="62710C81" w14:textId="77777777" w:rsidR="003A3188" w:rsidRDefault="00FC7CF0">
          <w:pPr>
            <w:pStyle w:val="30"/>
            <w:rPr>
              <w:noProof/>
              <w:sz w:val="21"/>
            </w:rPr>
          </w:pPr>
          <w:hyperlink w:anchor="_Toc508613102" w:history="1">
            <w:r w:rsidR="003A3188" w:rsidRPr="00F144FD">
              <w:rPr>
                <w:rStyle w:val="a5"/>
                <w:noProof/>
              </w:rPr>
              <w:t>4.4.2</w:t>
            </w:r>
            <w:r w:rsidR="003A3188">
              <w:rPr>
                <w:noProof/>
                <w:sz w:val="21"/>
              </w:rPr>
              <w:tab/>
            </w:r>
            <w:r w:rsidR="003A3188" w:rsidRPr="00F144FD">
              <w:rPr>
                <w:rStyle w:val="a5"/>
                <w:rFonts w:hint="eastAsia"/>
                <w:noProof/>
              </w:rPr>
              <w:t>保存</w:t>
            </w:r>
            <w:r w:rsidR="003A3188">
              <w:rPr>
                <w:noProof/>
                <w:webHidden/>
              </w:rPr>
              <w:tab/>
            </w:r>
            <w:r w:rsidR="003A3188">
              <w:rPr>
                <w:noProof/>
                <w:webHidden/>
              </w:rPr>
              <w:fldChar w:fldCharType="begin"/>
            </w:r>
            <w:r w:rsidR="003A3188">
              <w:rPr>
                <w:noProof/>
                <w:webHidden/>
              </w:rPr>
              <w:instrText xml:space="preserve"> PAGEREF _Toc508613102 \h </w:instrText>
            </w:r>
            <w:r w:rsidR="003A3188">
              <w:rPr>
                <w:noProof/>
                <w:webHidden/>
              </w:rPr>
            </w:r>
            <w:r w:rsidR="003A3188">
              <w:rPr>
                <w:noProof/>
                <w:webHidden/>
              </w:rPr>
              <w:fldChar w:fldCharType="separate"/>
            </w:r>
            <w:r w:rsidR="003A3188">
              <w:rPr>
                <w:noProof/>
                <w:webHidden/>
              </w:rPr>
              <w:t>39</w:t>
            </w:r>
            <w:r w:rsidR="003A3188">
              <w:rPr>
                <w:noProof/>
                <w:webHidden/>
              </w:rPr>
              <w:fldChar w:fldCharType="end"/>
            </w:r>
          </w:hyperlink>
        </w:p>
        <w:p w14:paraId="25F9AC7F" w14:textId="77777777" w:rsidR="003A3188" w:rsidRDefault="00FC7CF0">
          <w:pPr>
            <w:pStyle w:val="30"/>
            <w:rPr>
              <w:noProof/>
              <w:sz w:val="21"/>
            </w:rPr>
          </w:pPr>
          <w:hyperlink w:anchor="_Toc508613103" w:history="1">
            <w:r w:rsidR="003A3188" w:rsidRPr="00F144FD">
              <w:rPr>
                <w:rStyle w:val="a5"/>
                <w:noProof/>
              </w:rPr>
              <w:t>4.4.3</w:t>
            </w:r>
            <w:r w:rsidR="003A3188">
              <w:rPr>
                <w:noProof/>
                <w:sz w:val="21"/>
              </w:rPr>
              <w:tab/>
            </w:r>
            <w:r w:rsidR="003A3188" w:rsidRPr="00F144FD">
              <w:rPr>
                <w:rStyle w:val="a5"/>
                <w:rFonts w:hint="eastAsia"/>
                <w:noProof/>
              </w:rPr>
              <w:t>退出</w:t>
            </w:r>
            <w:r w:rsidR="003A3188">
              <w:rPr>
                <w:noProof/>
                <w:webHidden/>
              </w:rPr>
              <w:tab/>
            </w:r>
            <w:r w:rsidR="003A3188">
              <w:rPr>
                <w:noProof/>
                <w:webHidden/>
              </w:rPr>
              <w:fldChar w:fldCharType="begin"/>
            </w:r>
            <w:r w:rsidR="003A3188">
              <w:rPr>
                <w:noProof/>
                <w:webHidden/>
              </w:rPr>
              <w:instrText xml:space="preserve"> PAGEREF _Toc508613103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765B52BC" w14:textId="77777777" w:rsidR="003A3188" w:rsidRDefault="00FC7CF0">
          <w:pPr>
            <w:pStyle w:val="30"/>
            <w:rPr>
              <w:noProof/>
              <w:sz w:val="21"/>
            </w:rPr>
          </w:pPr>
          <w:hyperlink w:anchor="_Toc508613104" w:history="1">
            <w:r w:rsidR="003A3188" w:rsidRPr="00F144FD">
              <w:rPr>
                <w:rStyle w:val="a5"/>
                <w:noProof/>
              </w:rPr>
              <w:t>4.4.4</w:t>
            </w:r>
            <w:r w:rsidR="003A3188">
              <w:rPr>
                <w:noProof/>
                <w:sz w:val="21"/>
              </w:rPr>
              <w:tab/>
            </w:r>
            <w:r w:rsidR="003A3188" w:rsidRPr="00F144FD">
              <w:rPr>
                <w:rStyle w:val="a5"/>
                <w:rFonts w:hint="eastAsia"/>
                <w:noProof/>
              </w:rPr>
              <w:t>时间选择</w:t>
            </w:r>
            <w:r w:rsidR="003A3188">
              <w:rPr>
                <w:noProof/>
                <w:webHidden/>
              </w:rPr>
              <w:tab/>
            </w:r>
            <w:r w:rsidR="003A3188">
              <w:rPr>
                <w:noProof/>
                <w:webHidden/>
              </w:rPr>
              <w:fldChar w:fldCharType="begin"/>
            </w:r>
            <w:r w:rsidR="003A3188">
              <w:rPr>
                <w:noProof/>
                <w:webHidden/>
              </w:rPr>
              <w:instrText xml:space="preserve"> PAGEREF _Toc508613104 \h </w:instrText>
            </w:r>
            <w:r w:rsidR="003A3188">
              <w:rPr>
                <w:noProof/>
                <w:webHidden/>
              </w:rPr>
            </w:r>
            <w:r w:rsidR="003A3188">
              <w:rPr>
                <w:noProof/>
                <w:webHidden/>
              </w:rPr>
              <w:fldChar w:fldCharType="separate"/>
            </w:r>
            <w:r w:rsidR="003A3188">
              <w:rPr>
                <w:noProof/>
                <w:webHidden/>
              </w:rPr>
              <w:t>40</w:t>
            </w:r>
            <w:r w:rsidR="003A3188">
              <w:rPr>
                <w:noProof/>
                <w:webHidden/>
              </w:rPr>
              <w:fldChar w:fldCharType="end"/>
            </w:r>
          </w:hyperlink>
        </w:p>
        <w:p w14:paraId="2881E4E5" w14:textId="0BFBBC28" w:rsidR="003A3188" w:rsidRDefault="00FC7CF0">
          <w:pPr>
            <w:pStyle w:val="30"/>
            <w:rPr>
              <w:noProof/>
              <w:sz w:val="21"/>
            </w:rPr>
          </w:pPr>
          <w:hyperlink w:anchor="_Toc508613105" w:history="1">
            <w:r w:rsidR="003A3188" w:rsidRPr="00F144FD">
              <w:rPr>
                <w:rStyle w:val="a5"/>
                <w:noProof/>
              </w:rPr>
              <w:t>4.4.5</w:t>
            </w:r>
            <w:r w:rsidR="003A3188">
              <w:rPr>
                <w:noProof/>
                <w:sz w:val="21"/>
              </w:rPr>
              <w:tab/>
            </w:r>
            <w:r w:rsidR="006E2618">
              <w:rPr>
                <w:rStyle w:val="a5"/>
                <w:rFonts w:hint="eastAsia"/>
                <w:noProof/>
              </w:rPr>
              <w:t>渔业船舶</w:t>
            </w:r>
            <w:r w:rsidR="003A3188" w:rsidRPr="00F144FD">
              <w:rPr>
                <w:rStyle w:val="a5"/>
                <w:rFonts w:hint="eastAsia"/>
                <w:noProof/>
              </w:rPr>
              <w:t>选择</w:t>
            </w:r>
            <w:r w:rsidR="003A3188">
              <w:rPr>
                <w:noProof/>
                <w:webHidden/>
              </w:rPr>
              <w:tab/>
            </w:r>
            <w:r w:rsidR="003A3188">
              <w:rPr>
                <w:noProof/>
                <w:webHidden/>
              </w:rPr>
              <w:fldChar w:fldCharType="begin"/>
            </w:r>
            <w:r w:rsidR="003A3188">
              <w:rPr>
                <w:noProof/>
                <w:webHidden/>
              </w:rPr>
              <w:instrText xml:space="preserve"> PAGEREF _Toc508613105 \h </w:instrText>
            </w:r>
            <w:r w:rsidR="003A3188">
              <w:rPr>
                <w:noProof/>
                <w:webHidden/>
              </w:rPr>
            </w:r>
            <w:r w:rsidR="003A3188">
              <w:rPr>
                <w:noProof/>
                <w:webHidden/>
              </w:rPr>
              <w:fldChar w:fldCharType="separate"/>
            </w:r>
            <w:r w:rsidR="003A3188">
              <w:rPr>
                <w:noProof/>
                <w:webHidden/>
              </w:rPr>
              <w:t>41</w:t>
            </w:r>
            <w:r w:rsidR="003A3188">
              <w:rPr>
                <w:noProof/>
                <w:webHidden/>
              </w:rPr>
              <w:fldChar w:fldCharType="end"/>
            </w:r>
          </w:hyperlink>
        </w:p>
        <w:p w14:paraId="1A36DC91" w14:textId="77777777" w:rsidR="003A3188" w:rsidRDefault="00FC7CF0">
          <w:pPr>
            <w:pStyle w:val="30"/>
            <w:rPr>
              <w:noProof/>
              <w:sz w:val="21"/>
            </w:rPr>
          </w:pPr>
          <w:hyperlink w:anchor="_Toc508613106" w:history="1">
            <w:r w:rsidR="003A3188" w:rsidRPr="00F144FD">
              <w:rPr>
                <w:rStyle w:val="a5"/>
                <w:noProof/>
              </w:rPr>
              <w:t>4.4.6</w:t>
            </w:r>
            <w:r w:rsidR="003A3188">
              <w:rPr>
                <w:noProof/>
                <w:sz w:val="21"/>
              </w:rPr>
              <w:tab/>
            </w:r>
            <w:r w:rsidR="003A3188" w:rsidRPr="00F144FD">
              <w:rPr>
                <w:rStyle w:val="a5"/>
                <w:rFonts w:hint="eastAsia"/>
                <w:noProof/>
              </w:rPr>
              <w:t>航次编号</w:t>
            </w:r>
            <w:r w:rsidR="003A3188">
              <w:rPr>
                <w:noProof/>
                <w:webHidden/>
              </w:rPr>
              <w:tab/>
            </w:r>
            <w:r w:rsidR="003A3188">
              <w:rPr>
                <w:noProof/>
                <w:webHidden/>
              </w:rPr>
              <w:fldChar w:fldCharType="begin"/>
            </w:r>
            <w:r w:rsidR="003A3188">
              <w:rPr>
                <w:noProof/>
                <w:webHidden/>
              </w:rPr>
              <w:instrText xml:space="preserve"> PAGEREF _Toc508613106 \h </w:instrText>
            </w:r>
            <w:r w:rsidR="003A3188">
              <w:rPr>
                <w:noProof/>
                <w:webHidden/>
              </w:rPr>
            </w:r>
            <w:r w:rsidR="003A3188">
              <w:rPr>
                <w:noProof/>
                <w:webHidden/>
              </w:rPr>
              <w:fldChar w:fldCharType="separate"/>
            </w:r>
            <w:r w:rsidR="003A3188">
              <w:rPr>
                <w:noProof/>
                <w:webHidden/>
              </w:rPr>
              <w:t>42</w:t>
            </w:r>
            <w:r w:rsidR="003A3188">
              <w:rPr>
                <w:noProof/>
                <w:webHidden/>
              </w:rPr>
              <w:fldChar w:fldCharType="end"/>
            </w:r>
          </w:hyperlink>
        </w:p>
        <w:p w14:paraId="45B86311" w14:textId="77777777" w:rsidR="003A3188" w:rsidRDefault="00FC7CF0">
          <w:pPr>
            <w:pStyle w:val="30"/>
            <w:rPr>
              <w:noProof/>
              <w:sz w:val="21"/>
            </w:rPr>
          </w:pPr>
          <w:hyperlink w:anchor="_Toc508613107" w:history="1">
            <w:r w:rsidR="003A3188" w:rsidRPr="00F144FD">
              <w:rPr>
                <w:rStyle w:val="a5"/>
                <w:noProof/>
              </w:rPr>
              <w:t>4.4.7</w:t>
            </w:r>
            <w:r w:rsidR="003A3188">
              <w:rPr>
                <w:noProof/>
                <w:sz w:val="21"/>
              </w:rPr>
              <w:tab/>
            </w:r>
            <w:r w:rsidR="003A3188" w:rsidRPr="00F144FD">
              <w:rPr>
                <w:rStyle w:val="a5"/>
                <w:rFonts w:hint="eastAsia"/>
                <w:noProof/>
              </w:rPr>
              <w:t>捕捞区统计热度图</w:t>
            </w:r>
            <w:r w:rsidR="003A3188">
              <w:rPr>
                <w:noProof/>
                <w:webHidden/>
              </w:rPr>
              <w:tab/>
            </w:r>
            <w:r w:rsidR="003A3188">
              <w:rPr>
                <w:noProof/>
                <w:webHidden/>
              </w:rPr>
              <w:fldChar w:fldCharType="begin"/>
            </w:r>
            <w:r w:rsidR="003A3188">
              <w:rPr>
                <w:noProof/>
                <w:webHidden/>
              </w:rPr>
              <w:instrText xml:space="preserve"> PAGEREF _Toc508613107 \h </w:instrText>
            </w:r>
            <w:r w:rsidR="003A3188">
              <w:rPr>
                <w:noProof/>
                <w:webHidden/>
              </w:rPr>
            </w:r>
            <w:r w:rsidR="003A3188">
              <w:rPr>
                <w:noProof/>
                <w:webHidden/>
              </w:rPr>
              <w:fldChar w:fldCharType="separate"/>
            </w:r>
            <w:r w:rsidR="003A3188">
              <w:rPr>
                <w:noProof/>
                <w:webHidden/>
              </w:rPr>
              <w:t>43</w:t>
            </w:r>
            <w:r w:rsidR="003A3188">
              <w:rPr>
                <w:noProof/>
                <w:webHidden/>
              </w:rPr>
              <w:fldChar w:fldCharType="end"/>
            </w:r>
          </w:hyperlink>
        </w:p>
        <w:p w14:paraId="4DBD6C73" w14:textId="77777777" w:rsidR="003A3188" w:rsidRDefault="00FC7CF0">
          <w:pPr>
            <w:pStyle w:val="30"/>
            <w:rPr>
              <w:noProof/>
              <w:sz w:val="21"/>
            </w:rPr>
          </w:pPr>
          <w:hyperlink w:anchor="_Toc508613108" w:history="1">
            <w:r w:rsidR="003A3188" w:rsidRPr="00F144FD">
              <w:rPr>
                <w:rStyle w:val="a5"/>
                <w:noProof/>
              </w:rPr>
              <w:t>4.4.8</w:t>
            </w:r>
            <w:r w:rsidR="003A3188">
              <w:rPr>
                <w:noProof/>
                <w:sz w:val="21"/>
              </w:rPr>
              <w:tab/>
            </w:r>
            <w:r w:rsidR="003A3188" w:rsidRPr="00F144FD">
              <w:rPr>
                <w:rStyle w:val="a5"/>
                <w:rFonts w:hint="eastAsia"/>
                <w:noProof/>
              </w:rPr>
              <w:t>港口分布图</w:t>
            </w:r>
            <w:r w:rsidR="003A3188">
              <w:rPr>
                <w:noProof/>
                <w:webHidden/>
              </w:rPr>
              <w:tab/>
            </w:r>
            <w:r w:rsidR="003A3188">
              <w:rPr>
                <w:noProof/>
                <w:webHidden/>
              </w:rPr>
              <w:fldChar w:fldCharType="begin"/>
            </w:r>
            <w:r w:rsidR="003A3188">
              <w:rPr>
                <w:noProof/>
                <w:webHidden/>
              </w:rPr>
              <w:instrText xml:space="preserve"> PAGEREF _Toc508613108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76F6597B" w14:textId="77777777" w:rsidR="003A3188" w:rsidRDefault="00FC7CF0">
          <w:pPr>
            <w:pStyle w:val="30"/>
            <w:rPr>
              <w:noProof/>
              <w:sz w:val="21"/>
            </w:rPr>
          </w:pPr>
          <w:hyperlink w:anchor="_Toc508613109" w:history="1">
            <w:r w:rsidR="003A3188" w:rsidRPr="00F144FD">
              <w:rPr>
                <w:rStyle w:val="a5"/>
                <w:noProof/>
              </w:rPr>
              <w:t>4.4.9</w:t>
            </w:r>
            <w:r w:rsidR="003A3188">
              <w:rPr>
                <w:noProof/>
                <w:sz w:val="21"/>
              </w:rPr>
              <w:tab/>
            </w:r>
            <w:r w:rsidR="003A3188" w:rsidRPr="00F144FD">
              <w:rPr>
                <w:rStyle w:val="a5"/>
                <w:rFonts w:hint="eastAsia"/>
                <w:noProof/>
              </w:rPr>
              <w:t>示意图操作</w:t>
            </w:r>
            <w:r w:rsidR="003A3188">
              <w:rPr>
                <w:noProof/>
                <w:webHidden/>
              </w:rPr>
              <w:tab/>
            </w:r>
            <w:r w:rsidR="003A3188">
              <w:rPr>
                <w:noProof/>
                <w:webHidden/>
              </w:rPr>
              <w:fldChar w:fldCharType="begin"/>
            </w:r>
            <w:r w:rsidR="003A3188">
              <w:rPr>
                <w:noProof/>
                <w:webHidden/>
              </w:rPr>
              <w:instrText xml:space="preserve"> PAGEREF _Toc508613109 \h </w:instrText>
            </w:r>
            <w:r w:rsidR="003A3188">
              <w:rPr>
                <w:noProof/>
                <w:webHidden/>
              </w:rPr>
            </w:r>
            <w:r w:rsidR="003A3188">
              <w:rPr>
                <w:noProof/>
                <w:webHidden/>
              </w:rPr>
              <w:fldChar w:fldCharType="separate"/>
            </w:r>
            <w:r w:rsidR="003A3188">
              <w:rPr>
                <w:noProof/>
                <w:webHidden/>
              </w:rPr>
              <w:t>44</w:t>
            </w:r>
            <w:r w:rsidR="003A3188">
              <w:rPr>
                <w:noProof/>
                <w:webHidden/>
              </w:rPr>
              <w:fldChar w:fldCharType="end"/>
            </w:r>
          </w:hyperlink>
        </w:p>
        <w:p w14:paraId="63D3BE7D" w14:textId="77777777" w:rsidR="003A3188" w:rsidRDefault="00FC7CF0">
          <w:pPr>
            <w:pStyle w:val="20"/>
            <w:rPr>
              <w:noProof/>
              <w:sz w:val="21"/>
            </w:rPr>
          </w:pPr>
          <w:hyperlink w:anchor="_Toc508613110" w:history="1">
            <w:r w:rsidR="003A3188" w:rsidRPr="00F144FD">
              <w:rPr>
                <w:rStyle w:val="a5"/>
                <w:noProof/>
              </w:rPr>
              <w:t>4.5</w:t>
            </w:r>
            <w:r w:rsidR="003A3188">
              <w:rPr>
                <w:noProof/>
                <w:sz w:val="21"/>
              </w:rPr>
              <w:tab/>
            </w:r>
            <w:r w:rsidR="003A3188" w:rsidRPr="00F144FD">
              <w:rPr>
                <w:rStyle w:val="a5"/>
                <w:rFonts w:hint="eastAsia"/>
                <w:noProof/>
              </w:rPr>
              <w:t>本章小结</w:t>
            </w:r>
            <w:r w:rsidR="003A3188">
              <w:rPr>
                <w:noProof/>
                <w:webHidden/>
              </w:rPr>
              <w:tab/>
            </w:r>
            <w:r w:rsidR="003A3188">
              <w:rPr>
                <w:noProof/>
                <w:webHidden/>
              </w:rPr>
              <w:fldChar w:fldCharType="begin"/>
            </w:r>
            <w:r w:rsidR="003A3188">
              <w:rPr>
                <w:noProof/>
                <w:webHidden/>
              </w:rPr>
              <w:instrText xml:space="preserve"> PAGEREF _Toc508613110 \h </w:instrText>
            </w:r>
            <w:r w:rsidR="003A3188">
              <w:rPr>
                <w:noProof/>
                <w:webHidden/>
              </w:rPr>
            </w:r>
            <w:r w:rsidR="003A3188">
              <w:rPr>
                <w:noProof/>
                <w:webHidden/>
              </w:rPr>
              <w:fldChar w:fldCharType="separate"/>
            </w:r>
            <w:r w:rsidR="003A3188">
              <w:rPr>
                <w:noProof/>
                <w:webHidden/>
              </w:rPr>
              <w:t>45</w:t>
            </w:r>
            <w:r w:rsidR="003A3188">
              <w:rPr>
                <w:noProof/>
                <w:webHidden/>
              </w:rPr>
              <w:fldChar w:fldCharType="end"/>
            </w:r>
          </w:hyperlink>
        </w:p>
        <w:p w14:paraId="4D3FB686" w14:textId="77777777" w:rsidR="003A3188" w:rsidRDefault="00FC7CF0">
          <w:pPr>
            <w:pStyle w:val="10"/>
            <w:tabs>
              <w:tab w:val="left" w:pos="851"/>
            </w:tabs>
            <w:rPr>
              <w:rFonts w:asciiTheme="minorHAnsi" w:eastAsiaTheme="minorEastAsia" w:hAnsiTheme="minorHAnsi"/>
              <w:noProof/>
              <w:sz w:val="21"/>
              <w:szCs w:val="22"/>
            </w:rPr>
          </w:pPr>
          <w:hyperlink w:anchor="_Toc508613111" w:history="1">
            <w:r w:rsidR="003A3188" w:rsidRPr="00F144FD">
              <w:rPr>
                <w:rStyle w:val="a5"/>
                <w:noProof/>
              </w:rPr>
              <w:t>5</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总结与展望</w:t>
            </w:r>
            <w:r w:rsidR="003A3188">
              <w:rPr>
                <w:noProof/>
                <w:webHidden/>
              </w:rPr>
              <w:tab/>
            </w:r>
            <w:r w:rsidR="003A3188">
              <w:rPr>
                <w:noProof/>
                <w:webHidden/>
              </w:rPr>
              <w:fldChar w:fldCharType="begin"/>
            </w:r>
            <w:r w:rsidR="003A3188">
              <w:rPr>
                <w:noProof/>
                <w:webHidden/>
              </w:rPr>
              <w:instrText xml:space="preserve"> PAGEREF _Toc508613111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204A08D9" w14:textId="77777777" w:rsidR="003A3188" w:rsidRDefault="00FC7CF0">
          <w:pPr>
            <w:pStyle w:val="20"/>
            <w:rPr>
              <w:noProof/>
              <w:sz w:val="21"/>
            </w:rPr>
          </w:pPr>
          <w:hyperlink w:anchor="_Toc508613112" w:history="1">
            <w:r w:rsidR="003A3188" w:rsidRPr="00F144FD">
              <w:rPr>
                <w:rStyle w:val="a5"/>
                <w:noProof/>
              </w:rPr>
              <w:t>5.1</w:t>
            </w:r>
            <w:r w:rsidR="003A3188">
              <w:rPr>
                <w:noProof/>
                <w:sz w:val="21"/>
              </w:rPr>
              <w:tab/>
            </w:r>
            <w:r w:rsidR="003A3188" w:rsidRPr="00F144FD">
              <w:rPr>
                <w:rStyle w:val="a5"/>
                <w:rFonts w:hint="eastAsia"/>
                <w:noProof/>
              </w:rPr>
              <w:t>总结</w:t>
            </w:r>
            <w:r w:rsidR="003A3188">
              <w:rPr>
                <w:noProof/>
                <w:webHidden/>
              </w:rPr>
              <w:tab/>
            </w:r>
            <w:r w:rsidR="003A3188">
              <w:rPr>
                <w:noProof/>
                <w:webHidden/>
              </w:rPr>
              <w:fldChar w:fldCharType="begin"/>
            </w:r>
            <w:r w:rsidR="003A3188">
              <w:rPr>
                <w:noProof/>
                <w:webHidden/>
              </w:rPr>
              <w:instrText xml:space="preserve"> PAGEREF _Toc508613112 \h </w:instrText>
            </w:r>
            <w:r w:rsidR="003A3188">
              <w:rPr>
                <w:noProof/>
                <w:webHidden/>
              </w:rPr>
            </w:r>
            <w:r w:rsidR="003A3188">
              <w:rPr>
                <w:noProof/>
                <w:webHidden/>
              </w:rPr>
              <w:fldChar w:fldCharType="separate"/>
            </w:r>
            <w:r w:rsidR="003A3188">
              <w:rPr>
                <w:noProof/>
                <w:webHidden/>
              </w:rPr>
              <w:t>46</w:t>
            </w:r>
            <w:r w:rsidR="003A3188">
              <w:rPr>
                <w:noProof/>
                <w:webHidden/>
              </w:rPr>
              <w:fldChar w:fldCharType="end"/>
            </w:r>
          </w:hyperlink>
        </w:p>
        <w:p w14:paraId="53424253" w14:textId="77777777" w:rsidR="003A3188" w:rsidRDefault="00FC7CF0">
          <w:pPr>
            <w:pStyle w:val="20"/>
            <w:rPr>
              <w:noProof/>
              <w:sz w:val="21"/>
            </w:rPr>
          </w:pPr>
          <w:hyperlink w:anchor="_Toc508613113" w:history="1">
            <w:r w:rsidR="003A3188" w:rsidRPr="00F144FD">
              <w:rPr>
                <w:rStyle w:val="a5"/>
                <w:noProof/>
              </w:rPr>
              <w:t>5.2</w:t>
            </w:r>
            <w:r w:rsidR="003A3188">
              <w:rPr>
                <w:noProof/>
                <w:sz w:val="21"/>
              </w:rPr>
              <w:tab/>
            </w:r>
            <w:r w:rsidR="003A3188" w:rsidRPr="00F144FD">
              <w:rPr>
                <w:rStyle w:val="a5"/>
                <w:rFonts w:hint="eastAsia"/>
                <w:noProof/>
              </w:rPr>
              <w:t>展望</w:t>
            </w:r>
            <w:r w:rsidR="003A3188">
              <w:rPr>
                <w:noProof/>
                <w:webHidden/>
              </w:rPr>
              <w:tab/>
            </w:r>
            <w:r w:rsidR="003A3188">
              <w:rPr>
                <w:noProof/>
                <w:webHidden/>
              </w:rPr>
              <w:fldChar w:fldCharType="begin"/>
            </w:r>
            <w:r w:rsidR="003A3188">
              <w:rPr>
                <w:noProof/>
                <w:webHidden/>
              </w:rPr>
              <w:instrText xml:space="preserve"> PAGEREF _Toc508613113 \h </w:instrText>
            </w:r>
            <w:r w:rsidR="003A3188">
              <w:rPr>
                <w:noProof/>
                <w:webHidden/>
              </w:rPr>
            </w:r>
            <w:r w:rsidR="003A3188">
              <w:rPr>
                <w:noProof/>
                <w:webHidden/>
              </w:rPr>
              <w:fldChar w:fldCharType="separate"/>
            </w:r>
            <w:r w:rsidR="003A3188">
              <w:rPr>
                <w:noProof/>
                <w:webHidden/>
              </w:rPr>
              <w:t>47</w:t>
            </w:r>
            <w:r w:rsidR="003A3188">
              <w:rPr>
                <w:noProof/>
                <w:webHidden/>
              </w:rPr>
              <w:fldChar w:fldCharType="end"/>
            </w:r>
          </w:hyperlink>
        </w:p>
        <w:p w14:paraId="2FF74DA9" w14:textId="77777777" w:rsidR="003A3188" w:rsidRDefault="00FC7CF0">
          <w:pPr>
            <w:pStyle w:val="10"/>
            <w:tabs>
              <w:tab w:val="left" w:pos="851"/>
            </w:tabs>
            <w:rPr>
              <w:rFonts w:asciiTheme="minorHAnsi" w:eastAsiaTheme="minorEastAsia" w:hAnsiTheme="minorHAnsi"/>
              <w:noProof/>
              <w:sz w:val="21"/>
              <w:szCs w:val="22"/>
            </w:rPr>
          </w:pPr>
          <w:hyperlink w:anchor="_Toc508613114" w:history="1">
            <w:r w:rsidR="003A3188" w:rsidRPr="00F144FD">
              <w:rPr>
                <w:rStyle w:val="a5"/>
                <w:noProof/>
              </w:rPr>
              <w:t>6</w:t>
            </w:r>
            <w:r w:rsidR="003A3188">
              <w:rPr>
                <w:rFonts w:asciiTheme="minorHAnsi" w:eastAsiaTheme="minorEastAsia" w:hAnsiTheme="minorHAnsi"/>
                <w:noProof/>
                <w:sz w:val="21"/>
                <w:szCs w:val="22"/>
              </w:rPr>
              <w:tab/>
            </w:r>
            <w:r w:rsidR="003A3188" w:rsidRPr="0088685E">
              <w:rPr>
                <w:rStyle w:val="a5"/>
                <w:rFonts w:ascii="宋体" w:eastAsia="宋体" w:hAnsi="宋体" w:hint="eastAsia"/>
                <w:noProof/>
              </w:rPr>
              <w:t>参考文献</w:t>
            </w:r>
            <w:r w:rsidR="003A3188">
              <w:rPr>
                <w:noProof/>
                <w:webHidden/>
              </w:rPr>
              <w:tab/>
            </w:r>
            <w:r w:rsidR="003A3188">
              <w:rPr>
                <w:noProof/>
                <w:webHidden/>
              </w:rPr>
              <w:fldChar w:fldCharType="begin"/>
            </w:r>
            <w:r w:rsidR="003A3188">
              <w:rPr>
                <w:noProof/>
                <w:webHidden/>
              </w:rPr>
              <w:instrText xml:space="preserve"> PAGEREF _Toc508613114 \h </w:instrText>
            </w:r>
            <w:r w:rsidR="003A3188">
              <w:rPr>
                <w:noProof/>
                <w:webHidden/>
              </w:rPr>
            </w:r>
            <w:r w:rsidR="003A3188">
              <w:rPr>
                <w:noProof/>
                <w:webHidden/>
              </w:rPr>
              <w:fldChar w:fldCharType="separate"/>
            </w:r>
            <w:r w:rsidR="003A3188">
              <w:rPr>
                <w:noProof/>
                <w:webHidden/>
              </w:rPr>
              <w:t>48</w:t>
            </w:r>
            <w:r w:rsidR="003A3188">
              <w:rPr>
                <w:noProof/>
                <w:webHidden/>
              </w:rPr>
              <w:fldChar w:fldCharType="end"/>
            </w:r>
          </w:hyperlink>
        </w:p>
        <w:p w14:paraId="5BA50CF8" w14:textId="3D6B0843" w:rsidR="003A3188" w:rsidRDefault="003A3188">
          <w:r>
            <w:rPr>
              <w:b/>
              <w:bCs/>
              <w:lang w:val="zh-CN"/>
            </w:rPr>
            <w:fldChar w:fldCharType="end"/>
          </w:r>
        </w:p>
      </w:sdtContent>
    </w:sdt>
    <w:p w14:paraId="5D3A26EF" w14:textId="64B37E18" w:rsidR="005C34A2" w:rsidRPr="003A3188" w:rsidRDefault="005C34A2" w:rsidP="0075781D">
      <w:pPr>
        <w:widowControl/>
        <w:spacing w:line="360" w:lineRule="auto"/>
        <w:jc w:val="left"/>
        <w:rPr>
          <w:rFonts w:asciiTheme="minorEastAsia" w:hAnsiTheme="minorEastAsia"/>
          <w:szCs w:val="24"/>
        </w:rPr>
      </w:pPr>
    </w:p>
    <w:p w14:paraId="1AF483FB" w14:textId="77777777" w:rsidR="005C34A2" w:rsidRPr="00BC7F8E" w:rsidRDefault="005C34A2" w:rsidP="0075781D">
      <w:pPr>
        <w:widowControl/>
        <w:spacing w:line="360" w:lineRule="auto"/>
        <w:jc w:val="left"/>
        <w:rPr>
          <w:rFonts w:asciiTheme="minorEastAsia" w:hAnsiTheme="minorEastAsia"/>
          <w:szCs w:val="24"/>
        </w:rPr>
      </w:pPr>
      <w:r w:rsidRPr="00BC7F8E">
        <w:rPr>
          <w:rFonts w:asciiTheme="minorEastAsia" w:hAnsiTheme="minorEastAsia"/>
          <w:szCs w:val="24"/>
        </w:rPr>
        <w:br w:type="page"/>
      </w:r>
    </w:p>
    <w:p w14:paraId="3177EFE7" w14:textId="77777777" w:rsidR="00A8168A" w:rsidRPr="00BD2A04" w:rsidRDefault="000D5949" w:rsidP="0088685E">
      <w:pPr>
        <w:pStyle w:val="1"/>
        <w:keepNext w:val="0"/>
        <w:keepLines w:val="0"/>
        <w:numPr>
          <w:ilvl w:val="0"/>
          <w:numId w:val="20"/>
        </w:numPr>
        <w:spacing w:line="300" w:lineRule="auto"/>
      </w:pPr>
      <w:bookmarkStart w:id="2" w:name="_Toc508612992"/>
      <w:bookmarkStart w:id="3" w:name="_Toc508613065"/>
      <w:r w:rsidRPr="00BC7F8E">
        <w:rPr>
          <w:rFonts w:hint="eastAsia"/>
        </w:rPr>
        <w:lastRenderedPageBreak/>
        <w:t>引言</w:t>
      </w:r>
      <w:bookmarkEnd w:id="2"/>
      <w:bookmarkEnd w:id="3"/>
    </w:p>
    <w:p w14:paraId="613B41D7" w14:textId="0EBF3B61" w:rsidR="000D5949" w:rsidRPr="00BA11CF" w:rsidRDefault="000D5949" w:rsidP="0088685E">
      <w:pPr>
        <w:spacing w:line="300" w:lineRule="auto"/>
        <w:rPr>
          <w:rFonts w:ascii="Times New Roman" w:hAnsi="Times New Roman" w:cs="Times New Roman"/>
          <w:szCs w:val="24"/>
        </w:rPr>
      </w:pPr>
      <w:r w:rsidRPr="00BC7F8E">
        <w:rPr>
          <w:rFonts w:asciiTheme="minorEastAsia" w:hAnsiTheme="minorEastAsia" w:hint="eastAsia"/>
          <w:szCs w:val="24"/>
        </w:rPr>
        <w:tab/>
      </w:r>
      <w:r w:rsidR="00EE112B">
        <w:rPr>
          <w:rFonts w:ascii="Times New Roman" w:hAnsi="Times New Roman" w:cs="Times New Roman"/>
          <w:szCs w:val="24"/>
        </w:rPr>
        <w:t>本章首先介绍船舶轨迹数据的研究背景；</w:t>
      </w:r>
      <w:r w:rsidR="00EE112B">
        <w:rPr>
          <w:rFonts w:ascii="Times New Roman" w:hAnsi="Times New Roman" w:cs="Times New Roman" w:hint="eastAsia"/>
          <w:szCs w:val="24"/>
        </w:rPr>
        <w:t>然后，</w:t>
      </w:r>
      <w:r w:rsidR="00EE112B">
        <w:rPr>
          <w:rFonts w:ascii="Times New Roman" w:hAnsi="Times New Roman" w:cs="Times New Roman"/>
          <w:szCs w:val="24"/>
        </w:rPr>
        <w:t>概述基于</w:t>
      </w:r>
      <w:r w:rsidR="00EE112B">
        <w:rPr>
          <w:rFonts w:ascii="Times New Roman" w:hAnsi="Times New Roman" w:cs="Times New Roman"/>
          <w:szCs w:val="24"/>
        </w:rPr>
        <w:t>VMS</w:t>
      </w:r>
      <w:r w:rsidR="00EE112B">
        <w:rPr>
          <w:rFonts w:ascii="Times New Roman" w:hAnsi="Times New Roman" w:cs="Times New Roman"/>
          <w:szCs w:val="24"/>
        </w:rPr>
        <w:t>数据的国内外研究现状以及轨迹数据</w:t>
      </w:r>
      <w:r w:rsidR="00EE112B">
        <w:rPr>
          <w:rFonts w:ascii="Times New Roman" w:hAnsi="Times New Roman" w:cs="Times New Roman" w:hint="eastAsia"/>
          <w:szCs w:val="24"/>
        </w:rPr>
        <w:t>分析</w:t>
      </w:r>
      <w:r w:rsidR="00EE112B">
        <w:rPr>
          <w:rFonts w:ascii="Times New Roman" w:hAnsi="Times New Roman" w:cs="Times New Roman"/>
          <w:szCs w:val="24"/>
        </w:rPr>
        <w:t>研究成果；</w:t>
      </w:r>
      <w:r w:rsidR="00EE112B">
        <w:rPr>
          <w:rFonts w:ascii="Times New Roman" w:hAnsi="Times New Roman" w:cs="Times New Roman" w:hint="eastAsia"/>
          <w:szCs w:val="24"/>
        </w:rPr>
        <w:t>进而</w:t>
      </w:r>
      <w:r w:rsidR="00EE112B">
        <w:rPr>
          <w:rFonts w:ascii="Times New Roman" w:hAnsi="Times New Roman" w:cs="Times New Roman"/>
          <w:szCs w:val="24"/>
        </w:rPr>
        <w:t>总结了本文的研究内容</w:t>
      </w:r>
      <w:r w:rsidR="00EE112B">
        <w:rPr>
          <w:rFonts w:ascii="Times New Roman" w:hAnsi="Times New Roman" w:cs="Times New Roman" w:hint="eastAsia"/>
          <w:szCs w:val="24"/>
        </w:rPr>
        <w:t>和</w:t>
      </w:r>
      <w:r w:rsidR="00EE112B">
        <w:rPr>
          <w:rFonts w:ascii="Times New Roman" w:hAnsi="Times New Roman" w:cs="Times New Roman"/>
          <w:szCs w:val="24"/>
        </w:rPr>
        <w:t>贡献；最后对全文的组织架构进行了简要说明</w:t>
      </w:r>
      <w:r w:rsidR="00CF5840" w:rsidRPr="00BA11CF">
        <w:rPr>
          <w:rFonts w:ascii="Times New Roman" w:hAnsi="Times New Roman" w:cs="Times New Roman"/>
          <w:szCs w:val="24"/>
        </w:rPr>
        <w:t>。</w:t>
      </w:r>
    </w:p>
    <w:p w14:paraId="3959B58A" w14:textId="77777777" w:rsidR="00CF5840" w:rsidRPr="00BC7F8E" w:rsidRDefault="00CF5840" w:rsidP="0088685E">
      <w:pPr>
        <w:pStyle w:val="2"/>
        <w:keepNext w:val="0"/>
        <w:keepLines w:val="0"/>
        <w:numPr>
          <w:ilvl w:val="1"/>
          <w:numId w:val="20"/>
        </w:numPr>
        <w:spacing w:line="300" w:lineRule="auto"/>
        <w:ind w:left="565" w:hangingChars="201" w:hanging="565"/>
      </w:pPr>
      <w:bookmarkStart w:id="4" w:name="_Toc508612993"/>
      <w:bookmarkStart w:id="5" w:name="_Toc508613066"/>
      <w:r w:rsidRPr="00BC7F8E">
        <w:rPr>
          <w:rFonts w:hint="eastAsia"/>
        </w:rPr>
        <w:t>研究背景与意义</w:t>
      </w:r>
      <w:bookmarkEnd w:id="4"/>
      <w:bookmarkEnd w:id="5"/>
    </w:p>
    <w:p w14:paraId="5DEDA881" w14:textId="77777777" w:rsidR="00EE112B" w:rsidRPr="00EE112B" w:rsidRDefault="00EE112B" w:rsidP="00EE112B">
      <w:pPr>
        <w:spacing w:line="360" w:lineRule="auto"/>
        <w:ind w:firstLine="420"/>
        <w:rPr>
          <w:rFonts w:ascii="Times New Roman" w:hAnsi="Times New Roman" w:cs="Times New Roman"/>
          <w:szCs w:val="24"/>
        </w:rPr>
      </w:pPr>
      <w:bookmarkStart w:id="6" w:name="_Toc508612994"/>
      <w:bookmarkStart w:id="7" w:name="_Toc508613067"/>
      <w:r w:rsidRPr="00EE112B">
        <w:rPr>
          <w:rFonts w:ascii="Times New Roman" w:hAnsi="Times New Roman" w:cs="Times New Roman"/>
          <w:szCs w:val="24"/>
        </w:rPr>
        <w:t>我国海洋国土面积约</w:t>
      </w:r>
      <w:r w:rsidRPr="00EE112B">
        <w:rPr>
          <w:rFonts w:ascii="Times New Roman" w:hAnsi="Times New Roman" w:cs="Times New Roman"/>
          <w:szCs w:val="24"/>
        </w:rPr>
        <w:t>300</w:t>
      </w:r>
      <w:r w:rsidRPr="00EE112B">
        <w:rPr>
          <w:rFonts w:ascii="Times New Roman" w:hAnsi="Times New Roman" w:cs="Times New Roman"/>
          <w:szCs w:val="24"/>
        </w:rPr>
        <w:t>万平方公里，南北纬横跨近</w:t>
      </w:r>
      <w:r w:rsidRPr="00EE112B">
        <w:rPr>
          <w:rFonts w:ascii="Times New Roman" w:hAnsi="Times New Roman" w:cs="Times New Roman"/>
          <w:szCs w:val="24"/>
        </w:rPr>
        <w:t>40</w:t>
      </w:r>
      <w:r w:rsidRPr="00EE112B">
        <w:rPr>
          <w:rFonts w:ascii="Times New Roman" w:hAnsi="Times New Roman" w:cs="Times New Roman"/>
          <w:szCs w:val="24"/>
        </w:rPr>
        <w:t>度</w:t>
      </w:r>
      <w:r w:rsidRPr="00EE112B">
        <w:rPr>
          <w:rFonts w:ascii="Times New Roman" w:hAnsi="Times New Roman" w:cs="Times New Roman" w:hint="eastAsia"/>
          <w:szCs w:val="24"/>
        </w:rPr>
        <w:t>，</w:t>
      </w:r>
      <w:r w:rsidRPr="00EE112B">
        <w:rPr>
          <w:rFonts w:ascii="Times New Roman" w:hAnsi="Times New Roman" w:cs="Times New Roman"/>
          <w:szCs w:val="24"/>
        </w:rPr>
        <w:t>蕴含了丰富的渔业资源，不仅</w:t>
      </w:r>
      <w:r w:rsidRPr="00EE112B">
        <w:rPr>
          <w:rFonts w:ascii="Times New Roman" w:hAnsi="Times New Roman" w:cs="Times New Roman" w:hint="eastAsia"/>
          <w:szCs w:val="24"/>
        </w:rPr>
        <w:t>提供着</w:t>
      </w:r>
      <w:r w:rsidRPr="00EE112B">
        <w:rPr>
          <w:rFonts w:ascii="Times New Roman" w:hAnsi="Times New Roman" w:cs="Times New Roman"/>
          <w:szCs w:val="24"/>
        </w:rPr>
        <w:t>丰富</w:t>
      </w:r>
      <w:r w:rsidRPr="00EE112B">
        <w:rPr>
          <w:rFonts w:ascii="Times New Roman" w:hAnsi="Times New Roman" w:cs="Times New Roman" w:hint="eastAsia"/>
          <w:szCs w:val="24"/>
        </w:rPr>
        <w:t>的</w:t>
      </w:r>
      <w:r w:rsidRPr="00EE112B">
        <w:rPr>
          <w:rFonts w:ascii="Times New Roman" w:hAnsi="Times New Roman" w:cs="Times New Roman"/>
          <w:szCs w:val="24"/>
        </w:rPr>
        <w:t>食物，</w:t>
      </w:r>
      <w:r w:rsidRPr="00EE112B">
        <w:rPr>
          <w:rFonts w:ascii="Times New Roman" w:hAnsi="Times New Roman" w:cs="Times New Roman" w:hint="eastAsia"/>
          <w:szCs w:val="24"/>
        </w:rPr>
        <w:t>也保证着渔业从业人员的</w:t>
      </w:r>
      <w:r w:rsidRPr="00EE112B">
        <w:rPr>
          <w:rFonts w:ascii="Times New Roman" w:hAnsi="Times New Roman" w:cs="Times New Roman"/>
          <w:szCs w:val="24"/>
        </w:rPr>
        <w:t>劳动收入</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
      </w:r>
      <w:r w:rsidRPr="00EE112B">
        <w:rPr>
          <w:rFonts w:ascii="Times New Roman" w:hAnsi="Times New Roman" w:cs="Times New Roman"/>
          <w:szCs w:val="24"/>
          <w:vertAlign w:val="superscript"/>
        </w:rPr>
        <w:t>]</w:t>
      </w:r>
      <w:r w:rsidRPr="00EE112B">
        <w:rPr>
          <w:rFonts w:ascii="Times New Roman" w:hAnsi="Times New Roman" w:cs="Times New Roman"/>
          <w:szCs w:val="24"/>
        </w:rPr>
        <w:t>。但是近年来，我国近海渔业资源日趋枯竭，原因一方面在于市场需求不断扩大，渔民在利益驱使下</w:t>
      </w:r>
      <w:r w:rsidRPr="00EE112B">
        <w:rPr>
          <w:rFonts w:ascii="Times New Roman" w:hAnsi="Times New Roman" w:cs="Times New Roman"/>
          <w:szCs w:val="24"/>
        </w:rPr>
        <w:t>“</w:t>
      </w:r>
      <w:r w:rsidRPr="00EE112B">
        <w:rPr>
          <w:rFonts w:ascii="Times New Roman" w:hAnsi="Times New Roman" w:cs="Times New Roman"/>
          <w:szCs w:val="24"/>
        </w:rPr>
        <w:t>竭泽而渔</w:t>
      </w:r>
      <w:r w:rsidRPr="00EE112B">
        <w:rPr>
          <w:rFonts w:ascii="Times New Roman" w:hAnsi="Times New Roman" w:cs="Times New Roman"/>
          <w:szCs w:val="24"/>
        </w:rPr>
        <w:t>”</w:t>
      </w:r>
      <w:r w:rsidRPr="00EE112B">
        <w:rPr>
          <w:rFonts w:ascii="Times New Roman" w:hAnsi="Times New Roman" w:cs="Times New Roman"/>
          <w:szCs w:val="24"/>
        </w:rPr>
        <w:t>，严重破坏了海洋生态平衡</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3"/>
      </w:r>
      <w:r w:rsidRPr="00EE112B">
        <w:rPr>
          <w:rFonts w:ascii="Times New Roman" w:hAnsi="Times New Roman" w:cs="Times New Roman"/>
          <w:szCs w:val="24"/>
          <w:vertAlign w:val="superscript"/>
        </w:rPr>
        <w:t>]</w:t>
      </w:r>
      <w:r w:rsidRPr="00EE112B">
        <w:rPr>
          <w:rFonts w:ascii="Times New Roman" w:hAnsi="Times New Roman" w:cs="Times New Roman"/>
          <w:szCs w:val="24"/>
        </w:rPr>
        <w:t>；另一方面，渔民的捕捞行为依赖于口耳相传的经验，容易造成局部区域的过度捕捞，缺乏系统科学的指导</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4"/>
      </w:r>
      <w:r w:rsidRPr="00EE112B">
        <w:rPr>
          <w:rFonts w:ascii="Times New Roman" w:hAnsi="Times New Roman" w:cs="Times New Roman"/>
          <w:szCs w:val="24"/>
          <w:vertAlign w:val="superscript"/>
        </w:rPr>
        <w:t>]</w:t>
      </w:r>
      <w:r w:rsidRPr="00EE112B">
        <w:rPr>
          <w:rFonts w:ascii="Times New Roman" w:hAnsi="Times New Roman" w:cs="Times New Roman"/>
          <w:szCs w:val="24"/>
        </w:rPr>
        <w:t>。为了规范渔业生产，实现海洋资源的可持续性利用，中国农业部出台了一系列举措。单以伏季休渔为例，在</w:t>
      </w:r>
      <w:r w:rsidRPr="00EE112B">
        <w:rPr>
          <w:rFonts w:ascii="Times New Roman" w:hAnsi="Times New Roman" w:cs="Times New Roman"/>
          <w:szCs w:val="24"/>
        </w:rPr>
        <w:t>2013</w:t>
      </w:r>
      <w:r w:rsidRPr="00EE112B">
        <w:rPr>
          <w:rFonts w:ascii="Times New Roman" w:hAnsi="Times New Roman" w:cs="Times New Roman"/>
          <w:szCs w:val="24"/>
        </w:rPr>
        <w:t>年延长各海域不同类型渔业船舶禁渔期为</w:t>
      </w:r>
      <w:r w:rsidRPr="00EE112B">
        <w:rPr>
          <w:rFonts w:ascii="Times New Roman" w:hAnsi="Times New Roman" w:cs="Times New Roman"/>
          <w:szCs w:val="24"/>
        </w:rPr>
        <w:t>2</w:t>
      </w:r>
      <w:r w:rsidRPr="00EE112B">
        <w:rPr>
          <w:rFonts w:ascii="Times New Roman" w:hAnsi="Times New Roman" w:cs="Times New Roman"/>
          <w:szCs w:val="24"/>
        </w:rPr>
        <w:t>至</w:t>
      </w:r>
      <w:r w:rsidRPr="00EE112B">
        <w:rPr>
          <w:rFonts w:ascii="Times New Roman" w:hAnsi="Times New Roman" w:cs="Times New Roman"/>
          <w:szCs w:val="24"/>
        </w:rPr>
        <w:t>3</w:t>
      </w:r>
      <w:r w:rsidRPr="00EE112B">
        <w:rPr>
          <w:rFonts w:ascii="Times New Roman" w:hAnsi="Times New Roman" w:cs="Times New Roman"/>
          <w:szCs w:val="24"/>
        </w:rPr>
        <w:t>个月之后，</w:t>
      </w:r>
      <w:r w:rsidRPr="00EE112B">
        <w:rPr>
          <w:rFonts w:ascii="Times New Roman" w:hAnsi="Times New Roman" w:cs="Times New Roman"/>
          <w:szCs w:val="24"/>
        </w:rPr>
        <w:t>2017</w:t>
      </w:r>
      <w:r w:rsidRPr="00EE112B">
        <w:rPr>
          <w:rFonts w:ascii="Times New Roman" w:hAnsi="Times New Roman" w:cs="Times New Roman"/>
          <w:szCs w:val="24"/>
        </w:rPr>
        <w:t>年初，再次调整禁渔期，且在原有基础上又普遍延长一个月</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5"/>
      </w:r>
      <w:r w:rsidRPr="00EE112B">
        <w:rPr>
          <w:rFonts w:ascii="Times New Roman" w:hAnsi="Times New Roman" w:cs="Times New Roman"/>
          <w:szCs w:val="24"/>
          <w:vertAlign w:val="superscript"/>
        </w:rPr>
        <w:t>]</w:t>
      </w:r>
      <w:r w:rsidRPr="00EE112B">
        <w:rPr>
          <w:rFonts w:ascii="Times New Roman" w:hAnsi="Times New Roman" w:cs="Times New Roman"/>
          <w:szCs w:val="24"/>
        </w:rPr>
        <w:t>。同时，</w:t>
      </w:r>
      <w:r w:rsidRPr="00EE112B">
        <w:rPr>
          <w:rFonts w:ascii="Times New Roman" w:hAnsi="Times New Roman" w:cs="Times New Roman"/>
          <w:szCs w:val="24"/>
        </w:rPr>
        <w:t>2017</w:t>
      </w:r>
      <w:r w:rsidRPr="00EE112B">
        <w:rPr>
          <w:rFonts w:ascii="Times New Roman" w:hAnsi="Times New Roman" w:cs="Times New Roman"/>
          <w:szCs w:val="24"/>
        </w:rPr>
        <w:t>年初规定，在</w:t>
      </w:r>
      <w:r w:rsidRPr="00EE112B">
        <w:rPr>
          <w:rFonts w:ascii="Times New Roman" w:hAnsi="Times New Roman" w:cs="Times New Roman"/>
          <w:szCs w:val="24"/>
        </w:rPr>
        <w:t>“</w:t>
      </w:r>
      <w:r w:rsidRPr="00EE112B">
        <w:rPr>
          <w:rFonts w:ascii="Times New Roman" w:hAnsi="Times New Roman" w:cs="Times New Roman"/>
          <w:szCs w:val="24"/>
        </w:rPr>
        <w:t>十三五</w:t>
      </w:r>
      <w:r w:rsidRPr="00EE112B">
        <w:rPr>
          <w:rFonts w:ascii="Times New Roman" w:eastAsia="宋体" w:hAnsi="Times New Roman" w:cs="Times New Roman"/>
          <w:szCs w:val="24"/>
        </w:rPr>
        <w:t>”</w:t>
      </w:r>
      <w:r w:rsidRPr="00EE112B">
        <w:rPr>
          <w:rFonts w:ascii="Times New Roman" w:hAnsi="Times New Roman" w:cs="Times New Roman"/>
          <w:szCs w:val="24"/>
        </w:rPr>
        <w:t>期间各省控制渔业船舶船数和功率数，淘汰老旧木制渔业船舶和过度捕捞船型，如船底拖网、</w:t>
      </w:r>
      <w:proofErr w:type="gramStart"/>
      <w:r w:rsidRPr="00EE112B">
        <w:rPr>
          <w:rFonts w:ascii="Times New Roman" w:hAnsi="Times New Roman" w:cs="Times New Roman"/>
          <w:szCs w:val="24"/>
        </w:rPr>
        <w:t>三角虎网等</w:t>
      </w:r>
      <w:proofErr w:type="gramEnd"/>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6"/>
      </w:r>
      <w:r w:rsidRPr="00EE112B">
        <w:rPr>
          <w:rFonts w:ascii="Times New Roman" w:hAnsi="Times New Roman" w:cs="Times New Roman"/>
          <w:szCs w:val="24"/>
          <w:vertAlign w:val="superscript"/>
        </w:rPr>
        <w:t>]</w:t>
      </w:r>
      <w:r w:rsidRPr="00EE112B">
        <w:rPr>
          <w:rFonts w:ascii="Times New Roman" w:hAnsi="Times New Roman" w:cs="Times New Roman"/>
          <w:szCs w:val="24"/>
        </w:rPr>
        <w:t>。</w:t>
      </w:r>
    </w:p>
    <w:p w14:paraId="01665308"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渔业船舶监控系统（</w:t>
      </w:r>
      <w:r w:rsidRPr="00EE112B">
        <w:rPr>
          <w:rFonts w:ascii="Times New Roman" w:hAnsi="Times New Roman" w:cs="Times New Roman"/>
          <w:szCs w:val="24"/>
        </w:rPr>
        <w:t>Vessel Monitoring System</w:t>
      </w:r>
      <w:r w:rsidRPr="00EE112B">
        <w:rPr>
          <w:rFonts w:ascii="Times New Roman" w:hAnsi="Times New Roman" w:cs="Times New Roman"/>
          <w:szCs w:val="24"/>
        </w:rPr>
        <w:t>，</w:t>
      </w:r>
      <w:r w:rsidRPr="00EE112B">
        <w:rPr>
          <w:rFonts w:ascii="Times New Roman" w:hAnsi="Times New Roman" w:cs="Times New Roman"/>
          <w:szCs w:val="24"/>
        </w:rPr>
        <w:t>VMS</w:t>
      </w:r>
      <w:r w:rsidRPr="00EE112B">
        <w:rPr>
          <w:rFonts w:ascii="Times New Roman" w:hAnsi="Times New Roman" w:cs="Times New Roman"/>
          <w:szCs w:val="24"/>
        </w:rPr>
        <w:t>）起源于葡萄牙，最初是为了监控渔业活动并保障船舶航行安全</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7"/>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8"/>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已经发展为集全球卫星定位系统、地理信息系统、电子海图、计算机网络通讯和数据库技术于一体的综合应用系统。</w:t>
      </w:r>
      <w:r w:rsidRPr="00EE112B">
        <w:rPr>
          <w:rFonts w:ascii="Times New Roman" w:hAnsi="Times New Roman" w:cs="Times New Roman" w:hint="eastAsia"/>
          <w:szCs w:val="24"/>
        </w:rPr>
        <w:t>VMS</w:t>
      </w:r>
      <w:r w:rsidRPr="00EE112B">
        <w:rPr>
          <w:rFonts w:ascii="Times New Roman" w:hAnsi="Times New Roman" w:cs="Times New Roman"/>
          <w:szCs w:val="24"/>
        </w:rPr>
        <w:t>主要由船载终端与地面基站两部分构成</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9"/>
      </w:r>
      <w:r w:rsidRPr="00EE112B">
        <w:rPr>
          <w:rFonts w:ascii="Times New Roman" w:hAnsi="Times New Roman" w:cs="Times New Roman"/>
          <w:szCs w:val="24"/>
          <w:vertAlign w:val="superscript"/>
        </w:rPr>
        <w:t>]</w:t>
      </w:r>
      <w:r w:rsidRPr="00EE112B">
        <w:rPr>
          <w:rFonts w:ascii="Times New Roman" w:hAnsi="Times New Roman" w:cs="Times New Roman" w:hint="eastAsia"/>
          <w:szCs w:val="24"/>
        </w:rPr>
        <w:t>：</w:t>
      </w:r>
      <w:r w:rsidRPr="00EE112B">
        <w:rPr>
          <w:rFonts w:ascii="Times New Roman" w:hAnsi="Times New Roman" w:cs="Times New Roman"/>
          <w:szCs w:val="24"/>
        </w:rPr>
        <w:t>船载终端负责对船舶进行卫星定位，并通过传感器采集船舶运行状态信息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地面基站负责收集、存储数据，并向船舶反馈实时信息。</w:t>
      </w:r>
      <w:r w:rsidRPr="00EE112B">
        <w:rPr>
          <w:rFonts w:ascii="Times New Roman" w:hAnsi="Times New Roman" w:cs="Times New Roman"/>
          <w:szCs w:val="24"/>
        </w:rPr>
        <w:t>2000</w:t>
      </w:r>
      <w:r w:rsidRPr="00EE112B">
        <w:rPr>
          <w:rFonts w:ascii="Times New Roman" w:hAnsi="Times New Roman" w:cs="Times New Roman"/>
          <w:szCs w:val="24"/>
        </w:rPr>
        <w:t>年，欧盟委员会通过了规定所有</w:t>
      </w:r>
      <w:r w:rsidRPr="00EE112B">
        <w:rPr>
          <w:rFonts w:ascii="Times New Roman" w:hAnsi="Times New Roman" w:cs="Times New Roman"/>
          <w:szCs w:val="24"/>
        </w:rPr>
        <w:t>24</w:t>
      </w:r>
      <w:r w:rsidRPr="00EE112B">
        <w:rPr>
          <w:rFonts w:ascii="Times New Roman" w:hAnsi="Times New Roman" w:cs="Times New Roman"/>
          <w:szCs w:val="24"/>
        </w:rPr>
        <w:t>米以上船舶安装</w:t>
      </w:r>
      <w:r w:rsidRPr="00EE112B">
        <w:rPr>
          <w:rFonts w:ascii="Times New Roman" w:hAnsi="Times New Roman" w:cs="Times New Roman"/>
          <w:szCs w:val="24"/>
        </w:rPr>
        <w:t>VMS</w:t>
      </w:r>
      <w:r w:rsidRPr="00EE112B">
        <w:rPr>
          <w:rFonts w:ascii="Times New Roman" w:hAnsi="Times New Roman" w:cs="Times New Roman"/>
          <w:szCs w:val="24"/>
        </w:rPr>
        <w:t>终端的条例。至</w:t>
      </w:r>
      <w:r w:rsidRPr="00EE112B">
        <w:rPr>
          <w:rFonts w:ascii="Times New Roman" w:hAnsi="Times New Roman" w:cs="Times New Roman"/>
          <w:szCs w:val="24"/>
        </w:rPr>
        <w:t>2012</w:t>
      </w:r>
      <w:r w:rsidRPr="00EE112B">
        <w:rPr>
          <w:rFonts w:ascii="Times New Roman" w:hAnsi="Times New Roman" w:cs="Times New Roman"/>
          <w:szCs w:val="24"/>
        </w:rPr>
        <w:t>年</w:t>
      </w:r>
      <w:r w:rsidRPr="00EE112B">
        <w:rPr>
          <w:rFonts w:ascii="Times New Roman" w:hAnsi="Times New Roman" w:cs="Times New Roman"/>
          <w:szCs w:val="24"/>
        </w:rPr>
        <w:t>1</w:t>
      </w:r>
      <w:r w:rsidRPr="00EE112B">
        <w:rPr>
          <w:rFonts w:ascii="Times New Roman" w:hAnsi="Times New Roman" w:cs="Times New Roman"/>
          <w:szCs w:val="24"/>
        </w:rPr>
        <w:t>月</w:t>
      </w:r>
      <w:r w:rsidRPr="00EE112B">
        <w:rPr>
          <w:rFonts w:ascii="Times New Roman" w:hAnsi="Times New Roman" w:cs="Times New Roman"/>
          <w:szCs w:val="24"/>
        </w:rPr>
        <w:t>1</w:t>
      </w:r>
      <w:r w:rsidRPr="00EE112B">
        <w:rPr>
          <w:rFonts w:ascii="Times New Roman" w:hAnsi="Times New Roman" w:cs="Times New Roman"/>
          <w:szCs w:val="24"/>
        </w:rPr>
        <w:t>日普及至所有</w:t>
      </w:r>
      <w:r w:rsidRPr="00EE112B">
        <w:rPr>
          <w:rFonts w:ascii="Times New Roman" w:hAnsi="Times New Roman" w:cs="Times New Roman"/>
          <w:szCs w:val="24"/>
        </w:rPr>
        <w:t>12</w:t>
      </w:r>
      <w:r w:rsidRPr="00EE112B">
        <w:rPr>
          <w:rFonts w:ascii="Times New Roman" w:hAnsi="Times New Roman" w:cs="Times New Roman"/>
          <w:szCs w:val="24"/>
        </w:rPr>
        <w:t>米以上船舶</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10"/>
      </w:r>
      <w:r w:rsidRPr="00EE112B">
        <w:rPr>
          <w:rFonts w:ascii="Times New Roman" w:hAnsi="Times New Roman" w:cs="Times New Roman"/>
          <w:szCs w:val="24"/>
          <w:vertAlign w:val="superscript"/>
        </w:rPr>
        <w:t>]</w:t>
      </w:r>
      <w:r w:rsidRPr="00EE112B">
        <w:rPr>
          <w:rFonts w:ascii="Times New Roman" w:hAnsi="Times New Roman" w:cs="Times New Roman"/>
          <w:szCs w:val="24"/>
        </w:rPr>
        <w:t>。我国也在近十年时间基本完成了终端推广工作，如浙江海域的覆盖率为</w:t>
      </w:r>
      <w:r w:rsidRPr="00EE112B">
        <w:rPr>
          <w:rFonts w:ascii="Times New Roman" w:hAnsi="Times New Roman" w:cs="Times New Roman"/>
          <w:szCs w:val="24"/>
        </w:rPr>
        <w:t>95.5%</w:t>
      </w:r>
      <w:r w:rsidRPr="00EE112B">
        <w:rPr>
          <w:rFonts w:ascii="Times New Roman" w:hAnsi="Times New Roman" w:cs="Times New Roman"/>
          <w:szCs w:val="24"/>
        </w:rPr>
        <w:t>。</w:t>
      </w:r>
    </w:p>
    <w:p w14:paraId="4D8BF82D"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虽然</w:t>
      </w:r>
      <w:r w:rsidRPr="00EE112B">
        <w:rPr>
          <w:rFonts w:ascii="Times New Roman" w:hAnsi="Times New Roman" w:cs="Times New Roman"/>
          <w:szCs w:val="24"/>
        </w:rPr>
        <w:t>VMS</w:t>
      </w:r>
      <w:r w:rsidRPr="00EE112B">
        <w:rPr>
          <w:rFonts w:ascii="Times New Roman" w:hAnsi="Times New Roman" w:cs="Times New Roman"/>
          <w:szCs w:val="24"/>
        </w:rPr>
        <w:t>在不同地区的部署略有不同，但采集的数据基本都包含了时间、经纬度、瞬时速度、船艏向等字段</w:t>
      </w:r>
      <w:r w:rsidRPr="00EE112B">
        <w:rPr>
          <w:rFonts w:ascii="Times New Roman" w:hAnsi="Times New Roman" w:cs="Times New Roman" w:hint="eastAsia"/>
          <w:szCs w:val="24"/>
        </w:rPr>
        <w:t>。这些数据标示了渔业船舶在海上的活动轨迹，</w:t>
      </w:r>
      <w:r w:rsidRPr="00EE112B">
        <w:rPr>
          <w:rFonts w:ascii="Times New Roman" w:hAnsi="Times New Roman" w:cs="Times New Roman"/>
          <w:szCs w:val="24"/>
        </w:rPr>
        <w:t>为渔业管理提供了可靠的船舶运行状态信息</w:t>
      </w:r>
      <w:r w:rsidRPr="00EE112B">
        <w:rPr>
          <w:rFonts w:ascii="Times New Roman" w:hAnsi="Times New Roman" w:cs="Times New Roman" w:hint="eastAsia"/>
          <w:szCs w:val="24"/>
        </w:rPr>
        <w:t>，</w:t>
      </w:r>
      <w:r w:rsidRPr="00EE112B">
        <w:rPr>
          <w:rFonts w:ascii="Times New Roman" w:hAnsi="Times New Roman" w:cs="Times New Roman"/>
          <w:szCs w:val="24"/>
        </w:rPr>
        <w:t>不仅</w:t>
      </w:r>
      <w:r w:rsidRPr="00EE112B">
        <w:rPr>
          <w:rFonts w:ascii="Times New Roman" w:hAnsi="Times New Roman" w:cs="Times New Roman" w:hint="eastAsia"/>
          <w:szCs w:val="24"/>
        </w:rPr>
        <w:t>可</w:t>
      </w:r>
      <w:r w:rsidRPr="00EE112B">
        <w:rPr>
          <w:rFonts w:ascii="Times New Roman" w:hAnsi="Times New Roman" w:cs="Times New Roman"/>
          <w:szCs w:val="24"/>
        </w:rPr>
        <w:t>用于揭示不同海域的捕捞强度</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11"/>
      </w:r>
      <w:r w:rsidRPr="00EE112B">
        <w:rPr>
          <w:rFonts w:ascii="Times New Roman" w:hAnsi="Times New Roman" w:cs="Times New Roman"/>
          <w:szCs w:val="24"/>
          <w:vertAlign w:val="superscript"/>
        </w:rPr>
        <w:t>]</w:t>
      </w:r>
      <w:r w:rsidRPr="00EE112B">
        <w:rPr>
          <w:rFonts w:ascii="Times New Roman" w:hAnsi="Times New Roman" w:cs="Times New Roman"/>
          <w:szCs w:val="24"/>
        </w:rPr>
        <w:t>，也有助于分析渔业资源的时空变化</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12"/>
      </w:r>
      <w:r w:rsidRPr="00EE112B">
        <w:rPr>
          <w:rFonts w:ascii="Times New Roman" w:hAnsi="Times New Roman" w:cs="Times New Roman"/>
          <w:szCs w:val="24"/>
          <w:vertAlign w:val="superscript"/>
        </w:rPr>
        <w:t>]</w:t>
      </w:r>
      <w:r w:rsidRPr="00EE112B">
        <w:rPr>
          <w:rFonts w:ascii="Times New Roman" w:hAnsi="Times New Roman" w:cs="Times New Roman"/>
          <w:szCs w:val="24"/>
        </w:rPr>
        <w:t>。综上所述，</w:t>
      </w:r>
      <w:r w:rsidRPr="00EE112B">
        <w:rPr>
          <w:rFonts w:ascii="Times New Roman" w:hAnsi="Times New Roman" w:cs="Times New Roman" w:hint="eastAsia"/>
          <w:szCs w:val="24"/>
        </w:rPr>
        <w:t>基于渔业船舶的</w:t>
      </w:r>
      <w:r w:rsidRPr="00EE112B">
        <w:rPr>
          <w:rFonts w:ascii="Times New Roman" w:hAnsi="Times New Roman" w:cs="Times New Roman"/>
          <w:szCs w:val="24"/>
        </w:rPr>
        <w:t>VMS</w:t>
      </w:r>
      <w:r w:rsidRPr="00EE112B">
        <w:rPr>
          <w:rFonts w:ascii="Times New Roman" w:hAnsi="Times New Roman" w:cs="Times New Roman"/>
          <w:szCs w:val="24"/>
        </w:rPr>
        <w:t>数据对渔业资源时空变化进行定量化分析，对于我国渔业管理有着重要的意义。</w:t>
      </w:r>
      <w:r w:rsidRPr="00EE112B">
        <w:rPr>
          <w:rFonts w:ascii="Times New Roman" w:hAnsi="Times New Roman" w:cs="Times New Roman"/>
          <w:szCs w:val="24"/>
        </w:rPr>
        <w:lastRenderedPageBreak/>
        <w:t>本文将以</w:t>
      </w:r>
      <w:r w:rsidRPr="00EE112B">
        <w:rPr>
          <w:rFonts w:ascii="Times New Roman" w:hAnsi="Times New Roman" w:cs="Times New Roman" w:hint="eastAsia"/>
          <w:szCs w:val="24"/>
        </w:rPr>
        <w:t>渔业船舶的</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数据为研究对象，识别渔业船舶的捕捞行为和渔业船舶航道，挖掘海洋捕捞规律</w:t>
      </w:r>
      <w:r w:rsidRPr="00EE112B">
        <w:rPr>
          <w:rFonts w:ascii="Times New Roman" w:hAnsi="Times New Roman" w:cs="Times New Roman" w:hint="eastAsia"/>
          <w:szCs w:val="24"/>
        </w:rPr>
        <w:t>，并</w:t>
      </w:r>
      <w:commentRangeStart w:id="15"/>
      <w:r w:rsidRPr="00EE112B">
        <w:rPr>
          <w:rFonts w:ascii="Times New Roman" w:hAnsi="Times New Roman" w:cs="Times New Roman" w:hint="eastAsia"/>
          <w:szCs w:val="24"/>
        </w:rPr>
        <w:t>对所完成的算法进行软件系统实现</w:t>
      </w:r>
      <w:commentRangeEnd w:id="15"/>
      <w:r>
        <w:rPr>
          <w:rStyle w:val="aa"/>
        </w:rPr>
        <w:commentReference w:id="15"/>
      </w:r>
      <w:r w:rsidRPr="00EE112B">
        <w:rPr>
          <w:rFonts w:ascii="Times New Roman" w:hAnsi="Times New Roman" w:cs="Times New Roman"/>
          <w:szCs w:val="24"/>
        </w:rPr>
        <w:t>。</w:t>
      </w:r>
    </w:p>
    <w:p w14:paraId="2E95CB79" w14:textId="77777777" w:rsidR="0000341F" w:rsidRPr="00CC3DCA" w:rsidRDefault="0000341F" w:rsidP="0088685E">
      <w:pPr>
        <w:pStyle w:val="2"/>
        <w:keepNext w:val="0"/>
        <w:keepLines w:val="0"/>
        <w:numPr>
          <w:ilvl w:val="1"/>
          <w:numId w:val="20"/>
        </w:numPr>
        <w:spacing w:line="300" w:lineRule="auto"/>
      </w:pPr>
      <w:r w:rsidRPr="00BC7F8E">
        <w:rPr>
          <w:rFonts w:hint="eastAsia"/>
        </w:rPr>
        <w:t>研究现状</w:t>
      </w:r>
      <w:bookmarkEnd w:id="6"/>
      <w:bookmarkEnd w:id="7"/>
    </w:p>
    <w:p w14:paraId="059FCD0F" w14:textId="77777777" w:rsidR="00EE112B" w:rsidRPr="00EE112B" w:rsidRDefault="00EE112B" w:rsidP="00EE112B">
      <w:pPr>
        <w:spacing w:line="360" w:lineRule="auto"/>
        <w:ind w:firstLine="420"/>
        <w:rPr>
          <w:rFonts w:ascii="Times New Roman" w:hAnsi="Times New Roman" w:cs="Times New Roman"/>
          <w:szCs w:val="24"/>
        </w:rPr>
      </w:pPr>
      <w:bookmarkStart w:id="16" w:name="_Toc508612995"/>
      <w:bookmarkStart w:id="17" w:name="_Toc508613068"/>
      <w:r w:rsidRPr="00EE112B">
        <w:rPr>
          <w:rFonts w:ascii="Times New Roman" w:hAnsi="Times New Roman" w:cs="Times New Roman"/>
          <w:szCs w:val="24"/>
        </w:rPr>
        <w:t>VMS</w:t>
      </w:r>
      <w:r w:rsidRPr="00EE112B">
        <w:rPr>
          <w:rFonts w:ascii="Times New Roman" w:hAnsi="Times New Roman" w:cs="Times New Roman"/>
          <w:szCs w:val="24"/>
        </w:rPr>
        <w:t>轨迹数据</w:t>
      </w:r>
      <w:r w:rsidRPr="00EE112B">
        <w:rPr>
          <w:rFonts w:ascii="Times New Roman" w:hAnsi="Times New Roman" w:cs="Times New Roman" w:hint="eastAsia"/>
          <w:szCs w:val="24"/>
        </w:rPr>
        <w:t>分析和挖掘</w:t>
      </w:r>
      <w:r w:rsidRPr="00EE112B">
        <w:rPr>
          <w:rFonts w:ascii="Times New Roman" w:hAnsi="Times New Roman" w:cs="Times New Roman"/>
          <w:szCs w:val="24"/>
        </w:rPr>
        <w:t>研究</w:t>
      </w:r>
      <w:r w:rsidRPr="00EE112B">
        <w:rPr>
          <w:rFonts w:ascii="Times New Roman" w:hAnsi="Times New Roman" w:cs="Times New Roman" w:hint="eastAsia"/>
          <w:szCs w:val="24"/>
        </w:rPr>
        <w:t>可以解释渔业活动的多个指标</w:t>
      </w:r>
      <w:r w:rsidRPr="00EE112B">
        <w:rPr>
          <w:rFonts w:ascii="Times New Roman" w:hAnsi="Times New Roman" w:cs="Times New Roman"/>
          <w:szCs w:val="24"/>
        </w:rPr>
        <w:t>。</w:t>
      </w:r>
      <w:r w:rsidRPr="00EE112B">
        <w:rPr>
          <w:rFonts w:ascii="Times New Roman" w:hAnsi="Times New Roman" w:cs="Times New Roman"/>
          <w:szCs w:val="24"/>
        </w:rPr>
        <w:t>Coro</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13"/>
      </w:r>
      <w:r w:rsidRPr="00EE112B">
        <w:rPr>
          <w:rFonts w:ascii="Times New Roman" w:hAnsi="Times New Roman" w:cs="Times New Roman"/>
          <w:szCs w:val="24"/>
          <w:vertAlign w:val="superscript"/>
        </w:rPr>
        <w:t>]</w:t>
      </w:r>
      <w:r w:rsidRPr="00EE112B">
        <w:rPr>
          <w:rFonts w:ascii="Times New Roman" w:hAnsi="Times New Roman" w:cs="Times New Roman"/>
          <w:szCs w:val="24"/>
        </w:rPr>
        <w:t>按月计算了加拿大近海捕捞努力量；</w:t>
      </w:r>
      <w:r w:rsidRPr="00EE112B">
        <w:rPr>
          <w:rFonts w:ascii="Times New Roman" w:hAnsi="Times New Roman" w:cs="Times New Roman"/>
          <w:szCs w:val="24"/>
        </w:rPr>
        <w:t>Fonseca</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14"/>
      </w:r>
      <w:r w:rsidRPr="00EE112B">
        <w:rPr>
          <w:rFonts w:ascii="Times New Roman" w:hAnsi="Times New Roman" w:cs="Times New Roman"/>
          <w:szCs w:val="24"/>
          <w:vertAlign w:val="superscript"/>
        </w:rPr>
        <w:t>]</w:t>
      </w:r>
      <w:r w:rsidRPr="00EE112B">
        <w:rPr>
          <w:rFonts w:ascii="Times New Roman" w:hAnsi="Times New Roman" w:cs="Times New Roman"/>
          <w:szCs w:val="24"/>
        </w:rPr>
        <w:t>人通过对拖网渔业船舶的</w:t>
      </w:r>
      <w:r w:rsidRPr="00EE112B">
        <w:rPr>
          <w:rFonts w:ascii="Times New Roman" w:hAnsi="Times New Roman" w:cs="Times New Roman"/>
          <w:szCs w:val="24"/>
        </w:rPr>
        <w:t>VMS</w:t>
      </w:r>
      <w:r w:rsidRPr="00EE112B">
        <w:rPr>
          <w:rFonts w:ascii="Times New Roman" w:hAnsi="Times New Roman" w:cs="Times New Roman"/>
          <w:szCs w:val="24"/>
        </w:rPr>
        <w:t>数据和渔获量进行比较，分析了渔场的变迁情况；</w:t>
      </w:r>
      <w:r w:rsidRPr="00EE112B">
        <w:rPr>
          <w:rFonts w:ascii="Times New Roman" w:hAnsi="Times New Roman" w:cs="Times New Roman"/>
          <w:szCs w:val="24"/>
        </w:rPr>
        <w:t>Watson</w:t>
      </w:r>
      <w:r w:rsidRPr="00EE112B">
        <w:rPr>
          <w:rFonts w:ascii="Times New Roman" w:hAnsi="Times New Roman" w:cs="Times New Roman"/>
          <w:szCs w:val="24"/>
        </w:rPr>
        <w:t>和</w:t>
      </w:r>
      <w:proofErr w:type="spellStart"/>
      <w:r w:rsidRPr="00EE112B">
        <w:rPr>
          <w:rFonts w:ascii="Times New Roman" w:hAnsi="Times New Roman" w:cs="Times New Roman"/>
          <w:szCs w:val="24"/>
        </w:rPr>
        <w:t>Gerritsen</w:t>
      </w:r>
      <w:proofErr w:type="spellEnd"/>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15"/>
      </w:r>
      <w:r w:rsidRPr="00EE112B">
        <w:rPr>
          <w:rFonts w:ascii="Times New Roman" w:hAnsi="Times New Roman" w:cs="Times New Roman" w:hint="eastAsia"/>
          <w:szCs w:val="24"/>
          <w:vertAlign w:val="superscript"/>
        </w:rPr>
        <w:t>,</w:t>
      </w:r>
      <w:r>
        <w:rPr>
          <w:rStyle w:val="ae"/>
          <w:rFonts w:ascii="Times New Roman" w:hAnsi="Times New Roman" w:cs="Times New Roman"/>
          <w:szCs w:val="24"/>
        </w:rPr>
        <w:endnoteReference w:id="16"/>
      </w:r>
      <w:r w:rsidRPr="00EE112B">
        <w:rPr>
          <w:rFonts w:ascii="Times New Roman" w:hAnsi="Times New Roman" w:cs="Times New Roman"/>
          <w:szCs w:val="24"/>
          <w:vertAlign w:val="superscript"/>
        </w:rPr>
        <w:t>]</w:t>
      </w:r>
      <w:r w:rsidRPr="00EE112B">
        <w:rPr>
          <w:rFonts w:ascii="Times New Roman" w:hAnsi="Times New Roman" w:cs="Times New Roman"/>
          <w:szCs w:val="24"/>
        </w:rPr>
        <w:t>通过计算捕捞强度分析了渔业活动对海洋环境和海洋生物资源的影响。这些研究多是根据渔业船舶的捕捞行为进行分析，但</w:t>
      </w:r>
      <w:r w:rsidRPr="00EE112B">
        <w:rPr>
          <w:rFonts w:ascii="Times New Roman" w:hAnsi="Times New Roman" w:cs="Times New Roman"/>
          <w:szCs w:val="24"/>
        </w:rPr>
        <w:t>VMS</w:t>
      </w:r>
      <w:r w:rsidRPr="00EE112B">
        <w:rPr>
          <w:rFonts w:ascii="Times New Roman" w:hAnsi="Times New Roman" w:cs="Times New Roman"/>
          <w:szCs w:val="24"/>
        </w:rPr>
        <w:t>数据本身并没有区分渔业船舶行为的信息。</w:t>
      </w:r>
      <w:r w:rsidRPr="00EE112B">
        <w:rPr>
          <w:rFonts w:ascii="Times New Roman" w:hAnsi="Times New Roman" w:cs="Times New Roman" w:hint="eastAsia"/>
          <w:szCs w:val="24"/>
        </w:rPr>
        <w:t>因此，</w:t>
      </w:r>
      <w:r w:rsidRPr="00EE112B">
        <w:rPr>
          <w:rFonts w:ascii="Times New Roman" w:hAnsi="Times New Roman" w:cs="Times New Roman" w:hint="eastAsia"/>
          <w:szCs w:val="24"/>
        </w:rPr>
        <w:t>VMS</w:t>
      </w:r>
      <w:r w:rsidRPr="00EE112B">
        <w:rPr>
          <w:rFonts w:ascii="Times New Roman" w:hAnsi="Times New Roman" w:cs="Times New Roman" w:hint="eastAsia"/>
          <w:szCs w:val="24"/>
        </w:rPr>
        <w:t>轨迹数据分析首要解决的问题就是从轨迹数据中区分渔业船舶的捕捞行为。</w:t>
      </w:r>
    </w:p>
    <w:p w14:paraId="5E8A5F7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确定轨迹数据的</w:t>
      </w:r>
      <w:r w:rsidRPr="00EE112B">
        <w:rPr>
          <w:rFonts w:ascii="Times New Roman" w:hAnsi="Times New Roman" w:cs="Times New Roman"/>
          <w:szCs w:val="24"/>
        </w:rPr>
        <w:t>直接解决方法是借助于辅助数据，如航海日志记录了船舶在出海过程中航行、捕捞和停泊等主要情况</w:t>
      </w:r>
      <w:r w:rsidRPr="00EE112B">
        <w:rPr>
          <w:rFonts w:ascii="Times New Roman" w:hAnsi="Times New Roman" w:cs="Times New Roman" w:hint="eastAsia"/>
          <w:szCs w:val="24"/>
        </w:rPr>
        <w:t>；或者在渔业船舶上安排观察人员进行标定</w:t>
      </w:r>
      <w:r w:rsidRPr="00EE112B">
        <w:rPr>
          <w:rFonts w:ascii="Times New Roman" w:hAnsi="Times New Roman" w:cs="Times New Roman"/>
          <w:szCs w:val="24"/>
        </w:rPr>
        <w:t>。</w:t>
      </w:r>
      <w:r w:rsidRPr="00EE112B">
        <w:rPr>
          <w:rFonts w:ascii="Times New Roman" w:hAnsi="Times New Roman" w:cs="Times New Roman" w:hint="eastAsia"/>
          <w:szCs w:val="24"/>
        </w:rPr>
        <w:t>航海日志</w:t>
      </w:r>
      <w:r w:rsidRPr="00EE112B">
        <w:rPr>
          <w:rFonts w:ascii="Times New Roman" w:hAnsi="Times New Roman" w:cs="Times New Roman"/>
          <w:szCs w:val="24"/>
        </w:rPr>
        <w:t>可以粗粒度的对渔业船舶行为进行</w:t>
      </w:r>
      <w:r w:rsidRPr="00EE112B">
        <w:rPr>
          <w:rFonts w:ascii="Times New Roman" w:hAnsi="Times New Roman" w:cs="Times New Roman" w:hint="eastAsia"/>
          <w:szCs w:val="24"/>
        </w:rPr>
        <w:t>分类</w:t>
      </w:r>
      <w:r w:rsidRPr="00EE112B">
        <w:rPr>
          <w:rFonts w:ascii="Times New Roman" w:hAnsi="Times New Roman" w:cs="Times New Roman"/>
          <w:szCs w:val="24"/>
        </w:rPr>
        <w:t>识别</w:t>
      </w:r>
      <w:r w:rsidRPr="00EE112B">
        <w:rPr>
          <w:rFonts w:ascii="Times New Roman" w:hAnsi="Times New Roman" w:cs="Times New Roman" w:hint="eastAsia"/>
          <w:szCs w:val="24"/>
        </w:rPr>
        <w:t>；</w:t>
      </w:r>
      <w:r w:rsidRPr="00EE112B">
        <w:rPr>
          <w:rFonts w:ascii="Times New Roman" w:hAnsi="Times New Roman" w:cs="Times New Roman"/>
          <w:szCs w:val="24"/>
        </w:rPr>
        <w:t>但是我国</w:t>
      </w:r>
      <w:r w:rsidRPr="00EE112B">
        <w:rPr>
          <w:rFonts w:ascii="Times New Roman" w:hAnsi="Times New Roman" w:cs="Times New Roman" w:hint="eastAsia"/>
          <w:szCs w:val="24"/>
        </w:rPr>
        <w:t>目前没有</w:t>
      </w:r>
      <w:r w:rsidRPr="00EE112B">
        <w:rPr>
          <w:rFonts w:ascii="Times New Roman" w:hAnsi="Times New Roman" w:cs="Times New Roman"/>
          <w:szCs w:val="24"/>
        </w:rPr>
        <w:t>对航海日志</w:t>
      </w:r>
      <w:r w:rsidRPr="00EE112B">
        <w:rPr>
          <w:rFonts w:ascii="Times New Roman" w:hAnsi="Times New Roman" w:cs="Times New Roman" w:hint="eastAsia"/>
          <w:szCs w:val="24"/>
        </w:rPr>
        <w:t>进行</w:t>
      </w:r>
      <w:r w:rsidRPr="00EE112B">
        <w:rPr>
          <w:rFonts w:ascii="Times New Roman" w:hAnsi="Times New Roman" w:cs="Times New Roman"/>
          <w:szCs w:val="24"/>
        </w:rPr>
        <w:t>数字化管理。</w:t>
      </w:r>
      <w:r w:rsidRPr="00EE112B">
        <w:rPr>
          <w:rFonts w:ascii="Times New Roman" w:hAnsi="Times New Roman" w:cs="Times New Roman" w:hint="eastAsia"/>
          <w:szCs w:val="24"/>
        </w:rPr>
        <w:t>此外，安排观察人员的方式无法适用于大量的渔业船舶，也不适用于</w:t>
      </w:r>
      <w:r w:rsidRPr="00EE112B">
        <w:rPr>
          <w:rFonts w:ascii="Times New Roman" w:hAnsi="Times New Roman" w:cs="Times New Roman" w:hint="eastAsia"/>
          <w:szCs w:val="24"/>
        </w:rPr>
        <w:t>VMS</w:t>
      </w:r>
      <w:r w:rsidRPr="00EE112B">
        <w:rPr>
          <w:rFonts w:ascii="Times New Roman" w:hAnsi="Times New Roman" w:cs="Times New Roman" w:hint="eastAsia"/>
          <w:szCs w:val="24"/>
        </w:rPr>
        <w:t>历史数据。</w:t>
      </w:r>
    </w:p>
    <w:p w14:paraId="7D7E0A3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另一种较直接的方法是</w:t>
      </w:r>
      <w:r w:rsidRPr="00EE112B">
        <w:rPr>
          <w:rFonts w:ascii="Times New Roman" w:hAnsi="Times New Roman" w:cs="Times New Roman" w:hint="eastAsia"/>
          <w:szCs w:val="24"/>
        </w:rPr>
        <w:t>直接</w:t>
      </w:r>
      <w:r w:rsidRPr="00EE112B">
        <w:rPr>
          <w:rFonts w:ascii="Times New Roman" w:hAnsi="Times New Roman" w:cs="Times New Roman"/>
          <w:szCs w:val="24"/>
        </w:rPr>
        <w:t>利用</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中的某些字段值</w:t>
      </w:r>
      <w:r w:rsidRPr="00EE112B">
        <w:rPr>
          <w:rFonts w:ascii="Times New Roman" w:hAnsi="Times New Roman" w:cs="Times New Roman"/>
          <w:szCs w:val="24"/>
        </w:rPr>
        <w:t>进行</w:t>
      </w:r>
      <w:r w:rsidRPr="00EE112B">
        <w:rPr>
          <w:rFonts w:ascii="Times New Roman" w:hAnsi="Times New Roman" w:cs="Times New Roman" w:hint="eastAsia"/>
          <w:szCs w:val="24"/>
        </w:rPr>
        <w:t>分类</w:t>
      </w:r>
      <w:r w:rsidRPr="00EE112B">
        <w:rPr>
          <w:rFonts w:ascii="Times New Roman" w:hAnsi="Times New Roman" w:cs="Times New Roman"/>
          <w:szCs w:val="24"/>
        </w:rPr>
        <w:t>。比如，传统研究多以速度作为判断标准，通过</w:t>
      </w:r>
      <w:proofErr w:type="gramStart"/>
      <w:r w:rsidRPr="00EE112B">
        <w:rPr>
          <w:rFonts w:ascii="Times New Roman" w:hAnsi="Times New Roman" w:cs="Times New Roman"/>
          <w:szCs w:val="24"/>
        </w:rPr>
        <w:t>对样例数据</w:t>
      </w:r>
      <w:proofErr w:type="gramEnd"/>
      <w:r w:rsidRPr="00EE112B">
        <w:rPr>
          <w:rFonts w:ascii="Times New Roman" w:hAnsi="Times New Roman" w:cs="Times New Roman"/>
          <w:szCs w:val="24"/>
        </w:rPr>
        <w:t>中捕捞和航行两种行为的</w:t>
      </w:r>
      <w:r w:rsidRPr="00EE112B">
        <w:rPr>
          <w:rFonts w:ascii="Times New Roman" w:hAnsi="Times New Roman" w:cs="Times New Roman" w:hint="eastAsia"/>
          <w:szCs w:val="24"/>
        </w:rPr>
        <w:t>统计</w:t>
      </w:r>
      <w:r w:rsidRPr="00EE112B">
        <w:rPr>
          <w:rFonts w:ascii="Times New Roman" w:hAnsi="Times New Roman" w:cs="Times New Roman"/>
          <w:szCs w:val="24"/>
        </w:rPr>
        <w:t>，确定速度区间作为渔业船舶行为的判断标准</w:t>
      </w:r>
      <w:r w:rsidRPr="00EE112B">
        <w:rPr>
          <w:rFonts w:ascii="Times New Roman" w:hAnsi="Times New Roman" w:cs="Times New Roman"/>
          <w:szCs w:val="24"/>
          <w:vertAlign w:val="superscript"/>
        </w:rPr>
        <w:t>[3</w:t>
      </w:r>
      <w:r w:rsidRPr="00EE112B">
        <w:rPr>
          <w:rFonts w:ascii="Times New Roman" w:hAnsi="Times New Roman" w:cs="Times New Roman" w:hint="eastAsia"/>
          <w:szCs w:val="24"/>
          <w:vertAlign w:val="superscript"/>
        </w:rPr>
        <w:t>,</w:t>
      </w:r>
      <w:r>
        <w:rPr>
          <w:rStyle w:val="ae"/>
          <w:rFonts w:ascii="Times New Roman" w:hAnsi="Times New Roman" w:cs="Times New Roman"/>
          <w:szCs w:val="24"/>
        </w:rPr>
        <w:endnoteReference w:id="17"/>
      </w:r>
      <w:r w:rsidRPr="00EE112B">
        <w:rPr>
          <w:rFonts w:ascii="Times New Roman" w:hAnsi="Times New Roman" w:cs="Times New Roman"/>
          <w:szCs w:val="24"/>
          <w:vertAlign w:val="superscript"/>
        </w:rPr>
        <w:t>-</w:t>
      </w:r>
      <w:r w:rsidRPr="00EE112B">
        <w:rPr>
          <w:rFonts w:ascii="Times New Roman" w:hAnsi="Times New Roman" w:cs="Times New Roman"/>
          <w:vanish/>
          <w:szCs w:val="24"/>
          <w:vertAlign w:val="superscript"/>
        </w:rPr>
        <w:t>，</w:t>
      </w:r>
      <w:r>
        <w:rPr>
          <w:rStyle w:val="ae"/>
          <w:rFonts w:ascii="Times New Roman" w:hAnsi="Times New Roman" w:cs="Times New Roman"/>
          <w:vanish/>
          <w:szCs w:val="24"/>
        </w:rPr>
        <w:endnoteReference w:id="18"/>
      </w:r>
      <w:r w:rsidRPr="00EE112B">
        <w:rPr>
          <w:rFonts w:ascii="Times New Roman" w:hAnsi="Times New Roman" w:cs="Times New Roman"/>
          <w:vanish/>
          <w:szCs w:val="24"/>
          <w:vertAlign w:val="superscript"/>
        </w:rPr>
        <w:t>，</w:t>
      </w:r>
      <w:r>
        <w:rPr>
          <w:rStyle w:val="ae"/>
          <w:rFonts w:ascii="Times New Roman" w:hAnsi="Times New Roman" w:cs="Times New Roman"/>
          <w:vanish/>
          <w:szCs w:val="24"/>
        </w:rPr>
        <w:endnoteReference w:id="19"/>
      </w:r>
      <w:r w:rsidRPr="00EE112B">
        <w:rPr>
          <w:rFonts w:ascii="Times New Roman" w:hAnsi="Times New Roman" w:cs="Times New Roman"/>
          <w:vanish/>
          <w:szCs w:val="24"/>
          <w:vertAlign w:val="superscript"/>
        </w:rPr>
        <w:t>，</w:t>
      </w:r>
      <w:r>
        <w:rPr>
          <w:rStyle w:val="ae"/>
          <w:rFonts w:ascii="Times New Roman" w:hAnsi="Times New Roman" w:cs="Times New Roman"/>
          <w:vanish/>
          <w:szCs w:val="24"/>
        </w:rPr>
        <w:endnoteReference w:id="20"/>
      </w:r>
      <w:r w:rsidRPr="00EE112B">
        <w:rPr>
          <w:rFonts w:ascii="Times New Roman" w:hAnsi="Times New Roman" w:cs="Times New Roman"/>
          <w:vanish/>
          <w:szCs w:val="24"/>
          <w:vertAlign w:val="superscript"/>
        </w:rPr>
        <w:t>，</w:t>
      </w:r>
      <w:r>
        <w:rPr>
          <w:rStyle w:val="ae"/>
          <w:rFonts w:ascii="Times New Roman" w:hAnsi="Times New Roman" w:cs="Times New Roman"/>
          <w:szCs w:val="24"/>
        </w:rPr>
        <w:endnoteReference w:id="21"/>
      </w:r>
      <w:r w:rsidRPr="00EE112B">
        <w:rPr>
          <w:rFonts w:ascii="Times New Roman" w:hAnsi="Times New Roman" w:cs="Times New Roman"/>
          <w:szCs w:val="24"/>
          <w:vertAlign w:val="superscript"/>
        </w:rPr>
        <w:t>]</w:t>
      </w:r>
      <w:r w:rsidRPr="00EE112B">
        <w:rPr>
          <w:rFonts w:ascii="Times New Roman" w:hAnsi="Times New Roman" w:cs="Times New Roman"/>
          <w:szCs w:val="24"/>
        </w:rPr>
        <w:t>。这种方法处理速度较快，但是</w:t>
      </w:r>
      <w:r w:rsidRPr="00EE112B">
        <w:rPr>
          <w:rFonts w:ascii="Times New Roman" w:hAnsi="Times New Roman" w:cs="Times New Roman"/>
          <w:szCs w:val="24"/>
        </w:rPr>
        <w:t>Bertrand</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2"/>
      </w:r>
      <w:r w:rsidRPr="00EE112B">
        <w:rPr>
          <w:rFonts w:ascii="Times New Roman" w:hAnsi="Times New Roman" w:cs="Times New Roman"/>
          <w:szCs w:val="24"/>
          <w:vertAlign w:val="superscript"/>
        </w:rPr>
        <w:t>]</w:t>
      </w:r>
      <w:r w:rsidRPr="00EE112B">
        <w:rPr>
          <w:rFonts w:ascii="Times New Roman" w:hAnsi="Times New Roman" w:cs="Times New Roman"/>
          <w:szCs w:val="24"/>
        </w:rPr>
        <w:t>指出，这样处理容易使渔业船舶捕捞行为的数据点数量被高估。</w:t>
      </w:r>
      <w:r w:rsidRPr="00EE112B">
        <w:rPr>
          <w:rFonts w:ascii="Times New Roman" w:hAnsi="Times New Roman" w:cs="Times New Roman"/>
          <w:szCs w:val="24"/>
        </w:rPr>
        <w:t>Lee</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3"/>
      </w:r>
      <w:r w:rsidRPr="00EE112B">
        <w:rPr>
          <w:rFonts w:ascii="Times New Roman" w:hAnsi="Times New Roman" w:cs="Times New Roman"/>
          <w:szCs w:val="24"/>
          <w:vertAlign w:val="superscript"/>
        </w:rPr>
        <w:t>]</w:t>
      </w:r>
      <w:r w:rsidRPr="00EE112B">
        <w:rPr>
          <w:rFonts w:ascii="Times New Roman" w:hAnsi="Times New Roman" w:cs="Times New Roman"/>
          <w:szCs w:val="24"/>
        </w:rPr>
        <w:t>通过统计不同研究中的速度阈值，发现在不同海域没有一个统一的速度阈值范围能够准确区分同一作业方式渔业船舶的</w:t>
      </w:r>
      <w:r w:rsidRPr="00EE112B">
        <w:rPr>
          <w:rFonts w:ascii="Times New Roman" w:hAnsi="Times New Roman" w:cs="Times New Roman" w:hint="eastAsia"/>
          <w:szCs w:val="24"/>
        </w:rPr>
        <w:t>不同</w:t>
      </w:r>
      <w:r w:rsidRPr="00EE112B">
        <w:rPr>
          <w:rFonts w:ascii="Times New Roman" w:hAnsi="Times New Roman" w:cs="Times New Roman"/>
          <w:szCs w:val="24"/>
        </w:rPr>
        <w:t>状态，且不同作业方式渔业船舶的速度船艏向等字段差异明显。</w:t>
      </w:r>
    </w:p>
    <w:p w14:paraId="675B991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区分渔业船舶行为还可以通</w:t>
      </w:r>
      <w:r w:rsidRPr="00EE112B">
        <w:rPr>
          <w:rFonts w:ascii="Times New Roman" w:hAnsi="Times New Roman" w:cs="Times New Roman" w:hint="eastAsia"/>
          <w:szCs w:val="24"/>
        </w:rPr>
        <w:t>过对已经标定的</w:t>
      </w:r>
      <w:r w:rsidRPr="00EE112B">
        <w:rPr>
          <w:rFonts w:ascii="Times New Roman" w:hAnsi="Times New Roman" w:cs="Times New Roman"/>
          <w:szCs w:val="24"/>
        </w:rPr>
        <w:t>VMS</w:t>
      </w:r>
      <w:r w:rsidRPr="00EE112B">
        <w:rPr>
          <w:rFonts w:ascii="Times New Roman" w:hAnsi="Times New Roman" w:cs="Times New Roman"/>
          <w:szCs w:val="24"/>
        </w:rPr>
        <w:t>轨迹数据进行模型训练</w:t>
      </w:r>
      <w:r w:rsidRPr="00EE112B">
        <w:rPr>
          <w:rFonts w:ascii="Times New Roman" w:hAnsi="Times New Roman" w:cs="Times New Roman" w:hint="eastAsia"/>
          <w:szCs w:val="24"/>
        </w:rPr>
        <w:t>，然后用于未分类的其他</w:t>
      </w:r>
      <w:r w:rsidRPr="00EE112B">
        <w:rPr>
          <w:rFonts w:ascii="Times New Roman" w:hAnsi="Times New Roman" w:cs="Times New Roman" w:hint="eastAsia"/>
          <w:szCs w:val="24"/>
        </w:rPr>
        <w:t>VMS</w:t>
      </w:r>
      <w:r w:rsidRPr="00EE112B">
        <w:rPr>
          <w:rFonts w:ascii="Times New Roman" w:hAnsi="Times New Roman" w:cs="Times New Roman" w:hint="eastAsia"/>
          <w:szCs w:val="24"/>
        </w:rPr>
        <w:t>数据进行识别</w:t>
      </w:r>
      <w:r w:rsidRPr="00EE112B">
        <w:rPr>
          <w:rFonts w:ascii="Times New Roman" w:hAnsi="Times New Roman" w:cs="Times New Roman"/>
          <w:szCs w:val="24"/>
        </w:rPr>
        <w:t>。</w:t>
      </w:r>
      <w:proofErr w:type="spellStart"/>
      <w:r w:rsidRPr="00EE112B">
        <w:rPr>
          <w:rFonts w:ascii="Times New Roman" w:hAnsi="Times New Roman" w:cs="Times New Roman"/>
          <w:szCs w:val="24"/>
        </w:rPr>
        <w:t>Joo</w:t>
      </w:r>
      <w:proofErr w:type="spellEnd"/>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4"/>
      </w:r>
      <w:r w:rsidRPr="00EE112B">
        <w:rPr>
          <w:rFonts w:ascii="Times New Roman" w:hAnsi="Times New Roman" w:cs="Times New Roman"/>
          <w:szCs w:val="24"/>
          <w:vertAlign w:val="superscript"/>
        </w:rPr>
        <w:t>]</w:t>
      </w:r>
      <w:r w:rsidRPr="00EE112B">
        <w:rPr>
          <w:rFonts w:ascii="Times New Roman" w:hAnsi="Times New Roman" w:cs="Times New Roman"/>
          <w:szCs w:val="24"/>
        </w:rPr>
        <w:t>在研究秘鲁鳀鱼时，发现利用速度判断捕捞行为的方法高估了捕捞数据，提出使用人工神经网络进行模型训练，提高了渔业船舶行为的识别准确率。对于高时空分辨率的北斗卫星数据，</w:t>
      </w:r>
      <w:r w:rsidRPr="00EE112B">
        <w:rPr>
          <w:rFonts w:ascii="Times New Roman" w:hAnsi="Times New Roman" w:cs="Times New Roman"/>
          <w:szCs w:val="24"/>
        </w:rPr>
        <w:t>Zhang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5"/>
      </w:r>
      <w:r w:rsidRPr="00EE112B">
        <w:rPr>
          <w:rFonts w:ascii="Times New Roman" w:hAnsi="Times New Roman" w:cs="Times New Roman"/>
          <w:szCs w:val="24"/>
          <w:vertAlign w:val="superscript"/>
        </w:rPr>
        <w:t>]</w:t>
      </w:r>
      <w:r w:rsidRPr="00EE112B">
        <w:rPr>
          <w:rFonts w:ascii="Times New Roman" w:hAnsi="Times New Roman" w:cs="Times New Roman"/>
          <w:szCs w:val="24"/>
        </w:rPr>
        <w:t>提出可以利用统计学模型判断捕捞状态。但是，这种方法需要大量</w:t>
      </w:r>
      <w:r w:rsidRPr="00EE112B">
        <w:rPr>
          <w:rFonts w:ascii="Times New Roman" w:hAnsi="Times New Roman" w:cs="Times New Roman" w:hint="eastAsia"/>
          <w:szCs w:val="24"/>
        </w:rPr>
        <w:t>已经标定的</w:t>
      </w:r>
      <w:r w:rsidRPr="00EE112B">
        <w:rPr>
          <w:rFonts w:ascii="Times New Roman" w:hAnsi="Times New Roman" w:cs="Times New Roman"/>
          <w:szCs w:val="24"/>
        </w:rPr>
        <w:t>渔业船舶行为的数据对模型进行训练，不仅标记数据难以获得，而且算</w:t>
      </w:r>
      <w:r w:rsidRPr="00EE112B">
        <w:rPr>
          <w:rFonts w:ascii="Times New Roman" w:hAnsi="Times New Roman" w:cs="Times New Roman"/>
          <w:szCs w:val="24"/>
        </w:rPr>
        <w:lastRenderedPageBreak/>
        <w:t>法时间开销较大。</w:t>
      </w:r>
    </w:p>
    <w:p w14:paraId="400D7DA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在轨迹数据挖掘方面，根据</w:t>
      </w:r>
      <w:r w:rsidRPr="00EE112B">
        <w:rPr>
          <w:rFonts w:ascii="Times New Roman" w:hAnsi="Times New Roman" w:cs="Times New Roman"/>
          <w:szCs w:val="24"/>
        </w:rPr>
        <w:t>Zheng</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6"/>
      </w:r>
      <w:r w:rsidRPr="00EE112B">
        <w:rPr>
          <w:rFonts w:ascii="Times New Roman" w:hAnsi="Times New Roman" w:cs="Times New Roman"/>
          <w:szCs w:val="24"/>
          <w:vertAlign w:val="superscript"/>
        </w:rPr>
        <w:t>]</w:t>
      </w:r>
      <w:r w:rsidRPr="00EE112B">
        <w:rPr>
          <w:rFonts w:ascii="Times New Roman" w:hAnsi="Times New Roman" w:cs="Times New Roman"/>
          <w:szCs w:val="24"/>
        </w:rPr>
        <w:t>总结的人体、车辆轨迹研究，轨迹处理包括噪声处理、停止点检测、轨迹压缩、轨迹分段等内容。以轨迹压缩为例，按照轨迹的离线和在线可以把处理方法分为两种类型。</w:t>
      </w:r>
      <w:r w:rsidRPr="00EE112B">
        <w:rPr>
          <w:rFonts w:ascii="Times New Roman" w:hAnsi="Times New Roman" w:cs="Times New Roman"/>
          <w:szCs w:val="24"/>
        </w:rPr>
        <w:t>Douglas</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7"/>
      </w:r>
      <w:r w:rsidRPr="00EE112B">
        <w:rPr>
          <w:rFonts w:ascii="Times New Roman" w:hAnsi="Times New Roman" w:cs="Times New Roman"/>
          <w:szCs w:val="24"/>
          <w:vertAlign w:val="superscript"/>
        </w:rPr>
        <w:t>]</w:t>
      </w:r>
      <w:r w:rsidRPr="00EE112B">
        <w:rPr>
          <w:rFonts w:ascii="Times New Roman" w:hAnsi="Times New Roman" w:cs="Times New Roman"/>
          <w:szCs w:val="24"/>
        </w:rPr>
        <w:t>基于垂直欧氏距离（</w:t>
      </w:r>
      <w:r w:rsidRPr="00EE112B">
        <w:rPr>
          <w:rFonts w:ascii="Times New Roman" w:hAnsi="Times New Roman" w:cs="Times New Roman"/>
          <w:szCs w:val="24"/>
        </w:rPr>
        <w:t>perpendicular Euclidean distance</w:t>
      </w:r>
      <w:r w:rsidRPr="00EE112B">
        <w:rPr>
          <w:rFonts w:ascii="Times New Roman" w:hAnsi="Times New Roman" w:cs="Times New Roman"/>
          <w:szCs w:val="24"/>
        </w:rPr>
        <w:t>）提出了</w:t>
      </w:r>
      <w:r w:rsidRPr="00EE112B">
        <w:rPr>
          <w:rFonts w:ascii="Times New Roman" w:hAnsi="Times New Roman" w:cs="Times New Roman"/>
          <w:szCs w:val="24"/>
        </w:rPr>
        <w:t>Douglas-</w:t>
      </w:r>
      <w:proofErr w:type="spellStart"/>
      <w:r w:rsidRPr="00EE112B">
        <w:rPr>
          <w:rFonts w:ascii="Times New Roman" w:hAnsi="Times New Roman" w:cs="Times New Roman"/>
          <w:szCs w:val="24"/>
        </w:rPr>
        <w:t>Peucker</w:t>
      </w:r>
      <w:proofErr w:type="spellEnd"/>
      <w:r w:rsidRPr="00EE112B">
        <w:rPr>
          <w:rFonts w:ascii="Times New Roman" w:hAnsi="Times New Roman" w:cs="Times New Roman"/>
          <w:szCs w:val="24"/>
        </w:rPr>
        <w:t>算法对离线轨迹数据进行压缩。为了解决在线轨迹的压缩问题，</w:t>
      </w:r>
      <w:r w:rsidRPr="00EE112B">
        <w:rPr>
          <w:rFonts w:ascii="Times New Roman" w:hAnsi="Times New Roman" w:cs="Times New Roman"/>
          <w:szCs w:val="24"/>
        </w:rPr>
        <w:t>Vitter</w:t>
      </w:r>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8"/>
      </w:r>
      <w:r w:rsidRPr="00EE112B">
        <w:rPr>
          <w:rFonts w:ascii="Times New Roman" w:hAnsi="Times New Roman" w:cs="Times New Roman"/>
          <w:szCs w:val="24"/>
          <w:vertAlign w:val="superscript"/>
        </w:rPr>
        <w:t>]</w:t>
      </w:r>
      <w:r w:rsidRPr="00EE112B">
        <w:rPr>
          <w:rFonts w:ascii="Times New Roman" w:hAnsi="Times New Roman" w:cs="Times New Roman"/>
          <w:szCs w:val="24"/>
        </w:rPr>
        <w:t>人提出了</w:t>
      </w:r>
      <w:r w:rsidRPr="00EE112B">
        <w:rPr>
          <w:rFonts w:ascii="Times New Roman" w:hAnsi="Times New Roman" w:cs="Times New Roman"/>
          <w:szCs w:val="24"/>
        </w:rPr>
        <w:t>reservoir sampling</w:t>
      </w:r>
      <w:r w:rsidRPr="00EE112B">
        <w:rPr>
          <w:rFonts w:ascii="Times New Roman" w:hAnsi="Times New Roman" w:cs="Times New Roman"/>
          <w:szCs w:val="24"/>
        </w:rPr>
        <w:t>算法。之后，</w:t>
      </w:r>
      <w:proofErr w:type="spellStart"/>
      <w:r w:rsidRPr="00EE112B">
        <w:rPr>
          <w:rFonts w:ascii="Times New Roman" w:hAnsi="Times New Roman" w:cs="Times New Roman"/>
          <w:szCs w:val="24"/>
        </w:rPr>
        <w:t>Maratnia</w:t>
      </w:r>
      <w:proofErr w:type="spellEnd"/>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29"/>
      </w:r>
      <w:r w:rsidRPr="00EE112B">
        <w:rPr>
          <w:rFonts w:ascii="Times New Roman" w:hAnsi="Times New Roman" w:cs="Times New Roman"/>
          <w:szCs w:val="24"/>
          <w:vertAlign w:val="superscript"/>
        </w:rPr>
        <w:t>]</w:t>
      </w:r>
      <w:r w:rsidRPr="00EE112B">
        <w:rPr>
          <w:rFonts w:ascii="Times New Roman" w:hAnsi="Times New Roman" w:cs="Times New Roman"/>
          <w:szCs w:val="24"/>
        </w:rPr>
        <w:t>提出了改进的</w:t>
      </w:r>
      <w:r w:rsidRPr="00EE112B">
        <w:rPr>
          <w:rFonts w:ascii="Times New Roman" w:hAnsi="Times New Roman" w:cs="Times New Roman"/>
          <w:szCs w:val="24"/>
        </w:rPr>
        <w:t>sliding window</w:t>
      </w:r>
      <w:r w:rsidRPr="00EE112B">
        <w:rPr>
          <w:rFonts w:ascii="Times New Roman" w:hAnsi="Times New Roman" w:cs="Times New Roman"/>
          <w:szCs w:val="24"/>
        </w:rPr>
        <w:t>和</w:t>
      </w:r>
      <w:r w:rsidRPr="00EE112B">
        <w:rPr>
          <w:rFonts w:ascii="Times New Roman" w:hAnsi="Times New Roman" w:cs="Times New Roman"/>
          <w:szCs w:val="24"/>
        </w:rPr>
        <w:t>Before Open Window</w:t>
      </w:r>
      <w:r w:rsidRPr="00EE112B">
        <w:rPr>
          <w:rFonts w:ascii="Times New Roman" w:hAnsi="Times New Roman" w:cs="Times New Roman"/>
          <w:szCs w:val="24"/>
        </w:rPr>
        <w:t>算法。</w:t>
      </w:r>
      <w:proofErr w:type="spellStart"/>
      <w:r w:rsidRPr="00EE112B">
        <w:rPr>
          <w:rFonts w:ascii="Times New Roman" w:hAnsi="Times New Roman" w:cs="Times New Roman"/>
          <w:szCs w:val="24"/>
        </w:rPr>
        <w:t>Potamias</w:t>
      </w:r>
      <w:proofErr w:type="spellEnd"/>
      <w:r w:rsidRPr="00EE112B">
        <w:rPr>
          <w:rFonts w:ascii="Times New Roman" w:hAnsi="Times New Roman" w:cs="Times New Roman"/>
          <w:szCs w:val="24"/>
        </w:rPr>
        <w:t>等</w:t>
      </w:r>
      <w:r w:rsidRPr="00EE112B">
        <w:rPr>
          <w:rFonts w:ascii="Times New Roman" w:hAnsi="Times New Roman" w:cs="Times New Roman"/>
          <w:szCs w:val="24"/>
          <w:vertAlign w:val="superscript"/>
        </w:rPr>
        <w:t>[</w:t>
      </w:r>
      <w:r>
        <w:rPr>
          <w:rStyle w:val="ae"/>
          <w:rFonts w:ascii="Times New Roman" w:hAnsi="Times New Roman" w:cs="Times New Roman"/>
          <w:szCs w:val="24"/>
        </w:rPr>
        <w:endnoteReference w:id="30"/>
      </w:r>
      <w:r w:rsidRPr="00EE112B">
        <w:rPr>
          <w:rFonts w:ascii="Times New Roman" w:hAnsi="Times New Roman" w:cs="Times New Roman"/>
          <w:szCs w:val="24"/>
          <w:vertAlign w:val="superscript"/>
        </w:rPr>
        <w:t>]</w:t>
      </w:r>
      <w:r w:rsidRPr="00EE112B">
        <w:rPr>
          <w:rFonts w:ascii="Times New Roman" w:hAnsi="Times New Roman" w:cs="Times New Roman"/>
          <w:szCs w:val="24"/>
        </w:rPr>
        <w:t>提出了基于物体运动速度和方向的在线轨迹压缩方法。</w:t>
      </w:r>
    </w:p>
    <w:p w14:paraId="3D3C1B83" w14:textId="77777777" w:rsidR="00DE65B8" w:rsidRPr="00BC7F8E" w:rsidRDefault="00AF1E4C" w:rsidP="0088685E">
      <w:pPr>
        <w:pStyle w:val="2"/>
        <w:keepNext w:val="0"/>
        <w:keepLines w:val="0"/>
        <w:numPr>
          <w:ilvl w:val="1"/>
          <w:numId w:val="20"/>
        </w:numPr>
        <w:spacing w:line="300" w:lineRule="auto"/>
      </w:pPr>
      <w:r w:rsidRPr="00BC7F8E">
        <w:rPr>
          <w:rFonts w:hint="eastAsia"/>
        </w:rPr>
        <w:t>研究内容和贡献</w:t>
      </w:r>
      <w:bookmarkEnd w:id="16"/>
      <w:bookmarkEnd w:id="17"/>
    </w:p>
    <w:p w14:paraId="00400CEE" w14:textId="77777777" w:rsidR="00EE112B" w:rsidRPr="00EE112B" w:rsidRDefault="00EE112B" w:rsidP="00EE112B">
      <w:pPr>
        <w:spacing w:line="360" w:lineRule="auto"/>
        <w:ind w:firstLine="420"/>
        <w:rPr>
          <w:rFonts w:ascii="Times New Roman" w:hAnsi="Times New Roman" w:cs="Times New Roman"/>
          <w:szCs w:val="24"/>
        </w:rPr>
      </w:pPr>
      <w:bookmarkStart w:id="18" w:name="_Toc508612996"/>
      <w:bookmarkStart w:id="19" w:name="_Toc508613069"/>
      <w:r w:rsidRPr="00EE112B">
        <w:rPr>
          <w:rFonts w:ascii="Times New Roman" w:hAnsi="Times New Roman" w:cs="Times New Roman"/>
          <w:szCs w:val="24"/>
        </w:rPr>
        <w:t>渔业船舶的捕捞行为与渔业压力、环境保护、经济产量等一系列因素相关，但是</w:t>
      </w:r>
      <w:r w:rsidRPr="00EE112B">
        <w:rPr>
          <w:rFonts w:ascii="Times New Roman" w:hAnsi="Times New Roman" w:cs="Times New Roman"/>
          <w:szCs w:val="24"/>
        </w:rPr>
        <w:t>VMS</w:t>
      </w:r>
      <w:r w:rsidRPr="00EE112B">
        <w:rPr>
          <w:rFonts w:ascii="Times New Roman" w:hAnsi="Times New Roman" w:cs="Times New Roman"/>
          <w:szCs w:val="24"/>
        </w:rPr>
        <w:t>数据本身不能区分渔业船舶的停靠、航行和捕捞行为。因此，识别渔业船舶的行为是进行</w:t>
      </w:r>
      <w:r w:rsidRPr="00EE112B">
        <w:rPr>
          <w:rFonts w:ascii="Times New Roman" w:hAnsi="Times New Roman" w:cs="Times New Roman"/>
          <w:szCs w:val="24"/>
        </w:rPr>
        <w:t>VMS</w:t>
      </w:r>
      <w:r w:rsidRPr="00EE112B">
        <w:rPr>
          <w:rFonts w:ascii="Times New Roman" w:hAnsi="Times New Roman" w:cs="Times New Roman"/>
          <w:szCs w:val="24"/>
        </w:rPr>
        <w:t>数据研究的首要问题。本文提出了渔业船舶捕捞行为识别算法，通过港口定位、航次划分，并利用轨迹压缩和数学形态学识别了渔业船舶的捕捞行为。之后，计算了捕捞时间和捕捞距离与渔业产量进行比较，验证算法的准确率。并对捕捞热度图进行统计，分析了渔业资源的整体变化。</w:t>
      </w:r>
    </w:p>
    <w:p w14:paraId="343CC986"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hint="eastAsia"/>
          <w:szCs w:val="24"/>
        </w:rPr>
        <w:t>此外，已有的</w:t>
      </w:r>
      <w:r w:rsidRPr="00EE112B">
        <w:rPr>
          <w:rFonts w:ascii="Times New Roman" w:hAnsi="Times New Roman" w:cs="Times New Roman"/>
          <w:szCs w:val="24"/>
        </w:rPr>
        <w:t>渔业管理</w:t>
      </w:r>
      <w:r w:rsidRPr="00EE112B">
        <w:rPr>
          <w:rFonts w:ascii="Times New Roman" w:hAnsi="Times New Roman" w:cs="Times New Roman" w:hint="eastAsia"/>
          <w:szCs w:val="24"/>
        </w:rPr>
        <w:t>研究在识别捕捞行为后通常仅关心渔业产量相关的指标如捕捞时间、捕捞区域热度图等</w:t>
      </w:r>
      <w:r w:rsidRPr="00EE112B">
        <w:rPr>
          <w:rFonts w:ascii="Times New Roman" w:hAnsi="Times New Roman" w:cs="Times New Roman"/>
          <w:szCs w:val="24"/>
        </w:rPr>
        <w:t>，</w:t>
      </w:r>
      <w:r w:rsidRPr="00EE112B">
        <w:rPr>
          <w:rFonts w:ascii="Times New Roman" w:hAnsi="Times New Roman" w:cs="Times New Roman" w:hint="eastAsia"/>
          <w:szCs w:val="24"/>
        </w:rPr>
        <w:t>但</w:t>
      </w:r>
      <w:r w:rsidRPr="00EE112B">
        <w:rPr>
          <w:rFonts w:ascii="Times New Roman" w:hAnsi="Times New Roman" w:cs="Times New Roman"/>
          <w:szCs w:val="24"/>
        </w:rPr>
        <w:t>忽略了</w:t>
      </w:r>
      <w:r w:rsidRPr="00EE112B">
        <w:rPr>
          <w:rFonts w:ascii="Times New Roman" w:hAnsi="Times New Roman" w:cs="Times New Roman" w:hint="eastAsia"/>
          <w:szCs w:val="24"/>
        </w:rPr>
        <w:t>在两次</w:t>
      </w:r>
      <w:r w:rsidRPr="00EE112B">
        <w:rPr>
          <w:rFonts w:ascii="Times New Roman" w:hAnsi="Times New Roman" w:cs="Times New Roman"/>
          <w:szCs w:val="24"/>
        </w:rPr>
        <w:t>捕捞</w:t>
      </w:r>
      <w:r w:rsidRPr="00EE112B">
        <w:rPr>
          <w:rFonts w:ascii="Times New Roman" w:hAnsi="Times New Roman" w:cs="Times New Roman" w:hint="eastAsia"/>
          <w:szCs w:val="24"/>
        </w:rPr>
        <w:t>轨迹之间</w:t>
      </w:r>
      <w:r w:rsidRPr="00EE112B">
        <w:rPr>
          <w:rFonts w:ascii="Times New Roman" w:hAnsi="Times New Roman" w:cs="Times New Roman"/>
          <w:szCs w:val="24"/>
        </w:rPr>
        <w:t>的航行轨迹。</w:t>
      </w:r>
      <w:r w:rsidRPr="00EE112B">
        <w:rPr>
          <w:rFonts w:ascii="Times New Roman" w:hAnsi="Times New Roman" w:cs="Times New Roman" w:hint="eastAsia"/>
          <w:szCs w:val="24"/>
        </w:rPr>
        <w:t>这些航行轨迹可以</w:t>
      </w:r>
      <w:r w:rsidRPr="00EE112B">
        <w:rPr>
          <w:rFonts w:ascii="Times New Roman" w:hAnsi="Times New Roman" w:cs="Times New Roman"/>
          <w:szCs w:val="24"/>
        </w:rPr>
        <w:t>象征捕捞轨迹区域之间的航道，有助于挖掘捕捞区域间的时空变化规律。</w:t>
      </w:r>
      <w:r w:rsidRPr="00EE112B">
        <w:rPr>
          <w:rFonts w:ascii="Times New Roman" w:hAnsi="Times New Roman" w:cs="Times New Roman" w:hint="eastAsia"/>
          <w:szCs w:val="24"/>
        </w:rPr>
        <w:t>因此</w:t>
      </w:r>
      <w:r w:rsidRPr="00EE112B">
        <w:rPr>
          <w:rFonts w:ascii="Times New Roman" w:hAnsi="Times New Roman" w:cs="Times New Roman"/>
          <w:szCs w:val="24"/>
        </w:rPr>
        <w:t>，本文提出了渔业船舶航道识别算法，利用渔业船舶在捕捞区域间的航行轨迹以及捕捞热度图，通过迭代投票方法</w:t>
      </w:r>
      <w:r w:rsidRPr="00EE112B">
        <w:rPr>
          <w:rFonts w:ascii="Times New Roman" w:hAnsi="Times New Roman" w:cs="Times New Roman" w:hint="eastAsia"/>
          <w:szCs w:val="24"/>
        </w:rPr>
        <w:t>完成同时分割捕捞区域并获得捕捞区域间</w:t>
      </w:r>
      <w:r w:rsidRPr="00EE112B">
        <w:rPr>
          <w:rFonts w:ascii="Times New Roman" w:hAnsi="Times New Roman" w:cs="Times New Roman"/>
          <w:szCs w:val="24"/>
        </w:rPr>
        <w:t>的</w:t>
      </w:r>
      <w:r w:rsidRPr="00EE112B">
        <w:rPr>
          <w:rFonts w:ascii="Times New Roman" w:hAnsi="Times New Roman" w:cs="Times New Roman" w:hint="eastAsia"/>
          <w:szCs w:val="24"/>
        </w:rPr>
        <w:t>渔业船舶</w:t>
      </w:r>
      <w:r w:rsidRPr="00EE112B">
        <w:rPr>
          <w:rFonts w:ascii="Times New Roman" w:hAnsi="Times New Roman" w:cs="Times New Roman"/>
          <w:szCs w:val="24"/>
        </w:rPr>
        <w:t>航道。</w:t>
      </w:r>
      <w:r w:rsidRPr="00EE112B">
        <w:rPr>
          <w:rFonts w:ascii="Times New Roman" w:hAnsi="Times New Roman" w:cs="Times New Roman" w:hint="eastAsia"/>
          <w:szCs w:val="24"/>
        </w:rPr>
        <w:t>进而，</w:t>
      </w:r>
      <w:r w:rsidRPr="00EE112B">
        <w:rPr>
          <w:rFonts w:ascii="Times New Roman" w:hAnsi="Times New Roman" w:cs="Times New Roman"/>
          <w:szCs w:val="24"/>
        </w:rPr>
        <w:t>通过比较不同年份相同季度的航道变化，分析渔业资源的时空变化以及渔民的捕捞行为</w:t>
      </w:r>
      <w:r w:rsidRPr="00EE112B">
        <w:rPr>
          <w:rFonts w:ascii="Times New Roman" w:hAnsi="Times New Roman" w:cs="Times New Roman" w:hint="eastAsia"/>
          <w:szCs w:val="24"/>
        </w:rPr>
        <w:t>变迁</w:t>
      </w:r>
      <w:r w:rsidRPr="00EE112B">
        <w:rPr>
          <w:rFonts w:ascii="Times New Roman" w:hAnsi="Times New Roman" w:cs="Times New Roman"/>
          <w:szCs w:val="24"/>
        </w:rPr>
        <w:t>。</w:t>
      </w:r>
    </w:p>
    <w:p w14:paraId="1B0BE2F7" w14:textId="631D9C2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为了</w:t>
      </w:r>
      <w:r w:rsidRPr="00EE112B">
        <w:rPr>
          <w:rFonts w:ascii="Times New Roman" w:hAnsi="Times New Roman" w:cs="Times New Roman" w:hint="eastAsia"/>
          <w:szCs w:val="24"/>
        </w:rPr>
        <w:t>方便</w:t>
      </w:r>
      <w:r w:rsidRPr="00EE112B">
        <w:rPr>
          <w:rFonts w:ascii="Times New Roman" w:hAnsi="Times New Roman" w:cs="Times New Roman"/>
          <w:szCs w:val="24"/>
        </w:rPr>
        <w:t>渔业</w:t>
      </w:r>
      <w:r w:rsidRPr="00EE112B">
        <w:rPr>
          <w:rFonts w:ascii="Times New Roman" w:hAnsi="Times New Roman" w:cs="Times New Roman" w:hint="eastAsia"/>
          <w:szCs w:val="24"/>
        </w:rPr>
        <w:t>资源管理人员使用上述两项研究结果</w:t>
      </w:r>
      <w:r w:rsidRPr="00EE112B">
        <w:rPr>
          <w:rFonts w:ascii="Times New Roman" w:hAnsi="Times New Roman" w:cs="Times New Roman"/>
          <w:szCs w:val="24"/>
        </w:rPr>
        <w:t>，本文设计并实现了</w:t>
      </w:r>
      <w:r w:rsidRPr="00EE112B">
        <w:rPr>
          <w:rFonts w:ascii="Times New Roman" w:hAnsi="Times New Roman" w:cs="Times New Roman" w:hint="eastAsia"/>
          <w:szCs w:val="24"/>
        </w:rPr>
        <w:t>渔业</w:t>
      </w:r>
      <w:r w:rsidRPr="00EE112B">
        <w:rPr>
          <w:rFonts w:ascii="Times New Roman" w:hAnsi="Times New Roman" w:cs="Times New Roman"/>
          <w:szCs w:val="24"/>
        </w:rPr>
        <w:t>船舶</w:t>
      </w:r>
      <w:r w:rsidRPr="00EE112B">
        <w:rPr>
          <w:rFonts w:ascii="Times New Roman" w:hAnsi="Times New Roman" w:cs="Times New Roman" w:hint="eastAsia"/>
          <w:szCs w:val="24"/>
        </w:rPr>
        <w:t>VMS</w:t>
      </w:r>
      <w:r w:rsidRPr="00EE112B">
        <w:rPr>
          <w:rFonts w:ascii="Times New Roman" w:hAnsi="Times New Roman" w:cs="Times New Roman"/>
          <w:szCs w:val="24"/>
        </w:rPr>
        <w:t>轨迹数据分析系统</w:t>
      </w:r>
      <w:r w:rsidRPr="00EE112B">
        <w:rPr>
          <w:rFonts w:ascii="Times New Roman" w:hAnsi="Times New Roman" w:cs="Times New Roman" w:hint="eastAsia"/>
          <w:szCs w:val="24"/>
        </w:rPr>
        <w:t>。在</w:t>
      </w:r>
      <w:r w:rsidRPr="00EE112B">
        <w:rPr>
          <w:rFonts w:ascii="Times New Roman" w:hAnsi="Times New Roman" w:cs="Times New Roman"/>
          <w:szCs w:val="24"/>
        </w:rPr>
        <w:t>导入</w:t>
      </w:r>
      <w:r w:rsidRPr="00EE112B">
        <w:rPr>
          <w:rFonts w:ascii="Times New Roman" w:hAnsi="Times New Roman" w:cs="Times New Roman"/>
          <w:szCs w:val="24"/>
        </w:rPr>
        <w:t>VMS</w:t>
      </w:r>
      <w:r w:rsidRPr="00EE112B">
        <w:rPr>
          <w:rFonts w:ascii="Times New Roman" w:hAnsi="Times New Roman" w:cs="Times New Roman"/>
          <w:szCs w:val="24"/>
        </w:rPr>
        <w:t>数据</w:t>
      </w:r>
      <w:r w:rsidRPr="00EE112B">
        <w:rPr>
          <w:rFonts w:ascii="Times New Roman" w:hAnsi="Times New Roman" w:cs="Times New Roman" w:hint="eastAsia"/>
          <w:szCs w:val="24"/>
        </w:rPr>
        <w:t>后</w:t>
      </w:r>
      <w:r w:rsidRPr="00EE112B">
        <w:rPr>
          <w:rFonts w:ascii="Times New Roman" w:hAnsi="Times New Roman" w:cs="Times New Roman"/>
          <w:szCs w:val="24"/>
        </w:rPr>
        <w:t>，</w:t>
      </w:r>
      <w:r w:rsidRPr="00EE112B">
        <w:rPr>
          <w:rFonts w:ascii="Times New Roman" w:hAnsi="Times New Roman" w:cs="Times New Roman" w:hint="eastAsia"/>
          <w:szCs w:val="24"/>
        </w:rPr>
        <w:t>用户可以通过</w:t>
      </w:r>
      <w:r w:rsidRPr="00EE112B">
        <w:rPr>
          <w:rFonts w:ascii="Times New Roman" w:hAnsi="Times New Roman" w:cs="Times New Roman"/>
          <w:szCs w:val="24"/>
        </w:rPr>
        <w:t>可视化窗口观察港口分布、渔业船舶轨迹、航次</w:t>
      </w:r>
      <w:r w:rsidRPr="00EE112B">
        <w:rPr>
          <w:rFonts w:ascii="Times New Roman" w:hAnsi="Times New Roman" w:cs="Times New Roman" w:hint="eastAsia"/>
          <w:szCs w:val="24"/>
        </w:rPr>
        <w:t>、</w:t>
      </w:r>
      <w:r w:rsidR="00E91D95">
        <w:rPr>
          <w:rFonts w:ascii="Times New Roman" w:hAnsi="Times New Roman" w:cs="Times New Roman"/>
          <w:szCs w:val="24"/>
        </w:rPr>
        <w:t>捕捞</w:t>
      </w:r>
      <w:r w:rsidRPr="00EE112B">
        <w:rPr>
          <w:rFonts w:ascii="Times New Roman" w:hAnsi="Times New Roman" w:cs="Times New Roman"/>
          <w:szCs w:val="24"/>
        </w:rPr>
        <w:t>热度图</w:t>
      </w:r>
      <w:r w:rsidRPr="00EE112B">
        <w:rPr>
          <w:rFonts w:ascii="Times New Roman" w:hAnsi="Times New Roman" w:cs="Times New Roman" w:hint="eastAsia"/>
          <w:szCs w:val="24"/>
        </w:rPr>
        <w:t>和捕捞区间航道图。</w:t>
      </w:r>
    </w:p>
    <w:p w14:paraId="320ED1F5"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本文的主要贡献如下：</w:t>
      </w:r>
    </w:p>
    <w:p w14:paraId="7D996EA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w:t>
      </w:r>
      <w:r w:rsidRPr="00EE112B">
        <w:rPr>
          <w:rFonts w:ascii="Times New Roman" w:hAnsi="Times New Roman" w:cs="Times New Roman"/>
          <w:szCs w:val="24"/>
        </w:rPr>
        <w:t>1</w:t>
      </w:r>
      <w:r w:rsidRPr="00EE112B">
        <w:rPr>
          <w:rFonts w:ascii="Times New Roman" w:hAnsi="Times New Roman" w:cs="Times New Roman"/>
          <w:szCs w:val="24"/>
        </w:rPr>
        <w:t>）</w:t>
      </w:r>
      <w:r w:rsidRPr="00EE112B">
        <w:rPr>
          <w:rFonts w:ascii="Times New Roman" w:hAnsi="Times New Roman" w:cs="Times New Roman" w:hint="eastAsia"/>
          <w:szCs w:val="24"/>
        </w:rPr>
        <w:t>提出</w:t>
      </w:r>
      <w:r w:rsidRPr="00EE112B">
        <w:rPr>
          <w:rFonts w:ascii="Times New Roman" w:hAnsi="Times New Roman" w:cs="Times New Roman"/>
          <w:szCs w:val="24"/>
        </w:rPr>
        <w:t>在</w:t>
      </w:r>
      <w:r w:rsidRPr="00EE112B">
        <w:rPr>
          <w:rFonts w:ascii="Times New Roman" w:hAnsi="Times New Roman" w:cs="Times New Roman" w:hint="eastAsia"/>
          <w:szCs w:val="24"/>
        </w:rPr>
        <w:t>不使用</w:t>
      </w:r>
      <w:r w:rsidRPr="00EE112B">
        <w:rPr>
          <w:rFonts w:ascii="Times New Roman" w:hAnsi="Times New Roman" w:cs="Times New Roman"/>
          <w:szCs w:val="24"/>
        </w:rPr>
        <w:t>航海日志的</w:t>
      </w:r>
      <w:r w:rsidRPr="00EE112B">
        <w:rPr>
          <w:rFonts w:ascii="Times New Roman" w:hAnsi="Times New Roman" w:cs="Times New Roman" w:hint="eastAsia"/>
          <w:szCs w:val="24"/>
        </w:rPr>
        <w:t>限制</w:t>
      </w:r>
      <w:r w:rsidRPr="00EE112B">
        <w:rPr>
          <w:rFonts w:ascii="Times New Roman" w:hAnsi="Times New Roman" w:cs="Times New Roman"/>
          <w:szCs w:val="24"/>
        </w:rPr>
        <w:t>下</w:t>
      </w:r>
      <w:r w:rsidRPr="00EE112B">
        <w:rPr>
          <w:rFonts w:ascii="Times New Roman" w:hAnsi="Times New Roman" w:cs="Times New Roman" w:hint="eastAsia"/>
          <w:szCs w:val="24"/>
        </w:rPr>
        <w:t>，</w:t>
      </w:r>
      <w:r w:rsidRPr="00EE112B">
        <w:rPr>
          <w:rFonts w:ascii="Times New Roman" w:hAnsi="Times New Roman" w:cs="Times New Roman"/>
          <w:szCs w:val="24"/>
        </w:rPr>
        <w:t>利用数学形态学从</w:t>
      </w:r>
      <w:r w:rsidRPr="00EE112B">
        <w:rPr>
          <w:rFonts w:ascii="Times New Roman" w:hAnsi="Times New Roman" w:cs="Times New Roman"/>
          <w:szCs w:val="24"/>
        </w:rPr>
        <w:t>VMS</w:t>
      </w:r>
      <w:r w:rsidRPr="00EE112B">
        <w:rPr>
          <w:rFonts w:ascii="Times New Roman" w:hAnsi="Times New Roman" w:cs="Times New Roman" w:hint="eastAsia"/>
          <w:szCs w:val="24"/>
        </w:rPr>
        <w:t>轨迹</w:t>
      </w:r>
      <w:r w:rsidRPr="00EE112B">
        <w:rPr>
          <w:rFonts w:ascii="Times New Roman" w:hAnsi="Times New Roman" w:cs="Times New Roman"/>
          <w:szCs w:val="24"/>
        </w:rPr>
        <w:t>数据中</w:t>
      </w:r>
      <w:r w:rsidRPr="00EE112B">
        <w:rPr>
          <w:rFonts w:ascii="Times New Roman" w:hAnsi="Times New Roman" w:cs="Times New Roman"/>
          <w:szCs w:val="24"/>
        </w:rPr>
        <w:lastRenderedPageBreak/>
        <w:t>识别渔业船舶的捕捞行为</w:t>
      </w:r>
      <w:r w:rsidRPr="00EE112B">
        <w:rPr>
          <w:rFonts w:ascii="Times New Roman" w:hAnsi="Times New Roman" w:cs="Times New Roman" w:hint="eastAsia"/>
          <w:szCs w:val="24"/>
        </w:rPr>
        <w:t>的算法，在此基础上统计了捕捞热点区域</w:t>
      </w:r>
      <w:r w:rsidRPr="00EE112B">
        <w:rPr>
          <w:rFonts w:ascii="Times New Roman" w:hAnsi="Times New Roman" w:cs="Times New Roman"/>
          <w:szCs w:val="24"/>
        </w:rPr>
        <w:t>。</w:t>
      </w:r>
    </w:p>
    <w:p w14:paraId="02361366" w14:textId="77777777" w:rsidR="00EE112B" w:rsidRPr="00EE112B" w:rsidRDefault="00EE112B" w:rsidP="00EE112B">
      <w:pPr>
        <w:spacing w:line="360" w:lineRule="auto"/>
        <w:ind w:firstLine="420"/>
        <w:rPr>
          <w:rFonts w:ascii="Times New Roman" w:hAnsi="Times New Roman" w:cs="Times New Roman"/>
        </w:rPr>
      </w:pPr>
      <w:r w:rsidRPr="00EE112B">
        <w:rPr>
          <w:rFonts w:ascii="Times New Roman" w:hAnsi="Times New Roman" w:cs="Times New Roman"/>
          <w:szCs w:val="24"/>
        </w:rPr>
        <w:t>（</w:t>
      </w:r>
      <w:r w:rsidRPr="00EE112B">
        <w:rPr>
          <w:rFonts w:ascii="Times New Roman" w:hAnsi="Times New Roman" w:cs="Times New Roman"/>
          <w:szCs w:val="24"/>
        </w:rPr>
        <w:t>2</w:t>
      </w:r>
      <w:r w:rsidRPr="00EE112B">
        <w:rPr>
          <w:rFonts w:ascii="Times New Roman" w:hAnsi="Times New Roman" w:cs="Times New Roman"/>
          <w:szCs w:val="24"/>
        </w:rPr>
        <w:t>）提出</w:t>
      </w:r>
      <w:r w:rsidRPr="00EE112B">
        <w:rPr>
          <w:rFonts w:ascii="Times New Roman" w:hAnsi="Times New Roman" w:cs="Times New Roman" w:hint="eastAsia"/>
          <w:szCs w:val="24"/>
        </w:rPr>
        <w:t>渔业船舶热点区域间的</w:t>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w:t>
      </w:r>
      <w:r w:rsidRPr="00EE112B">
        <w:rPr>
          <w:rFonts w:ascii="Times New Roman" w:hAnsi="Times New Roman" w:cs="Times New Roman"/>
          <w:szCs w:val="24"/>
        </w:rPr>
        <w:t>根据渔业船舶轨迹</w:t>
      </w:r>
      <w:r w:rsidRPr="00EE112B">
        <w:rPr>
          <w:rFonts w:ascii="Times New Roman" w:hAnsi="Times New Roman" w:cs="Times New Roman" w:hint="eastAsia"/>
          <w:szCs w:val="24"/>
        </w:rPr>
        <w:t>数据同时确定渔业热点区域的分割与区域间的航道，</w:t>
      </w:r>
      <w:r w:rsidRPr="00EE112B">
        <w:rPr>
          <w:rFonts w:ascii="Times New Roman" w:hAnsi="Times New Roman" w:cs="Times New Roman"/>
          <w:szCs w:val="24"/>
        </w:rPr>
        <w:t>为渔业船舶行为和渔业资源时空变化的分析提供新</w:t>
      </w:r>
      <w:r w:rsidRPr="00EE112B">
        <w:rPr>
          <w:rFonts w:ascii="Times New Roman" w:hAnsi="Times New Roman" w:cs="Times New Roman" w:hint="eastAsia"/>
          <w:szCs w:val="24"/>
        </w:rPr>
        <w:t>的切入点</w:t>
      </w:r>
      <w:r w:rsidRPr="00EE112B">
        <w:rPr>
          <w:rFonts w:ascii="Times New Roman" w:hAnsi="Times New Roman" w:cs="Times New Roman"/>
          <w:szCs w:val="24"/>
        </w:rPr>
        <w:t>。</w:t>
      </w:r>
    </w:p>
    <w:p w14:paraId="0C038762" w14:textId="77777777" w:rsidR="00472937" w:rsidRDefault="00DC63F7" w:rsidP="0088685E">
      <w:pPr>
        <w:pStyle w:val="2"/>
        <w:keepNext w:val="0"/>
        <w:keepLines w:val="0"/>
        <w:numPr>
          <w:ilvl w:val="1"/>
          <w:numId w:val="20"/>
        </w:numPr>
        <w:spacing w:line="300" w:lineRule="auto"/>
      </w:pPr>
      <w:r>
        <w:rPr>
          <w:rFonts w:hint="eastAsia"/>
        </w:rPr>
        <w:t>论文组织结构</w:t>
      </w:r>
      <w:bookmarkEnd w:id="18"/>
      <w:bookmarkEnd w:id="19"/>
    </w:p>
    <w:p w14:paraId="7BD282CF" w14:textId="77777777" w:rsidR="00EE112B" w:rsidRPr="00EE112B" w:rsidRDefault="00EE112B" w:rsidP="00EE112B">
      <w:pPr>
        <w:spacing w:line="360" w:lineRule="auto"/>
        <w:ind w:firstLine="420"/>
        <w:rPr>
          <w:rFonts w:ascii="Times New Roman" w:hAnsi="Times New Roman" w:cs="Times New Roman"/>
          <w:szCs w:val="24"/>
        </w:rPr>
      </w:pPr>
      <w:bookmarkStart w:id="20" w:name="_Hlk509132503"/>
      <w:r w:rsidRPr="00EE112B">
        <w:rPr>
          <w:rFonts w:ascii="Times New Roman" w:hAnsi="Times New Roman" w:cs="Times New Roman"/>
          <w:szCs w:val="24"/>
        </w:rPr>
        <w:t>本文共分为六个章节，各章内容安排如下：</w:t>
      </w:r>
    </w:p>
    <w:p w14:paraId="55F1380F"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第一章</w:t>
      </w:r>
      <w:r w:rsidRPr="00EE112B">
        <w:rPr>
          <w:rFonts w:ascii="Times New Roman" w:hAnsi="Times New Roman" w:cs="Times New Roman"/>
          <w:szCs w:val="24"/>
        </w:rPr>
        <w:tab/>
      </w:r>
      <w:r w:rsidRPr="00EE112B">
        <w:rPr>
          <w:rFonts w:ascii="Times New Roman" w:hAnsi="Times New Roman" w:cs="Times New Roman"/>
          <w:szCs w:val="24"/>
        </w:rPr>
        <w:t>引言。介绍船舶轨迹数据的研究背景；概述了基于</w:t>
      </w:r>
      <w:r w:rsidRPr="00EE112B">
        <w:rPr>
          <w:rFonts w:ascii="Times New Roman" w:hAnsi="Times New Roman" w:cs="Times New Roman"/>
          <w:szCs w:val="24"/>
        </w:rPr>
        <w:t>VMS</w:t>
      </w:r>
      <w:r w:rsidRPr="00EE112B">
        <w:rPr>
          <w:rFonts w:ascii="Times New Roman" w:hAnsi="Times New Roman" w:cs="Times New Roman"/>
          <w:szCs w:val="24"/>
        </w:rPr>
        <w:t>数据的国内外研究现状以及轨迹数据研究成果；总结了本文的研究内容</w:t>
      </w:r>
      <w:r w:rsidRPr="00EE112B">
        <w:rPr>
          <w:rFonts w:ascii="Times New Roman" w:hAnsi="Times New Roman" w:cs="Times New Roman" w:hint="eastAsia"/>
          <w:szCs w:val="24"/>
        </w:rPr>
        <w:t>和</w:t>
      </w:r>
      <w:r w:rsidRPr="00EE112B">
        <w:rPr>
          <w:rFonts w:ascii="Times New Roman" w:hAnsi="Times New Roman" w:cs="Times New Roman"/>
          <w:szCs w:val="24"/>
        </w:rPr>
        <w:t>贡献。</w:t>
      </w:r>
    </w:p>
    <w:p w14:paraId="22007C61"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第二章</w:t>
      </w:r>
      <w:r w:rsidRPr="00EE112B">
        <w:rPr>
          <w:rFonts w:ascii="Times New Roman" w:hAnsi="Times New Roman" w:cs="Times New Roman"/>
          <w:szCs w:val="24"/>
        </w:rPr>
        <w:tab/>
      </w:r>
      <w:r w:rsidRPr="00EE112B">
        <w:rPr>
          <w:rFonts w:ascii="Times New Roman" w:hAnsi="Times New Roman" w:cs="Times New Roman"/>
          <w:szCs w:val="24"/>
        </w:rPr>
        <w:t>渔业船舶捕捞行为识别算法。按照数据处理、港口定位、航次划分、捕捞行为识别的顺序，介绍了算法的各个模块</w:t>
      </w:r>
      <w:r w:rsidRPr="00EE112B">
        <w:rPr>
          <w:rFonts w:ascii="Times New Roman" w:hAnsi="Times New Roman" w:cs="Times New Roman" w:hint="eastAsia"/>
          <w:szCs w:val="24"/>
        </w:rPr>
        <w:t>，并</w:t>
      </w:r>
      <w:r w:rsidRPr="00EE112B">
        <w:rPr>
          <w:rFonts w:ascii="Times New Roman" w:hAnsi="Times New Roman" w:cs="Times New Roman"/>
          <w:szCs w:val="24"/>
        </w:rPr>
        <w:t>进行了评估和分析。</w:t>
      </w:r>
    </w:p>
    <w:p w14:paraId="07B0626B"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第三章</w:t>
      </w:r>
      <w:r w:rsidRPr="00EE112B">
        <w:rPr>
          <w:rFonts w:ascii="Times New Roman" w:hAnsi="Times New Roman" w:cs="Times New Roman"/>
          <w:szCs w:val="24"/>
        </w:rPr>
        <w:tab/>
      </w:r>
      <w:r w:rsidRPr="00EE112B">
        <w:rPr>
          <w:rFonts w:ascii="Times New Roman" w:hAnsi="Times New Roman" w:cs="Times New Roman"/>
          <w:szCs w:val="24"/>
        </w:rPr>
        <w:t>渔业船舶航道识别算法</w:t>
      </w:r>
      <w:r w:rsidRPr="00EE112B">
        <w:rPr>
          <w:rFonts w:ascii="Times New Roman" w:hAnsi="Times New Roman" w:cs="Times New Roman" w:hint="eastAsia"/>
          <w:szCs w:val="24"/>
        </w:rPr>
        <w:t>。介绍了算法内容，</w:t>
      </w:r>
      <w:r w:rsidRPr="00EE112B">
        <w:rPr>
          <w:rFonts w:ascii="Times New Roman" w:hAnsi="Times New Roman" w:cs="Times New Roman"/>
          <w:szCs w:val="24"/>
        </w:rPr>
        <w:t>并根据航道变化对渔民的捕捞行为和渔业资源的时空变化进行了分析。</w:t>
      </w:r>
    </w:p>
    <w:p w14:paraId="14BC59CC" w14:textId="77777777" w:rsidR="00EE112B" w:rsidRPr="00EE112B" w:rsidRDefault="00EE112B" w:rsidP="00EE112B">
      <w:pPr>
        <w:spacing w:line="360" w:lineRule="auto"/>
        <w:ind w:firstLine="420"/>
        <w:rPr>
          <w:rFonts w:ascii="Times New Roman" w:hAnsi="Times New Roman" w:cs="Times New Roman"/>
          <w:szCs w:val="24"/>
        </w:rPr>
      </w:pPr>
      <w:r w:rsidRPr="00EE112B">
        <w:rPr>
          <w:rFonts w:ascii="Times New Roman" w:hAnsi="Times New Roman" w:cs="Times New Roman"/>
          <w:szCs w:val="24"/>
        </w:rPr>
        <w:t>第四章</w:t>
      </w:r>
      <w:r w:rsidRPr="00EE112B">
        <w:rPr>
          <w:rFonts w:ascii="Times New Roman" w:hAnsi="Times New Roman" w:cs="Times New Roman"/>
          <w:szCs w:val="24"/>
        </w:rPr>
        <w:tab/>
      </w:r>
      <w:r w:rsidRPr="00EE112B">
        <w:rPr>
          <w:rFonts w:ascii="Times New Roman" w:hAnsi="Times New Roman" w:cs="Times New Roman"/>
          <w:szCs w:val="24"/>
        </w:rPr>
        <w:t>船舶轨迹数据分析系统。按照系统设计的三个层次</w:t>
      </w:r>
      <w:r w:rsidRPr="00EE112B">
        <w:rPr>
          <w:rFonts w:ascii="Times New Roman" w:hAnsi="Times New Roman" w:cs="Times New Roman"/>
          <w:szCs w:val="24"/>
        </w:rPr>
        <w:t>——</w:t>
      </w:r>
      <w:r w:rsidRPr="00EE112B">
        <w:rPr>
          <w:rFonts w:ascii="Times New Roman" w:hAnsi="Times New Roman" w:cs="Times New Roman"/>
          <w:szCs w:val="24"/>
        </w:rPr>
        <w:t>数据管理层、业务层、展示层的顺序，介绍了船舶轨迹数据分析系统</w:t>
      </w:r>
      <w:r w:rsidRPr="00EE112B">
        <w:rPr>
          <w:rFonts w:ascii="Times New Roman" w:hAnsi="Times New Roman" w:cs="Times New Roman" w:hint="eastAsia"/>
          <w:szCs w:val="24"/>
        </w:rPr>
        <w:t>的实现细节问题。</w:t>
      </w:r>
    </w:p>
    <w:p w14:paraId="4AA3174F" w14:textId="18CDA00F" w:rsidR="004357DC" w:rsidRPr="00EE112B" w:rsidRDefault="00EE112B" w:rsidP="00EE112B">
      <w:pPr>
        <w:spacing w:line="300" w:lineRule="auto"/>
        <w:ind w:firstLine="420"/>
        <w:rPr>
          <w:rFonts w:asciiTheme="minorEastAsia" w:hAnsiTheme="minorEastAsia"/>
          <w:szCs w:val="24"/>
        </w:rPr>
      </w:pPr>
      <w:r w:rsidRPr="00EE112B">
        <w:rPr>
          <w:rFonts w:ascii="Times New Roman" w:hAnsi="Times New Roman" w:cs="Times New Roman"/>
          <w:szCs w:val="24"/>
        </w:rPr>
        <w:t>第五章</w:t>
      </w:r>
      <w:r w:rsidRPr="00EE112B">
        <w:rPr>
          <w:rFonts w:ascii="Times New Roman" w:hAnsi="Times New Roman" w:cs="Times New Roman"/>
          <w:szCs w:val="24"/>
        </w:rPr>
        <w:tab/>
      </w:r>
      <w:r w:rsidRPr="00EE112B">
        <w:rPr>
          <w:rFonts w:ascii="Times New Roman" w:hAnsi="Times New Roman" w:cs="Times New Roman"/>
          <w:szCs w:val="24"/>
        </w:rPr>
        <w:t>总结与展望。对全文内容进行了总结，分析了未来的研究方向。</w:t>
      </w:r>
      <w:bookmarkEnd w:id="20"/>
      <w:r w:rsidR="004357DC" w:rsidRPr="00EE112B">
        <w:rPr>
          <w:rFonts w:asciiTheme="minorEastAsia" w:hAnsiTheme="minorEastAsia"/>
          <w:szCs w:val="24"/>
        </w:rPr>
        <w:br w:type="page"/>
      </w:r>
    </w:p>
    <w:p w14:paraId="3CB83A12" w14:textId="3C913197" w:rsidR="00CA013A" w:rsidRPr="002C2191" w:rsidRDefault="006E2618" w:rsidP="0088685E">
      <w:pPr>
        <w:pStyle w:val="1"/>
        <w:keepNext w:val="0"/>
        <w:keepLines w:val="0"/>
        <w:numPr>
          <w:ilvl w:val="0"/>
          <w:numId w:val="20"/>
        </w:numPr>
        <w:spacing w:line="300" w:lineRule="auto"/>
      </w:pPr>
      <w:bookmarkStart w:id="21" w:name="_Toc508612997"/>
      <w:bookmarkStart w:id="22" w:name="_Toc508613070"/>
      <w:r>
        <w:rPr>
          <w:rFonts w:hint="eastAsia"/>
        </w:rPr>
        <w:lastRenderedPageBreak/>
        <w:t>渔业船舶</w:t>
      </w:r>
      <w:r w:rsidR="009D7A96">
        <w:rPr>
          <w:rFonts w:hint="eastAsia"/>
        </w:rPr>
        <w:t>捕捞</w:t>
      </w:r>
      <w:r w:rsidR="005C34A2" w:rsidRPr="00BC7F8E">
        <w:rPr>
          <w:rFonts w:hint="eastAsia"/>
        </w:rPr>
        <w:t>行为</w:t>
      </w:r>
      <w:r w:rsidR="00472937" w:rsidRPr="00BC7F8E">
        <w:rPr>
          <w:rFonts w:hint="eastAsia"/>
        </w:rPr>
        <w:t>识别</w:t>
      </w:r>
      <w:r w:rsidR="009D7A96">
        <w:rPr>
          <w:rFonts w:hint="eastAsia"/>
        </w:rPr>
        <w:t>算法</w:t>
      </w:r>
      <w:bookmarkEnd w:id="21"/>
      <w:bookmarkEnd w:id="22"/>
    </w:p>
    <w:p w14:paraId="3CADE715" w14:textId="77777777" w:rsidR="00885D66" w:rsidRPr="00885D66" w:rsidRDefault="00885D66" w:rsidP="00885D66">
      <w:pPr>
        <w:spacing w:line="360" w:lineRule="auto"/>
        <w:ind w:firstLine="420"/>
        <w:rPr>
          <w:rFonts w:ascii="Times New Roman" w:hAnsi="Times New Roman" w:cs="Times New Roman"/>
          <w:szCs w:val="24"/>
          <w:highlight w:val="yellow"/>
        </w:rPr>
      </w:pPr>
      <w:bookmarkStart w:id="23" w:name="_Toc508612998"/>
      <w:bookmarkStart w:id="24" w:name="_Toc508613071"/>
      <w:r w:rsidRPr="00885D66">
        <w:rPr>
          <w:rFonts w:ascii="Times New Roman" w:hAnsi="Times New Roman" w:cs="Times New Roman"/>
          <w:szCs w:val="24"/>
        </w:rPr>
        <w:t>船舶监控系统（</w:t>
      </w:r>
      <w:r w:rsidRPr="00885D66">
        <w:rPr>
          <w:rFonts w:ascii="Times New Roman" w:hAnsi="Times New Roman" w:cs="Times New Roman"/>
          <w:szCs w:val="24"/>
        </w:rPr>
        <w:t>Vessel Monitoring System</w:t>
      </w:r>
      <w:r w:rsidRPr="00885D66">
        <w:rPr>
          <w:rFonts w:ascii="Times New Roman" w:hAnsi="Times New Roman" w:cs="Times New Roman"/>
          <w:szCs w:val="24"/>
        </w:rPr>
        <w:t>，</w:t>
      </w:r>
      <w:r w:rsidRPr="00885D66">
        <w:rPr>
          <w:rFonts w:ascii="Times New Roman" w:hAnsi="Times New Roman" w:cs="Times New Roman"/>
          <w:szCs w:val="24"/>
        </w:rPr>
        <w:t>VMS</w:t>
      </w:r>
      <w:r w:rsidRPr="00885D66">
        <w:rPr>
          <w:rFonts w:ascii="Times New Roman" w:hAnsi="Times New Roman" w:cs="Times New Roman"/>
          <w:szCs w:val="24"/>
        </w:rPr>
        <w:t>）最早是船舶通过无线广播来发送自己的位置数据给附近海域的其他船舶，起到避免船舶碰撞的目的。</w:t>
      </w:r>
      <w:r w:rsidRPr="00885D66">
        <w:rPr>
          <w:rFonts w:ascii="Times New Roman" w:hAnsi="Times New Roman" w:cs="Times New Roman"/>
          <w:szCs w:val="24"/>
        </w:rPr>
        <w:t>VMS</w:t>
      </w:r>
      <w:r w:rsidRPr="00885D66">
        <w:rPr>
          <w:rFonts w:ascii="Times New Roman" w:hAnsi="Times New Roman" w:cs="Times New Roman"/>
          <w:szCs w:val="24"/>
        </w:rPr>
        <w:t>数据主要包括当前时间、船舶的当前位置、速度、航向等信息。在渔业船舶配备了卫星终端后，渔业管理部门可以接收相关海域的</w:t>
      </w:r>
      <w:r w:rsidRPr="00885D66">
        <w:rPr>
          <w:rFonts w:ascii="Times New Roman" w:hAnsi="Times New Roman" w:cs="Times New Roman"/>
          <w:szCs w:val="24"/>
        </w:rPr>
        <w:t>VMS</w:t>
      </w:r>
      <w:r w:rsidRPr="00885D66">
        <w:rPr>
          <w:rFonts w:ascii="Times New Roman" w:hAnsi="Times New Roman" w:cs="Times New Roman"/>
          <w:szCs w:val="24"/>
        </w:rPr>
        <w:t>数据。于是，通过</w:t>
      </w:r>
      <w:r w:rsidRPr="00885D66">
        <w:rPr>
          <w:rFonts w:ascii="Times New Roman" w:hAnsi="Times New Roman" w:cs="Times New Roman"/>
          <w:szCs w:val="24"/>
        </w:rPr>
        <w:t>VMS</w:t>
      </w:r>
      <w:r w:rsidRPr="00885D66">
        <w:rPr>
          <w:rFonts w:ascii="Times New Roman" w:hAnsi="Times New Roman" w:cs="Times New Roman"/>
          <w:szCs w:val="24"/>
        </w:rPr>
        <w:t>数据，渔业管理部门可以获得渔业船舶活动的完整轨迹。但是，</w:t>
      </w:r>
      <w:r w:rsidRPr="00885D66">
        <w:rPr>
          <w:rFonts w:ascii="Times New Roman" w:hAnsi="Times New Roman" w:cs="Times New Roman"/>
          <w:szCs w:val="24"/>
        </w:rPr>
        <w:t>VMS</w:t>
      </w:r>
      <w:r w:rsidRPr="00885D66">
        <w:rPr>
          <w:rFonts w:ascii="Times New Roman" w:hAnsi="Times New Roman" w:cs="Times New Roman"/>
          <w:szCs w:val="24"/>
        </w:rPr>
        <w:t>数据本身不能区分渔业船舶的行为是停靠、航行还是捕捞，而渔业资源管理研究通常更注重渔业船舶轨迹中的捕捞行为发生的部分。因此，根据渔业船舶的</w:t>
      </w:r>
      <w:r w:rsidRPr="00885D66">
        <w:rPr>
          <w:rFonts w:ascii="Times New Roman" w:hAnsi="Times New Roman" w:cs="Times New Roman"/>
          <w:szCs w:val="24"/>
        </w:rPr>
        <w:t>VMS</w:t>
      </w:r>
      <w:r w:rsidRPr="00885D66">
        <w:rPr>
          <w:rFonts w:ascii="Times New Roman" w:hAnsi="Times New Roman" w:cs="Times New Roman"/>
          <w:szCs w:val="24"/>
        </w:rPr>
        <w:t>轨迹数据，区分其中的捕捞、航行和停靠部分是基于渔业船舶</w:t>
      </w:r>
      <w:r w:rsidRPr="00885D66">
        <w:rPr>
          <w:rFonts w:ascii="Times New Roman" w:hAnsi="Times New Roman" w:cs="Times New Roman"/>
          <w:szCs w:val="24"/>
        </w:rPr>
        <w:t>VMS</w:t>
      </w:r>
      <w:r w:rsidRPr="00885D66">
        <w:rPr>
          <w:rFonts w:ascii="Times New Roman" w:hAnsi="Times New Roman" w:cs="Times New Roman"/>
          <w:szCs w:val="24"/>
        </w:rPr>
        <w:t>数据的渔业资源管理研究首先要解决的问题。</w:t>
      </w:r>
    </w:p>
    <w:p w14:paraId="7686E239"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虽然渔业船舶的航海日志部分记录了船舶航行、捕捞和停泊的主要情况，但是目前仍没有航海日志规范记录标准和数字化管理手段</w:t>
      </w:r>
      <w:r w:rsidRPr="00885D66">
        <w:rPr>
          <w:rFonts w:ascii="Times New Roman" w:hAnsi="Times New Roman" w:cs="Times New Roman" w:hint="eastAsia"/>
          <w:szCs w:val="24"/>
        </w:rPr>
        <w:t>。</w:t>
      </w:r>
      <w:r w:rsidRPr="00885D66">
        <w:rPr>
          <w:rFonts w:ascii="Times New Roman" w:hAnsi="Times New Roman" w:cs="Times New Roman"/>
          <w:szCs w:val="24"/>
        </w:rPr>
        <w:t>因此不借助或不完全借助航海日志，基于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是目前</w:t>
      </w:r>
      <w:r w:rsidRPr="00885D66">
        <w:rPr>
          <w:rFonts w:ascii="Times New Roman" w:hAnsi="Times New Roman" w:cs="Times New Roman"/>
          <w:szCs w:val="24"/>
        </w:rPr>
        <w:t>VMS</w:t>
      </w:r>
      <w:r w:rsidRPr="00885D66">
        <w:rPr>
          <w:rFonts w:ascii="Times New Roman" w:hAnsi="Times New Roman" w:cs="Times New Roman"/>
          <w:szCs w:val="24"/>
        </w:rPr>
        <w:t>数据分析的关键问题。</w:t>
      </w:r>
    </w:p>
    <w:p w14:paraId="2FA19D7E"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针对基于</w:t>
      </w:r>
      <w:r w:rsidRPr="00885D66">
        <w:rPr>
          <w:rFonts w:ascii="Times New Roman" w:hAnsi="Times New Roman" w:cs="Times New Roman"/>
          <w:szCs w:val="24"/>
        </w:rPr>
        <w:t>VMS</w:t>
      </w:r>
      <w:r w:rsidRPr="00885D66">
        <w:rPr>
          <w:rFonts w:ascii="Times New Roman" w:hAnsi="Times New Roman" w:cs="Times New Roman"/>
          <w:szCs w:val="24"/>
        </w:rPr>
        <w:t>数据的渔业船舶行为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问题，研究者们已经开展了研究工作。相关研究可归纳为两类：基于统计的方法和基于模型的方法。前者是利用渔业船舶航行过程中总结的统计经验来区分不同行为，比如渔业船舶在进行捕捞时速度会下降，并且通过折返运动拖曳渔网进行捕捞作业。</w:t>
      </w:r>
      <w:r w:rsidRPr="00885D66">
        <w:rPr>
          <w:rFonts w:ascii="Times New Roman" w:hAnsi="Times New Roman" w:cs="Times New Roman"/>
          <w:szCs w:val="24"/>
        </w:rPr>
        <w:t>Witt</w:t>
      </w:r>
      <w:r w:rsidRPr="00885D66">
        <w:rPr>
          <w:rFonts w:ascii="Times New Roman" w:hAnsi="Times New Roman" w:cs="Times New Roman"/>
          <w:szCs w:val="24"/>
        </w:rPr>
        <w:t>等</w:t>
      </w:r>
      <w:r w:rsidRPr="00885D66">
        <w:rPr>
          <w:rFonts w:ascii="Times New Roman" w:hAnsi="Times New Roman" w:cs="Times New Roman"/>
          <w:szCs w:val="24"/>
          <w:vertAlign w:val="superscript"/>
        </w:rPr>
        <w:t>[3]</w:t>
      </w:r>
      <w:r w:rsidRPr="00885D66">
        <w:rPr>
          <w:rFonts w:ascii="Times New Roman" w:hAnsi="Times New Roman" w:cs="Times New Roman"/>
        </w:rPr>
        <w:t>以</w:t>
      </w:r>
      <w:r w:rsidRPr="00885D66">
        <w:rPr>
          <w:rFonts w:ascii="Times New Roman" w:hAnsi="Times New Roman" w:cs="Times New Roman"/>
          <w:szCs w:val="24"/>
        </w:rPr>
        <w:t>英国附近海域约</w:t>
      </w:r>
      <w:r w:rsidRPr="00885D66">
        <w:rPr>
          <w:rFonts w:ascii="Times New Roman" w:hAnsi="Times New Roman" w:cs="Times New Roman"/>
          <w:szCs w:val="24"/>
        </w:rPr>
        <w:t>400</w:t>
      </w:r>
      <w:r w:rsidRPr="00885D66">
        <w:rPr>
          <w:rFonts w:ascii="Times New Roman" w:hAnsi="Times New Roman" w:cs="Times New Roman"/>
          <w:szCs w:val="24"/>
        </w:rPr>
        <w:t>艘不同类型的渔业船舶为统计对象，所使用的</w:t>
      </w:r>
      <w:r w:rsidRPr="00885D66">
        <w:rPr>
          <w:rFonts w:ascii="Times New Roman" w:hAnsi="Times New Roman" w:cs="Times New Roman"/>
          <w:szCs w:val="24"/>
        </w:rPr>
        <w:t>VMS</w:t>
      </w:r>
      <w:r w:rsidRPr="00885D66">
        <w:rPr>
          <w:rFonts w:ascii="Times New Roman" w:hAnsi="Times New Roman" w:cs="Times New Roman"/>
          <w:szCs w:val="24"/>
        </w:rPr>
        <w:t>数据包含自</w:t>
      </w:r>
      <w:r w:rsidRPr="00885D66">
        <w:rPr>
          <w:rFonts w:ascii="Times New Roman" w:hAnsi="Times New Roman" w:cs="Times New Roman"/>
          <w:szCs w:val="24"/>
        </w:rPr>
        <w:t>2000</w:t>
      </w:r>
      <w:r w:rsidRPr="00885D66">
        <w:rPr>
          <w:rFonts w:ascii="Times New Roman" w:hAnsi="Times New Roman" w:cs="Times New Roman"/>
          <w:szCs w:val="24"/>
        </w:rPr>
        <w:t>年</w:t>
      </w:r>
      <w:r w:rsidRPr="00885D66">
        <w:rPr>
          <w:rFonts w:ascii="Times New Roman" w:hAnsi="Times New Roman" w:cs="Times New Roman"/>
          <w:szCs w:val="24"/>
        </w:rPr>
        <w:t>1</w:t>
      </w:r>
      <w:r w:rsidRPr="00885D66">
        <w:rPr>
          <w:rFonts w:ascii="Times New Roman" w:hAnsi="Times New Roman" w:cs="Times New Roman"/>
          <w:szCs w:val="24"/>
        </w:rPr>
        <w:t>月</w:t>
      </w:r>
      <w:r w:rsidRPr="00885D66">
        <w:rPr>
          <w:rFonts w:ascii="Times New Roman" w:hAnsi="Times New Roman" w:cs="Times New Roman"/>
          <w:szCs w:val="24"/>
        </w:rPr>
        <w:t>1</w:t>
      </w:r>
      <w:r w:rsidRPr="00885D66">
        <w:rPr>
          <w:rFonts w:ascii="Times New Roman" w:hAnsi="Times New Roman" w:cs="Times New Roman"/>
          <w:szCs w:val="24"/>
        </w:rPr>
        <w:t>日至</w:t>
      </w:r>
      <w:r w:rsidRPr="00885D66">
        <w:rPr>
          <w:rFonts w:ascii="Times New Roman" w:hAnsi="Times New Roman" w:cs="Times New Roman"/>
          <w:szCs w:val="24"/>
        </w:rPr>
        <w:t>2004</w:t>
      </w:r>
      <w:r w:rsidRPr="00885D66">
        <w:rPr>
          <w:rFonts w:ascii="Times New Roman" w:hAnsi="Times New Roman" w:cs="Times New Roman"/>
          <w:szCs w:val="24"/>
        </w:rPr>
        <w:t>年</w:t>
      </w:r>
      <w:r w:rsidRPr="00885D66">
        <w:rPr>
          <w:rFonts w:ascii="Times New Roman" w:hAnsi="Times New Roman" w:cs="Times New Roman"/>
          <w:szCs w:val="24"/>
        </w:rPr>
        <w:t>12</w:t>
      </w:r>
      <w:r w:rsidRPr="00885D66">
        <w:rPr>
          <w:rFonts w:ascii="Times New Roman" w:hAnsi="Times New Roman" w:cs="Times New Roman"/>
          <w:szCs w:val="24"/>
        </w:rPr>
        <w:t>月</w:t>
      </w:r>
      <w:r w:rsidRPr="00885D66">
        <w:rPr>
          <w:rFonts w:ascii="Times New Roman" w:hAnsi="Times New Roman" w:cs="Times New Roman"/>
          <w:szCs w:val="24"/>
        </w:rPr>
        <w:t>31</w:t>
      </w:r>
      <w:r w:rsidRPr="00885D66">
        <w:rPr>
          <w:rFonts w:ascii="Times New Roman" w:hAnsi="Times New Roman" w:cs="Times New Roman"/>
          <w:szCs w:val="24"/>
        </w:rPr>
        <w:t>日共</w:t>
      </w:r>
      <w:r w:rsidRPr="00885D66">
        <w:rPr>
          <w:rFonts w:ascii="Times New Roman" w:hAnsi="Times New Roman" w:cs="Times New Roman"/>
          <w:szCs w:val="24"/>
        </w:rPr>
        <w:t>5,788,188</w:t>
      </w:r>
      <w:r w:rsidRPr="00885D66">
        <w:rPr>
          <w:rFonts w:ascii="Times New Roman" w:hAnsi="Times New Roman" w:cs="Times New Roman"/>
          <w:szCs w:val="24"/>
        </w:rPr>
        <w:t>条记录，确定了速度区间</w:t>
      </w:r>
      <w:r w:rsidRPr="00885D66">
        <w:rPr>
          <w:rFonts w:ascii="Times New Roman" w:hAnsi="Times New Roman" w:cs="Times New Roman"/>
          <w:szCs w:val="24"/>
        </w:rPr>
        <w:t>[3,10]km/h</w:t>
      </w:r>
      <w:r w:rsidRPr="00885D66">
        <w:rPr>
          <w:rFonts w:ascii="Times New Roman" w:hAnsi="Times New Roman" w:cs="Times New Roman"/>
          <w:szCs w:val="24"/>
        </w:rPr>
        <w:t>为捕捞行为区间。</w:t>
      </w:r>
      <w:r w:rsidRPr="00885D66">
        <w:rPr>
          <w:rFonts w:ascii="Times New Roman" w:hAnsi="Times New Roman" w:cs="Times New Roman"/>
          <w:szCs w:val="24"/>
        </w:rPr>
        <w:t>Fork</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e"/>
          <w:rFonts w:ascii="Times New Roman" w:hAnsi="Times New Roman" w:cs="Times New Roman"/>
          <w:szCs w:val="24"/>
        </w:rPr>
        <w:endnoteReference w:id="31"/>
      </w:r>
      <w:r w:rsidRPr="00885D66">
        <w:rPr>
          <w:rFonts w:ascii="Times New Roman" w:hAnsi="Times New Roman" w:cs="Times New Roman"/>
          <w:szCs w:val="24"/>
          <w:vertAlign w:val="superscript"/>
        </w:rPr>
        <w:t>]</w:t>
      </w:r>
      <w:r w:rsidRPr="00885D66">
        <w:rPr>
          <w:rFonts w:ascii="Times New Roman" w:hAnsi="Times New Roman" w:cs="Times New Roman"/>
          <w:szCs w:val="24"/>
        </w:rPr>
        <w:t>为不同类型的渔业船舶确定不同的速度阈值来确定捕捞行为：拖网渔业船舶</w:t>
      </w:r>
      <w:r w:rsidRPr="00885D66">
        <w:rPr>
          <w:rFonts w:ascii="Times New Roman" w:hAnsi="Times New Roman" w:cs="Times New Roman"/>
          <w:szCs w:val="24"/>
        </w:rPr>
        <w:t>&lt; 8kn</w:t>
      </w:r>
      <w:r w:rsidRPr="00885D66">
        <w:rPr>
          <w:rFonts w:ascii="Times New Roman" w:hAnsi="Times New Roman" w:cs="Times New Roman"/>
          <w:szCs w:val="24"/>
        </w:rPr>
        <w:t>，刺网渔业船舶</w:t>
      </w:r>
      <w:r w:rsidRPr="00885D66">
        <w:rPr>
          <w:rFonts w:ascii="Times New Roman" w:hAnsi="Times New Roman" w:cs="Times New Roman"/>
          <w:szCs w:val="24"/>
        </w:rPr>
        <w:t>&lt; 5kn</w:t>
      </w:r>
      <w:r w:rsidRPr="00885D66">
        <w:rPr>
          <w:rFonts w:ascii="Times New Roman" w:hAnsi="Times New Roman" w:cs="Times New Roman"/>
          <w:szCs w:val="24"/>
        </w:rPr>
        <w:t>。这类方法的处理速度快，但</w:t>
      </w:r>
      <w:r w:rsidRPr="00885D66">
        <w:rPr>
          <w:rFonts w:ascii="Times New Roman" w:hAnsi="Times New Roman" w:cs="Times New Roman" w:hint="eastAsia"/>
          <w:szCs w:val="24"/>
        </w:rPr>
        <w:t>分类</w:t>
      </w:r>
      <w:r w:rsidRPr="00885D66">
        <w:rPr>
          <w:rFonts w:ascii="Times New Roman" w:hAnsi="Times New Roman" w:cs="Times New Roman"/>
          <w:szCs w:val="24"/>
        </w:rPr>
        <w:t>准确率不高，且不具备海域及渔业船舶类别的通用性。</w:t>
      </w:r>
    </w:p>
    <w:p w14:paraId="6623BD1E"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基于模型的方法使用</w:t>
      </w:r>
      <w:r w:rsidRPr="00885D66">
        <w:rPr>
          <w:rFonts w:ascii="Times New Roman" w:hAnsi="Times New Roman" w:cs="Times New Roman" w:hint="eastAsia"/>
          <w:szCs w:val="24"/>
        </w:rPr>
        <w:t>分类</w:t>
      </w:r>
      <w:r w:rsidRPr="00885D66">
        <w:rPr>
          <w:rFonts w:ascii="Times New Roman" w:hAnsi="Times New Roman" w:cs="Times New Roman"/>
          <w:szCs w:val="24"/>
        </w:rPr>
        <w:t>模型完成基于</w:t>
      </w:r>
      <w:r w:rsidRPr="00885D66">
        <w:rPr>
          <w:rFonts w:ascii="Times New Roman" w:hAnsi="Times New Roman" w:cs="Times New Roman"/>
          <w:szCs w:val="24"/>
        </w:rPr>
        <w:t>VMS</w:t>
      </w:r>
      <w:r w:rsidRPr="00885D66">
        <w:rPr>
          <w:rFonts w:ascii="Times New Roman" w:hAnsi="Times New Roman" w:cs="Times New Roman"/>
          <w:szCs w:val="24"/>
        </w:rPr>
        <w:t>轨迹的训练及</w:t>
      </w:r>
      <w:r w:rsidRPr="00885D66">
        <w:rPr>
          <w:rFonts w:ascii="Times New Roman" w:hAnsi="Times New Roman" w:cs="Times New Roman" w:hint="eastAsia"/>
          <w:szCs w:val="24"/>
        </w:rPr>
        <w:t>分类</w:t>
      </w:r>
      <w:r w:rsidRPr="00885D66">
        <w:rPr>
          <w:rFonts w:ascii="Times New Roman" w:hAnsi="Times New Roman" w:cs="Times New Roman"/>
          <w:szCs w:val="24"/>
        </w:rPr>
        <w:t>，从而确定渔业船舶的捕捞行为。</w:t>
      </w:r>
      <w:r w:rsidRPr="00885D66">
        <w:rPr>
          <w:rFonts w:ascii="Times New Roman" w:hAnsi="Times New Roman" w:cs="Times New Roman"/>
          <w:szCs w:val="24"/>
        </w:rPr>
        <w:t>Walker</w:t>
      </w:r>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e"/>
          <w:rFonts w:ascii="Times New Roman" w:hAnsi="Times New Roman" w:cs="Times New Roman"/>
          <w:szCs w:val="24"/>
        </w:rPr>
        <w:endnoteReference w:id="32"/>
      </w:r>
      <w:r w:rsidRPr="00885D66">
        <w:rPr>
          <w:rFonts w:ascii="Times New Roman" w:hAnsi="Times New Roman" w:cs="Times New Roman"/>
          <w:szCs w:val="24"/>
          <w:vertAlign w:val="superscript"/>
        </w:rPr>
        <w:t>]</w:t>
      </w:r>
      <w:r w:rsidRPr="00885D66">
        <w:rPr>
          <w:rFonts w:ascii="Times New Roman" w:hAnsi="Times New Roman" w:cs="Times New Roman"/>
          <w:szCs w:val="24"/>
        </w:rPr>
        <w:t>在研究金枪鱼围网渔业船舶的</w:t>
      </w:r>
      <w:r w:rsidRPr="00885D66">
        <w:rPr>
          <w:rFonts w:ascii="Times New Roman" w:hAnsi="Times New Roman" w:cs="Times New Roman"/>
          <w:szCs w:val="24"/>
        </w:rPr>
        <w:t>VMS</w:t>
      </w:r>
      <w:r w:rsidRPr="00885D66">
        <w:rPr>
          <w:rFonts w:ascii="Times New Roman" w:hAnsi="Times New Roman" w:cs="Times New Roman"/>
          <w:szCs w:val="24"/>
        </w:rPr>
        <w:t>数据时，将渔业船舶行为分为寻找、捕捞、停泊和航行等四种状态，并通过船艏向和航速两个字段数据训练</w:t>
      </w:r>
      <w:proofErr w:type="gramStart"/>
      <w:r w:rsidRPr="00885D66">
        <w:rPr>
          <w:rFonts w:ascii="Times New Roman" w:hAnsi="Times New Roman" w:cs="Times New Roman"/>
          <w:szCs w:val="24"/>
        </w:rPr>
        <w:t>隐</w:t>
      </w:r>
      <w:proofErr w:type="gramEnd"/>
      <w:r w:rsidRPr="00885D66">
        <w:rPr>
          <w:rFonts w:ascii="Times New Roman" w:hAnsi="Times New Roman" w:cs="Times New Roman"/>
          <w:szCs w:val="24"/>
        </w:rPr>
        <w:t>马尔可夫模型（</w:t>
      </w:r>
      <w:r w:rsidRPr="00885D66">
        <w:rPr>
          <w:rFonts w:ascii="Times New Roman" w:hAnsi="Times New Roman" w:cs="Times New Roman"/>
          <w:szCs w:val="24"/>
        </w:rPr>
        <w:t>Hidden Markov Model, HMM</w:t>
      </w:r>
      <w:r w:rsidRPr="00885D66">
        <w:rPr>
          <w:rFonts w:ascii="Times New Roman" w:hAnsi="Times New Roman" w:cs="Times New Roman"/>
          <w:szCs w:val="24"/>
        </w:rPr>
        <w:t>）进行船舶行为</w:t>
      </w:r>
      <w:r w:rsidRPr="00885D66">
        <w:rPr>
          <w:rFonts w:ascii="Times New Roman" w:hAnsi="Times New Roman" w:cs="Times New Roman" w:hint="eastAsia"/>
          <w:szCs w:val="24"/>
        </w:rPr>
        <w:t>分类</w:t>
      </w:r>
      <w:r w:rsidRPr="00885D66">
        <w:rPr>
          <w:rFonts w:ascii="Times New Roman" w:hAnsi="Times New Roman" w:cs="Times New Roman"/>
          <w:szCs w:val="24"/>
        </w:rPr>
        <w:t>。在训练过程中，使用了</w:t>
      </w:r>
      <w:r w:rsidRPr="00885D66">
        <w:rPr>
          <w:rFonts w:ascii="Times New Roman" w:hAnsi="Times New Roman" w:cs="Times New Roman"/>
          <w:szCs w:val="24"/>
        </w:rPr>
        <w:t>96,325</w:t>
      </w:r>
      <w:r w:rsidRPr="00885D66">
        <w:rPr>
          <w:rFonts w:ascii="Times New Roman" w:hAnsi="Times New Roman" w:cs="Times New Roman"/>
          <w:szCs w:val="24"/>
        </w:rPr>
        <w:t>条渔业船舶的航海日志记录作为标定数</w:t>
      </w:r>
      <w:r w:rsidRPr="00885D66">
        <w:rPr>
          <w:rFonts w:ascii="Times New Roman" w:hAnsi="Times New Roman" w:cs="Times New Roman"/>
          <w:szCs w:val="24"/>
        </w:rPr>
        <w:lastRenderedPageBreak/>
        <w:t>据训练模型，并用</w:t>
      </w:r>
      <w:r w:rsidRPr="00885D66">
        <w:rPr>
          <w:rFonts w:ascii="Times New Roman" w:hAnsi="Times New Roman" w:cs="Times New Roman"/>
          <w:szCs w:val="24"/>
        </w:rPr>
        <w:t>3,510</w:t>
      </w:r>
      <w:r w:rsidRPr="00885D66">
        <w:rPr>
          <w:rFonts w:ascii="Times New Roman" w:hAnsi="Times New Roman" w:cs="Times New Roman"/>
          <w:szCs w:val="24"/>
        </w:rPr>
        <w:t>条数据进行验证。</w:t>
      </w:r>
      <w:proofErr w:type="spellStart"/>
      <w:r w:rsidRPr="00885D66">
        <w:rPr>
          <w:rFonts w:ascii="Times New Roman" w:hAnsi="Times New Roman" w:cs="Times New Roman"/>
          <w:szCs w:val="24"/>
        </w:rPr>
        <w:t>Joo</w:t>
      </w:r>
      <w:proofErr w:type="spellEnd"/>
      <w:r w:rsidRPr="00885D66">
        <w:rPr>
          <w:rFonts w:ascii="Times New Roman" w:hAnsi="Times New Roman" w:cs="Times New Roman"/>
          <w:szCs w:val="24"/>
        </w:rPr>
        <w:t>等</w:t>
      </w:r>
      <w:r w:rsidRPr="00885D66">
        <w:rPr>
          <w:rFonts w:ascii="Times New Roman" w:hAnsi="Times New Roman" w:cs="Times New Roman"/>
          <w:szCs w:val="24"/>
          <w:vertAlign w:val="superscript"/>
        </w:rPr>
        <w:t>[</w:t>
      </w:r>
      <w:r>
        <w:rPr>
          <w:rStyle w:val="ae"/>
          <w:rFonts w:ascii="Times New Roman" w:hAnsi="Times New Roman" w:cs="Times New Roman"/>
          <w:szCs w:val="24"/>
        </w:rPr>
        <w:endnoteReference w:id="33"/>
      </w:r>
      <w:r w:rsidRPr="00885D66">
        <w:rPr>
          <w:rFonts w:ascii="Times New Roman" w:hAnsi="Times New Roman" w:cs="Times New Roman"/>
          <w:szCs w:val="24"/>
          <w:vertAlign w:val="superscript"/>
        </w:rPr>
        <w:t>]</w:t>
      </w:r>
      <w:r w:rsidRPr="00885D66">
        <w:rPr>
          <w:rFonts w:ascii="Times New Roman" w:hAnsi="Times New Roman" w:cs="Times New Roman"/>
          <w:szCs w:val="24"/>
        </w:rPr>
        <w:t>在研究秘鲁鳀鱼围网作业时，收集了</w:t>
      </w:r>
      <w:r w:rsidRPr="00885D66">
        <w:rPr>
          <w:rFonts w:ascii="Times New Roman" w:hAnsi="Times New Roman" w:cs="Times New Roman"/>
          <w:szCs w:val="24"/>
        </w:rPr>
        <w:t>2000-2007</w:t>
      </w:r>
      <w:r w:rsidRPr="00885D66">
        <w:rPr>
          <w:rFonts w:ascii="Times New Roman" w:hAnsi="Times New Roman" w:cs="Times New Roman"/>
          <w:szCs w:val="24"/>
        </w:rPr>
        <w:t>年共</w:t>
      </w:r>
      <w:r w:rsidRPr="00885D66">
        <w:rPr>
          <w:rFonts w:ascii="Times New Roman" w:hAnsi="Times New Roman" w:cs="Times New Roman"/>
          <w:szCs w:val="24"/>
        </w:rPr>
        <w:t>347,901</w:t>
      </w:r>
      <w:r w:rsidRPr="00885D66">
        <w:rPr>
          <w:rFonts w:ascii="Times New Roman" w:hAnsi="Times New Roman" w:cs="Times New Roman"/>
          <w:szCs w:val="24"/>
        </w:rPr>
        <w:t>条</w:t>
      </w:r>
      <w:r w:rsidRPr="00885D66">
        <w:rPr>
          <w:rFonts w:ascii="Times New Roman" w:hAnsi="Times New Roman" w:cs="Times New Roman"/>
          <w:szCs w:val="24"/>
        </w:rPr>
        <w:t>VMS</w:t>
      </w:r>
      <w:r w:rsidRPr="00885D66">
        <w:rPr>
          <w:rFonts w:ascii="Times New Roman" w:hAnsi="Times New Roman" w:cs="Times New Roman"/>
          <w:szCs w:val="24"/>
        </w:rPr>
        <w:t>数据及对应航海日志，使用神经网络对其中</w:t>
      </w:r>
      <w:r w:rsidRPr="00885D66">
        <w:rPr>
          <w:rFonts w:ascii="Times New Roman" w:hAnsi="Times New Roman" w:cs="Times New Roman"/>
          <w:szCs w:val="24"/>
        </w:rPr>
        <w:t>97,877</w:t>
      </w:r>
      <w:r w:rsidRPr="00885D66">
        <w:rPr>
          <w:rFonts w:ascii="Times New Roman" w:hAnsi="Times New Roman" w:cs="Times New Roman"/>
          <w:szCs w:val="24"/>
        </w:rPr>
        <w:t>条数据进行训练，其余航海日志记录进行验证，真阳性达到</w:t>
      </w:r>
      <w:r w:rsidRPr="00885D66">
        <w:rPr>
          <w:rFonts w:ascii="Times New Roman" w:hAnsi="Times New Roman" w:cs="Times New Roman"/>
          <w:szCs w:val="24"/>
        </w:rPr>
        <w:t>76%</w:t>
      </w:r>
      <w:r w:rsidRPr="00885D66">
        <w:rPr>
          <w:rFonts w:ascii="Times New Roman" w:hAnsi="Times New Roman" w:cs="Times New Roman"/>
          <w:szCs w:val="24"/>
        </w:rPr>
        <w:t>。使用基于模型的渔业船舶行为</w:t>
      </w:r>
      <w:r w:rsidRPr="00885D66">
        <w:rPr>
          <w:rFonts w:ascii="Times New Roman" w:hAnsi="Times New Roman" w:cs="Times New Roman" w:hint="eastAsia"/>
          <w:szCs w:val="24"/>
        </w:rPr>
        <w:t>分类</w:t>
      </w:r>
      <w:r w:rsidRPr="00885D66">
        <w:rPr>
          <w:rFonts w:ascii="Times New Roman" w:hAnsi="Times New Roman" w:cs="Times New Roman"/>
          <w:szCs w:val="24"/>
        </w:rPr>
        <w:t>方法优点在于有较高的</w:t>
      </w:r>
      <w:r w:rsidRPr="00885D66">
        <w:rPr>
          <w:rFonts w:ascii="Times New Roman" w:hAnsi="Times New Roman" w:cs="Times New Roman" w:hint="eastAsia"/>
          <w:szCs w:val="24"/>
        </w:rPr>
        <w:t>分类</w:t>
      </w:r>
      <w:r w:rsidRPr="00885D66">
        <w:rPr>
          <w:rFonts w:ascii="Times New Roman" w:hAnsi="Times New Roman" w:cs="Times New Roman"/>
          <w:szCs w:val="24"/>
        </w:rPr>
        <w:t>准确率，但是需要大量标定好的数据进行模型训练；而且时间开销较大。</w:t>
      </w:r>
    </w:p>
    <w:p w14:paraId="041B19A5" w14:textId="77777777" w:rsidR="00885D66" w:rsidRPr="00885D66" w:rsidRDefault="00885D66" w:rsidP="00885D66">
      <w:pPr>
        <w:spacing w:line="360" w:lineRule="auto"/>
        <w:ind w:firstLine="420"/>
        <w:rPr>
          <w:rFonts w:ascii="Times New Roman" w:hAnsi="Times New Roman" w:cs="Times New Roman"/>
          <w:szCs w:val="24"/>
        </w:rPr>
      </w:pPr>
      <w:r w:rsidRPr="00885D66">
        <w:rPr>
          <w:rFonts w:ascii="Times New Roman" w:hAnsi="Times New Roman" w:cs="Times New Roman"/>
          <w:szCs w:val="24"/>
        </w:rPr>
        <w:t>由于本文研究对象仅为我国浙江海域的渔业管理部门记录的拖网渔业船舶</w:t>
      </w:r>
      <w:r w:rsidRPr="00885D66">
        <w:rPr>
          <w:rFonts w:ascii="Times New Roman" w:hAnsi="Times New Roman" w:cs="Times New Roman"/>
          <w:szCs w:val="24"/>
        </w:rPr>
        <w:t>VMS</w:t>
      </w:r>
      <w:r w:rsidRPr="00885D66">
        <w:rPr>
          <w:rFonts w:ascii="Times New Roman" w:hAnsi="Times New Roman" w:cs="Times New Roman"/>
          <w:szCs w:val="24"/>
        </w:rPr>
        <w:t>数据，没有与之相配的航海日志，因此基于模型的</w:t>
      </w:r>
      <w:r w:rsidRPr="00885D66">
        <w:rPr>
          <w:rFonts w:ascii="Times New Roman" w:hAnsi="Times New Roman" w:cs="Times New Roman" w:hint="eastAsia"/>
          <w:szCs w:val="24"/>
        </w:rPr>
        <w:t>分类</w:t>
      </w:r>
      <w:r w:rsidRPr="00885D66">
        <w:rPr>
          <w:rFonts w:ascii="Times New Roman" w:hAnsi="Times New Roman" w:cs="Times New Roman"/>
          <w:szCs w:val="24"/>
        </w:rPr>
        <w:t>方法无法适用。此外，基于统计的方法虽然运行速度快，但识别精度不高。于是，本文以拖网渔业船舶的捕捞行为特点为切入点，探索使用图像处理方法识别渔业船舶轨迹中的捕捞行为。</w:t>
      </w:r>
    </w:p>
    <w:p w14:paraId="5E31A5F1" w14:textId="5DD347CC" w:rsidR="006A25E3" w:rsidRDefault="00A15576" w:rsidP="0088685E">
      <w:pPr>
        <w:pStyle w:val="2"/>
        <w:keepNext w:val="0"/>
        <w:keepLines w:val="0"/>
        <w:numPr>
          <w:ilvl w:val="1"/>
          <w:numId w:val="20"/>
        </w:numPr>
        <w:spacing w:line="300" w:lineRule="auto"/>
      </w:pPr>
      <w:r w:rsidRPr="00FC7CF0">
        <w:rPr>
          <w:rFonts w:ascii="Times New Roman" w:hAnsi="Times New Roman" w:cs="Times New Roman"/>
        </w:rPr>
        <w:t>VMS</w:t>
      </w:r>
      <w:r>
        <w:rPr>
          <w:rFonts w:hint="eastAsia"/>
        </w:rPr>
        <w:t>数据</w:t>
      </w:r>
    </w:p>
    <w:p w14:paraId="48CA4D92" w14:textId="013964EF" w:rsidR="00FC7CF0" w:rsidRDefault="00FC7CF0" w:rsidP="00FC7CF0">
      <w:pPr>
        <w:spacing w:line="360" w:lineRule="auto"/>
        <w:ind w:firstLine="420"/>
        <w:rPr>
          <w:rFonts w:ascii="Times New Roman" w:hAnsi="Times New Roman" w:cs="Times New Roman" w:hint="eastAsia"/>
          <w:szCs w:val="24"/>
        </w:rPr>
      </w:pPr>
      <w:r w:rsidRPr="00FC7CF0">
        <w:rPr>
          <w:rFonts w:ascii="Times New Roman" w:hAnsi="Times New Roman" w:cs="Times New Roman"/>
          <w:szCs w:val="24"/>
        </w:rPr>
        <w:t>本文处理的数据来自于浙江省温州市海洋渔业安全救助信息中心。在浙江海域内，单船拖网是最常见的生产方式之一，数据量大。本文对该船型的</w:t>
      </w:r>
      <w:r w:rsidRPr="00FC7CF0">
        <w:rPr>
          <w:rFonts w:ascii="Times New Roman" w:hAnsi="Times New Roman" w:cs="Times New Roman"/>
          <w:szCs w:val="24"/>
        </w:rPr>
        <w:t>VMS</w:t>
      </w:r>
      <w:r w:rsidRPr="00FC7CF0">
        <w:rPr>
          <w:rFonts w:ascii="Times New Roman" w:hAnsi="Times New Roman" w:cs="Times New Roman"/>
          <w:szCs w:val="24"/>
        </w:rPr>
        <w:t>数据进行分析，</w:t>
      </w:r>
      <w:r w:rsidRPr="00FC7CF0">
        <w:rPr>
          <w:rFonts w:ascii="Times New Roman" w:hAnsi="Times New Roman" w:cs="Times New Roman" w:hint="eastAsia"/>
          <w:szCs w:val="24"/>
        </w:rPr>
        <w:t>使用</w:t>
      </w:r>
      <w:r w:rsidRPr="00FC7CF0">
        <w:rPr>
          <w:rFonts w:ascii="Times New Roman" w:hAnsi="Times New Roman" w:cs="Times New Roman"/>
          <w:szCs w:val="24"/>
        </w:rPr>
        <w:t>了自</w:t>
      </w:r>
      <w:r w:rsidRPr="00FC7CF0">
        <w:rPr>
          <w:rFonts w:ascii="Times New Roman" w:hAnsi="Times New Roman" w:cs="Times New Roman"/>
          <w:szCs w:val="24"/>
        </w:rPr>
        <w:t>2014</w:t>
      </w:r>
      <w:r w:rsidRPr="00FC7CF0">
        <w:rPr>
          <w:rFonts w:ascii="Times New Roman" w:hAnsi="Times New Roman" w:cs="Times New Roman"/>
          <w:szCs w:val="24"/>
        </w:rPr>
        <w:t>年</w:t>
      </w:r>
      <w:r w:rsidRPr="00FC7CF0">
        <w:rPr>
          <w:rFonts w:ascii="Times New Roman" w:hAnsi="Times New Roman" w:cs="Times New Roman"/>
          <w:szCs w:val="24"/>
        </w:rPr>
        <w:t>4</w:t>
      </w:r>
      <w:r w:rsidRPr="00FC7CF0">
        <w:rPr>
          <w:rFonts w:ascii="Times New Roman" w:hAnsi="Times New Roman" w:cs="Times New Roman"/>
          <w:szCs w:val="24"/>
        </w:rPr>
        <w:t>月</w:t>
      </w:r>
      <w:r w:rsidRPr="00FC7CF0">
        <w:rPr>
          <w:rFonts w:ascii="Times New Roman" w:hAnsi="Times New Roman" w:cs="Times New Roman"/>
          <w:szCs w:val="24"/>
        </w:rPr>
        <w:t>1</w:t>
      </w:r>
      <w:r w:rsidRPr="00FC7CF0">
        <w:rPr>
          <w:rFonts w:ascii="Times New Roman" w:hAnsi="Times New Roman" w:cs="Times New Roman"/>
          <w:szCs w:val="24"/>
        </w:rPr>
        <w:t>日起至</w:t>
      </w:r>
      <w:r w:rsidRPr="00FC7CF0">
        <w:rPr>
          <w:rFonts w:ascii="Times New Roman" w:hAnsi="Times New Roman" w:cs="Times New Roman"/>
          <w:szCs w:val="24"/>
        </w:rPr>
        <w:t>2016</w:t>
      </w:r>
      <w:r w:rsidRPr="00FC7CF0">
        <w:rPr>
          <w:rFonts w:ascii="Times New Roman" w:hAnsi="Times New Roman" w:cs="Times New Roman"/>
          <w:szCs w:val="24"/>
        </w:rPr>
        <w:t>年</w:t>
      </w:r>
      <w:r w:rsidRPr="00FC7CF0">
        <w:rPr>
          <w:rFonts w:ascii="Times New Roman" w:hAnsi="Times New Roman" w:cs="Times New Roman"/>
          <w:szCs w:val="24"/>
        </w:rPr>
        <w:t>6</w:t>
      </w:r>
      <w:r w:rsidRPr="00FC7CF0">
        <w:rPr>
          <w:rFonts w:ascii="Times New Roman" w:hAnsi="Times New Roman" w:cs="Times New Roman"/>
          <w:szCs w:val="24"/>
        </w:rPr>
        <w:t>月</w:t>
      </w:r>
      <w:r w:rsidRPr="00FC7CF0">
        <w:rPr>
          <w:rFonts w:ascii="Times New Roman" w:hAnsi="Times New Roman" w:cs="Times New Roman"/>
          <w:szCs w:val="24"/>
        </w:rPr>
        <w:t>30</w:t>
      </w:r>
      <w:r w:rsidRPr="00FC7CF0">
        <w:rPr>
          <w:rFonts w:ascii="Times New Roman" w:hAnsi="Times New Roman" w:cs="Times New Roman"/>
          <w:szCs w:val="24"/>
        </w:rPr>
        <w:t>日止共</w:t>
      </w:r>
      <w:r w:rsidRPr="00FC7CF0">
        <w:rPr>
          <w:rFonts w:ascii="Times New Roman" w:hAnsi="Times New Roman" w:cs="Times New Roman"/>
          <w:szCs w:val="24"/>
        </w:rPr>
        <w:t>31</w:t>
      </w:r>
      <w:r w:rsidRPr="00FC7CF0">
        <w:rPr>
          <w:rFonts w:ascii="Times New Roman" w:hAnsi="Times New Roman" w:cs="Times New Roman"/>
          <w:szCs w:val="24"/>
        </w:rPr>
        <w:t>条</w:t>
      </w:r>
      <w:r w:rsidRPr="00FC7CF0">
        <w:rPr>
          <w:rFonts w:ascii="Times New Roman" w:hAnsi="Times New Roman" w:cs="Times New Roman" w:hint="eastAsia"/>
          <w:szCs w:val="24"/>
        </w:rPr>
        <w:t>渔业船舶的</w:t>
      </w:r>
      <w:r w:rsidRPr="00FC7CF0">
        <w:rPr>
          <w:rFonts w:ascii="Times New Roman" w:hAnsi="Times New Roman" w:cs="Times New Roman" w:hint="eastAsia"/>
          <w:szCs w:val="24"/>
        </w:rPr>
        <w:t>VMS</w:t>
      </w:r>
      <w:r w:rsidRPr="00FC7CF0">
        <w:rPr>
          <w:rFonts w:ascii="Times New Roman" w:hAnsi="Times New Roman" w:cs="Times New Roman" w:hint="eastAsia"/>
          <w:szCs w:val="24"/>
        </w:rPr>
        <w:t>轨迹数据。该数据共包括</w:t>
      </w:r>
      <w:r w:rsidRPr="00FC7CF0">
        <w:rPr>
          <w:rFonts w:ascii="Times New Roman" w:hAnsi="Times New Roman" w:cs="Times New Roman"/>
          <w:szCs w:val="24"/>
        </w:rPr>
        <w:t>2,595,004</w:t>
      </w:r>
      <w:r w:rsidRPr="00FC7CF0">
        <w:rPr>
          <w:rFonts w:ascii="Times New Roman" w:hAnsi="Times New Roman" w:cs="Times New Roman"/>
          <w:szCs w:val="24"/>
        </w:rPr>
        <w:t>条记录</w:t>
      </w:r>
      <w:r w:rsidRPr="00FC7CF0">
        <w:rPr>
          <w:rFonts w:ascii="Times New Roman" w:hAnsi="Times New Roman" w:cs="Times New Roman" w:hint="eastAsia"/>
          <w:szCs w:val="24"/>
        </w:rPr>
        <w:t>；</w:t>
      </w:r>
      <w:r w:rsidRPr="00FC7CF0">
        <w:rPr>
          <w:rFonts w:ascii="Times New Roman" w:hAnsi="Times New Roman" w:cs="Times New Roman"/>
          <w:szCs w:val="24"/>
        </w:rPr>
        <w:t>单船最多</w:t>
      </w:r>
      <w:r w:rsidRPr="00FC7CF0">
        <w:rPr>
          <w:rFonts w:ascii="Times New Roman" w:hAnsi="Times New Roman" w:cs="Times New Roman"/>
          <w:szCs w:val="24"/>
        </w:rPr>
        <w:t>153,690</w:t>
      </w:r>
      <w:r w:rsidRPr="00FC7CF0">
        <w:rPr>
          <w:rFonts w:ascii="Times New Roman" w:hAnsi="Times New Roman" w:cs="Times New Roman"/>
          <w:szCs w:val="24"/>
        </w:rPr>
        <w:t>条记录，最少</w:t>
      </w:r>
      <w:r w:rsidRPr="00FC7CF0">
        <w:rPr>
          <w:rFonts w:ascii="Times New Roman" w:hAnsi="Times New Roman" w:cs="Times New Roman"/>
          <w:szCs w:val="24"/>
        </w:rPr>
        <w:t>31,950</w:t>
      </w:r>
      <w:r w:rsidRPr="00FC7CF0">
        <w:rPr>
          <w:rFonts w:ascii="Times New Roman" w:hAnsi="Times New Roman" w:cs="Times New Roman"/>
          <w:szCs w:val="24"/>
        </w:rPr>
        <w:t>条记录。</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66"/>
      </w:tblGrid>
      <w:tr w:rsidR="006B53F2" w14:paraId="0D8533A6" w14:textId="77777777" w:rsidTr="006B53F2">
        <w:trPr>
          <w:jc w:val="center"/>
        </w:trPr>
        <w:tc>
          <w:tcPr>
            <w:tcW w:w="8522" w:type="dxa"/>
            <w:gridSpan w:val="2"/>
            <w:vAlign w:val="center"/>
          </w:tcPr>
          <w:p w14:paraId="19C3F470" w14:textId="45A66920"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424EF5E4" wp14:editId="5D8C8CF2">
                  <wp:extent cx="5412582" cy="21526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503" cy="2154607"/>
                          </a:xfrm>
                          <a:prstGeom prst="rect">
                            <a:avLst/>
                          </a:prstGeom>
                          <a:noFill/>
                        </pic:spPr>
                      </pic:pic>
                    </a:graphicData>
                  </a:graphic>
                </wp:inline>
              </w:drawing>
            </w:r>
          </w:p>
        </w:tc>
      </w:tr>
      <w:tr w:rsidR="006B53F2" w14:paraId="6F072123" w14:textId="77777777" w:rsidTr="006B53F2">
        <w:trPr>
          <w:jc w:val="center"/>
        </w:trPr>
        <w:tc>
          <w:tcPr>
            <w:tcW w:w="4261" w:type="dxa"/>
            <w:vAlign w:val="center"/>
          </w:tcPr>
          <w:p w14:paraId="4A1B1B4E" w14:textId="5E65EDF7" w:rsidR="006B53F2" w:rsidRDefault="006B53F2" w:rsidP="007A0647">
            <w:pPr>
              <w:spacing w:line="360" w:lineRule="auto"/>
              <w:jc w:val="center"/>
              <w:rPr>
                <w:rFonts w:ascii="Times New Roman" w:hAnsi="Times New Roman" w:cs="Times New Roman"/>
                <w:szCs w:val="24"/>
              </w:rPr>
            </w:pPr>
            <w:r>
              <w:rPr>
                <w:rFonts w:ascii="Times New Roman" w:hAnsi="Times New Roman" w:cs="Times New Roman" w:hint="eastAsia"/>
                <w:szCs w:val="24"/>
              </w:rPr>
              <w:t xml:space="preserve">(a) </w:t>
            </w:r>
          </w:p>
        </w:tc>
        <w:tc>
          <w:tcPr>
            <w:tcW w:w="4261" w:type="dxa"/>
            <w:vAlign w:val="center"/>
          </w:tcPr>
          <w:p w14:paraId="0CF35B6D" w14:textId="15A07E9C" w:rsidR="006B53F2" w:rsidRDefault="007A0647" w:rsidP="007A0647">
            <w:pPr>
              <w:spacing w:line="360" w:lineRule="auto"/>
              <w:jc w:val="center"/>
              <w:rPr>
                <w:rFonts w:ascii="Times New Roman" w:hAnsi="Times New Roman" w:cs="Times New Roman"/>
                <w:szCs w:val="24"/>
              </w:rPr>
            </w:pPr>
            <w:r>
              <w:rPr>
                <w:rFonts w:ascii="Times New Roman" w:hAnsi="Times New Roman" w:cs="Times New Roman" w:hint="eastAsia"/>
                <w:szCs w:val="24"/>
              </w:rPr>
              <w:t xml:space="preserve">  </w:t>
            </w:r>
            <w:r w:rsidR="006B53F2">
              <w:rPr>
                <w:rFonts w:ascii="Times New Roman" w:hAnsi="Times New Roman" w:cs="Times New Roman" w:hint="eastAsia"/>
                <w:szCs w:val="24"/>
              </w:rPr>
              <w:t xml:space="preserve">(b) </w:t>
            </w:r>
          </w:p>
        </w:tc>
      </w:tr>
      <w:tr w:rsidR="006B53F2" w14:paraId="56DD5473" w14:textId="77777777" w:rsidTr="006B53F2">
        <w:trPr>
          <w:jc w:val="center"/>
        </w:trPr>
        <w:tc>
          <w:tcPr>
            <w:tcW w:w="8522" w:type="dxa"/>
            <w:gridSpan w:val="2"/>
            <w:vAlign w:val="center"/>
          </w:tcPr>
          <w:p w14:paraId="33A187A3" w14:textId="2F56EC67"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 xml:space="preserve">2-1 </w:t>
            </w:r>
            <w:r>
              <w:rPr>
                <w:rFonts w:ascii="Times New Roman" w:hAnsi="Times New Roman" w:cs="Times New Roman" w:hint="eastAsia"/>
                <w:szCs w:val="24"/>
              </w:rPr>
              <w:t>单船拖网</w:t>
            </w:r>
            <w:r w:rsidR="006E2618">
              <w:rPr>
                <w:rFonts w:ascii="Times New Roman" w:hAnsi="Times New Roman" w:cs="Times New Roman" w:hint="eastAsia"/>
                <w:szCs w:val="24"/>
              </w:rPr>
              <w:t>渔业船舶</w:t>
            </w:r>
            <w:r w:rsidR="007A0647">
              <w:rPr>
                <w:rFonts w:ascii="Times New Roman" w:hAnsi="Times New Roman" w:cs="Times New Roman" w:hint="eastAsia"/>
                <w:szCs w:val="24"/>
              </w:rPr>
              <w:t xml:space="preserve">(a) </w:t>
            </w:r>
            <w:r w:rsidR="007A0647" w:rsidRPr="00D11E62">
              <w:rPr>
                <w:rFonts w:ascii="Times New Roman" w:hAnsi="Times New Roman" w:cs="Times New Roman"/>
                <w:szCs w:val="24"/>
              </w:rPr>
              <w:t>单船拖网作业</w:t>
            </w:r>
            <w:r w:rsidR="007A0647">
              <w:rPr>
                <w:rFonts w:ascii="Times New Roman" w:hAnsi="Times New Roman" w:cs="Times New Roman" w:hint="eastAsia"/>
                <w:szCs w:val="24"/>
              </w:rPr>
              <w:t>方式</w:t>
            </w:r>
            <w:r w:rsidR="007A0647">
              <w:rPr>
                <w:rFonts w:ascii="Times New Roman" w:hAnsi="Times New Roman" w:cs="Times New Roman" w:hint="eastAsia"/>
                <w:szCs w:val="24"/>
              </w:rPr>
              <w:t xml:space="preserve">(b) </w:t>
            </w:r>
            <w:r w:rsidR="006E2618">
              <w:rPr>
                <w:rFonts w:ascii="Times New Roman" w:hAnsi="Times New Roman" w:cs="Times New Roman"/>
                <w:szCs w:val="24"/>
              </w:rPr>
              <w:t>渔业船舶</w:t>
            </w:r>
            <w:r w:rsidR="007A0647" w:rsidRPr="00D11E62">
              <w:rPr>
                <w:rFonts w:ascii="Times New Roman" w:hAnsi="Times New Roman" w:cs="Times New Roman"/>
                <w:szCs w:val="24"/>
              </w:rPr>
              <w:t>轨迹图（</w:t>
            </w:r>
            <w:r w:rsidR="007A0647" w:rsidRPr="001F2927">
              <w:rPr>
                <w:rFonts w:ascii="Times New Roman" w:hAnsi="Times New Roman" w:cs="Times New Roman"/>
                <w:szCs w:val="24"/>
              </w:rPr>
              <w:t>终端</w:t>
            </w:r>
            <w:r w:rsidR="007A0647" w:rsidRPr="001F2927">
              <w:rPr>
                <w:rFonts w:ascii="Times New Roman" w:hAnsi="Times New Roman" w:cs="Times New Roman"/>
                <w:szCs w:val="24"/>
              </w:rPr>
              <w:t>ID</w:t>
            </w:r>
            <w:r w:rsidR="007A0647" w:rsidRPr="001F2927">
              <w:rPr>
                <w:rFonts w:ascii="Times New Roman" w:hAnsi="Times New Roman" w:cs="Times New Roman"/>
                <w:szCs w:val="24"/>
              </w:rPr>
              <w:t>：</w:t>
            </w:r>
            <w:r w:rsidR="007A0647" w:rsidRPr="001F2927">
              <w:rPr>
                <w:rFonts w:ascii="Times New Roman" w:hAnsi="Times New Roman" w:cs="Times New Roman"/>
                <w:szCs w:val="24"/>
              </w:rPr>
              <w:t>255368</w:t>
            </w:r>
            <w:r w:rsidR="007A0647" w:rsidRPr="00D11E62">
              <w:rPr>
                <w:rFonts w:ascii="Times New Roman" w:hAnsi="Times New Roman" w:cs="Times New Roman"/>
                <w:szCs w:val="24"/>
              </w:rPr>
              <w:t>）</w:t>
            </w:r>
          </w:p>
        </w:tc>
      </w:tr>
    </w:tbl>
    <w:p w14:paraId="40CDAE98" w14:textId="0E19BB6B" w:rsidR="006B53F2" w:rsidRDefault="00395723" w:rsidP="001F2927">
      <w:pPr>
        <w:spacing w:line="360" w:lineRule="auto"/>
        <w:rPr>
          <w:rFonts w:ascii="Times New Roman" w:hAnsi="Times New Roman" w:cs="Times New Roman"/>
          <w:szCs w:val="24"/>
        </w:rPr>
      </w:pPr>
      <w:r w:rsidRPr="00D11E62">
        <w:rPr>
          <w:rFonts w:ascii="Times New Roman" w:hAnsi="Times New Roman" w:cs="Times New Roman"/>
          <w:szCs w:val="24"/>
        </w:rPr>
        <w:tab/>
      </w:r>
      <w:r w:rsidR="001F2927">
        <w:rPr>
          <w:rFonts w:ascii="Times New Roman" w:hAnsi="Times New Roman" w:cs="Times New Roman"/>
          <w:szCs w:val="24"/>
        </w:rPr>
        <w:t>单拖</w:t>
      </w:r>
      <w:r w:rsidR="001F2927">
        <w:rPr>
          <w:rFonts w:ascii="Times New Roman" w:hAnsi="Times New Roman" w:cs="Times New Roman" w:hint="eastAsia"/>
          <w:szCs w:val="24"/>
        </w:rPr>
        <w:t>渔业船舶</w:t>
      </w:r>
      <w:r w:rsidR="001F2927">
        <w:rPr>
          <w:rFonts w:ascii="Times New Roman" w:hAnsi="Times New Roman" w:cs="Times New Roman"/>
          <w:szCs w:val="24"/>
        </w:rPr>
        <w:t>在进行捕捞作业时通过拖曳渔网在鱼群密集处往返低速航行</w:t>
      </w:r>
      <w:r w:rsidR="001F2927">
        <w:rPr>
          <w:rFonts w:ascii="Times New Roman" w:hAnsi="Times New Roman" w:cs="Times New Roman" w:hint="eastAsia"/>
          <w:szCs w:val="24"/>
        </w:rPr>
        <w:t>，其作业时的说明图参见图</w:t>
      </w:r>
      <w:r w:rsidR="001F2927">
        <w:rPr>
          <w:rFonts w:ascii="Times New Roman" w:hAnsi="Times New Roman" w:cs="Times New Roman" w:hint="eastAsia"/>
          <w:szCs w:val="24"/>
        </w:rPr>
        <w:t>2-1(a)</w:t>
      </w:r>
      <w:r w:rsidR="001F2927">
        <w:rPr>
          <w:rFonts w:ascii="Times New Roman" w:hAnsi="Times New Roman" w:cs="Times New Roman"/>
          <w:szCs w:val="24"/>
        </w:rPr>
        <w:t>，反映</w:t>
      </w:r>
      <w:r w:rsidR="001F2927">
        <w:rPr>
          <w:rFonts w:ascii="Times New Roman" w:hAnsi="Times New Roman" w:cs="Times New Roman"/>
          <w:szCs w:val="24"/>
        </w:rPr>
        <w:t>VMS</w:t>
      </w:r>
      <w:r w:rsidR="001F2927">
        <w:rPr>
          <w:rFonts w:ascii="Times New Roman" w:hAnsi="Times New Roman" w:cs="Times New Roman"/>
          <w:szCs w:val="24"/>
        </w:rPr>
        <w:t>轨迹数据上</w:t>
      </w:r>
      <w:r w:rsidR="001F2927">
        <w:rPr>
          <w:rFonts w:ascii="Times New Roman" w:hAnsi="Times New Roman" w:cs="Times New Roman" w:hint="eastAsia"/>
          <w:szCs w:val="24"/>
        </w:rPr>
        <w:t>的特点为</w:t>
      </w:r>
      <w:r w:rsidR="001F2927">
        <w:rPr>
          <w:rFonts w:ascii="Times New Roman" w:hAnsi="Times New Roman" w:cs="Times New Roman"/>
          <w:szCs w:val="24"/>
        </w:rPr>
        <w:t>轨迹</w:t>
      </w:r>
      <w:r w:rsidR="001F2927">
        <w:rPr>
          <w:rFonts w:ascii="Times New Roman" w:hAnsi="Times New Roman" w:cs="Times New Roman" w:hint="eastAsia"/>
          <w:szCs w:val="24"/>
        </w:rPr>
        <w:t>重叠</w:t>
      </w:r>
      <w:r w:rsidR="001F2927">
        <w:rPr>
          <w:rFonts w:ascii="Times New Roman" w:hAnsi="Times New Roman" w:cs="Times New Roman"/>
          <w:szCs w:val="24"/>
        </w:rPr>
        <w:t>的区</w:t>
      </w:r>
      <w:r w:rsidR="001F2927">
        <w:rPr>
          <w:rFonts w:ascii="Times New Roman" w:hAnsi="Times New Roman" w:cs="Times New Roman"/>
          <w:szCs w:val="24"/>
        </w:rPr>
        <w:lastRenderedPageBreak/>
        <w:t>域。图</w:t>
      </w:r>
      <w:r w:rsidR="001F2927">
        <w:rPr>
          <w:rFonts w:ascii="Times New Roman" w:hAnsi="Times New Roman" w:cs="Times New Roman"/>
          <w:szCs w:val="24"/>
        </w:rPr>
        <w:t>2-</w:t>
      </w:r>
      <w:r w:rsidR="001F2927">
        <w:rPr>
          <w:rFonts w:ascii="Times New Roman" w:hAnsi="Times New Roman" w:cs="Times New Roman" w:hint="eastAsia"/>
          <w:szCs w:val="24"/>
        </w:rPr>
        <w:t>1(b)</w:t>
      </w:r>
      <w:r w:rsidR="001F2927">
        <w:rPr>
          <w:rFonts w:ascii="Times New Roman" w:hAnsi="Times New Roman" w:cs="Times New Roman" w:hint="eastAsia"/>
          <w:szCs w:val="24"/>
        </w:rPr>
        <w:t>可视化</w:t>
      </w:r>
      <w:r w:rsidR="001F2927">
        <w:rPr>
          <w:rFonts w:ascii="Times New Roman" w:hAnsi="Times New Roman" w:cs="Times New Roman"/>
          <w:szCs w:val="24"/>
        </w:rPr>
        <w:t>展示了设备终端</w:t>
      </w:r>
      <w:r w:rsidR="001F2927">
        <w:rPr>
          <w:rFonts w:ascii="Times New Roman" w:hAnsi="Times New Roman" w:cs="Times New Roman"/>
          <w:szCs w:val="24"/>
        </w:rPr>
        <w:t>ID</w:t>
      </w:r>
      <w:r w:rsidR="001F2927">
        <w:rPr>
          <w:rFonts w:ascii="Times New Roman" w:hAnsi="Times New Roman" w:cs="Times New Roman"/>
          <w:szCs w:val="24"/>
        </w:rPr>
        <w:t>为</w:t>
      </w:r>
      <w:r w:rsidR="001F2927">
        <w:rPr>
          <w:rFonts w:ascii="Times New Roman" w:hAnsi="Times New Roman" w:cs="Times New Roman"/>
          <w:szCs w:val="24"/>
        </w:rPr>
        <w:t>255368</w:t>
      </w:r>
      <w:r w:rsidR="001F2927">
        <w:rPr>
          <w:rFonts w:ascii="Times New Roman" w:hAnsi="Times New Roman" w:cs="Times New Roman"/>
          <w:szCs w:val="24"/>
        </w:rPr>
        <w:t>的</w:t>
      </w:r>
      <w:r w:rsidR="001F2927">
        <w:rPr>
          <w:rFonts w:ascii="Times New Roman" w:hAnsi="Times New Roman" w:cs="Times New Roman" w:hint="eastAsia"/>
          <w:szCs w:val="24"/>
        </w:rPr>
        <w:t>渔业船舶的</w:t>
      </w:r>
      <w:r w:rsidR="001F2927">
        <w:rPr>
          <w:rFonts w:ascii="Times New Roman" w:hAnsi="Times New Roman" w:cs="Times New Roman"/>
          <w:szCs w:val="24"/>
        </w:rPr>
        <w:t>VMS</w:t>
      </w:r>
      <w:r w:rsidR="001F2927">
        <w:rPr>
          <w:rFonts w:ascii="Times New Roman" w:hAnsi="Times New Roman" w:cs="Times New Roman"/>
          <w:szCs w:val="24"/>
        </w:rPr>
        <w:t>数据轨迹，包括了自</w:t>
      </w:r>
      <w:r w:rsidR="001F2927">
        <w:rPr>
          <w:rFonts w:ascii="Times New Roman" w:hAnsi="Times New Roman" w:cs="Times New Roman"/>
          <w:szCs w:val="24"/>
        </w:rPr>
        <w:t>2014</w:t>
      </w:r>
      <w:r w:rsidR="001F2927">
        <w:rPr>
          <w:rFonts w:ascii="Times New Roman" w:hAnsi="Times New Roman" w:cs="Times New Roman"/>
          <w:szCs w:val="24"/>
        </w:rPr>
        <w:t>年</w:t>
      </w:r>
      <w:r w:rsidR="001F2927">
        <w:rPr>
          <w:rFonts w:ascii="Times New Roman" w:hAnsi="Times New Roman" w:cs="Times New Roman"/>
          <w:szCs w:val="24"/>
        </w:rPr>
        <w:t>4</w:t>
      </w:r>
      <w:r w:rsidR="001F2927">
        <w:rPr>
          <w:rFonts w:ascii="Times New Roman" w:hAnsi="Times New Roman" w:cs="Times New Roman"/>
          <w:szCs w:val="24"/>
        </w:rPr>
        <w:t>月</w:t>
      </w:r>
      <w:r w:rsidR="001F2927">
        <w:rPr>
          <w:rFonts w:ascii="Times New Roman" w:hAnsi="Times New Roman" w:cs="Times New Roman"/>
          <w:szCs w:val="24"/>
        </w:rPr>
        <w:t>1</w:t>
      </w:r>
      <w:r w:rsidR="001F2927">
        <w:rPr>
          <w:rFonts w:ascii="Times New Roman" w:hAnsi="Times New Roman" w:cs="Times New Roman"/>
          <w:szCs w:val="24"/>
        </w:rPr>
        <w:t>日至</w:t>
      </w:r>
      <w:r w:rsidR="001F2927">
        <w:rPr>
          <w:rFonts w:ascii="Times New Roman" w:hAnsi="Times New Roman" w:cs="Times New Roman"/>
          <w:szCs w:val="24"/>
        </w:rPr>
        <w:t>2016</w:t>
      </w:r>
      <w:r w:rsidR="001F2927">
        <w:rPr>
          <w:rFonts w:ascii="Times New Roman" w:hAnsi="Times New Roman" w:cs="Times New Roman"/>
          <w:szCs w:val="24"/>
        </w:rPr>
        <w:t>年</w:t>
      </w:r>
      <w:r w:rsidR="001F2927">
        <w:rPr>
          <w:rFonts w:ascii="Times New Roman" w:hAnsi="Times New Roman" w:cs="Times New Roman"/>
          <w:szCs w:val="24"/>
        </w:rPr>
        <w:t>9</w:t>
      </w:r>
      <w:r w:rsidR="001F2927">
        <w:rPr>
          <w:rFonts w:ascii="Times New Roman" w:hAnsi="Times New Roman" w:cs="Times New Roman"/>
          <w:szCs w:val="24"/>
        </w:rPr>
        <w:t>月</w:t>
      </w:r>
      <w:r w:rsidR="001F2927">
        <w:rPr>
          <w:rFonts w:ascii="Times New Roman" w:hAnsi="Times New Roman" w:cs="Times New Roman"/>
          <w:szCs w:val="24"/>
        </w:rPr>
        <w:t>27</w:t>
      </w:r>
      <w:r w:rsidR="001F2927">
        <w:rPr>
          <w:rFonts w:ascii="Times New Roman" w:hAnsi="Times New Roman" w:cs="Times New Roman"/>
          <w:szCs w:val="24"/>
        </w:rPr>
        <w:t>日共</w:t>
      </w:r>
      <w:r w:rsidR="001F2927">
        <w:rPr>
          <w:rFonts w:ascii="Times New Roman" w:hAnsi="Times New Roman" w:cs="Times New Roman"/>
          <w:szCs w:val="24"/>
        </w:rPr>
        <w:t>134,622</w:t>
      </w:r>
      <w:r w:rsidR="001F2927">
        <w:rPr>
          <w:rFonts w:ascii="Times New Roman" w:hAnsi="Times New Roman" w:cs="Times New Roman"/>
          <w:szCs w:val="24"/>
        </w:rPr>
        <w:t>条记录。虽然图</w:t>
      </w:r>
      <w:r w:rsidR="001F2927">
        <w:rPr>
          <w:rFonts w:ascii="Times New Roman" w:hAnsi="Times New Roman" w:cs="Times New Roman"/>
          <w:szCs w:val="24"/>
        </w:rPr>
        <w:t>2-1</w:t>
      </w:r>
      <w:r w:rsidR="001F2927">
        <w:rPr>
          <w:rFonts w:ascii="Times New Roman" w:hAnsi="Times New Roman" w:cs="Times New Roman" w:hint="eastAsia"/>
          <w:szCs w:val="24"/>
        </w:rPr>
        <w:t>(b)</w:t>
      </w:r>
      <w:r w:rsidR="001F2927">
        <w:rPr>
          <w:rFonts w:ascii="Times New Roman" w:hAnsi="Times New Roman" w:cs="Times New Roman" w:hint="eastAsia"/>
          <w:szCs w:val="24"/>
        </w:rPr>
        <w:t>中存在</w:t>
      </w:r>
      <w:r w:rsidR="001F2927">
        <w:rPr>
          <w:rFonts w:ascii="Times New Roman" w:hAnsi="Times New Roman" w:cs="Times New Roman"/>
          <w:szCs w:val="24"/>
        </w:rPr>
        <w:t>轨迹密集区域，但是由于</w:t>
      </w:r>
      <w:r w:rsidR="001F2927">
        <w:rPr>
          <w:rFonts w:ascii="Times New Roman" w:hAnsi="Times New Roman" w:cs="Times New Roman" w:hint="eastAsia"/>
          <w:szCs w:val="24"/>
        </w:rPr>
        <w:t>是长时间多个航次数据的</w:t>
      </w:r>
      <w:r w:rsidR="001F2927">
        <w:rPr>
          <w:rFonts w:ascii="Times New Roman" w:hAnsi="Times New Roman" w:cs="Times New Roman"/>
          <w:szCs w:val="24"/>
        </w:rPr>
        <w:t>叠加</w:t>
      </w:r>
      <w:r w:rsidR="001F2927">
        <w:rPr>
          <w:rFonts w:ascii="Times New Roman" w:hAnsi="Times New Roman" w:cs="Times New Roman" w:hint="eastAsia"/>
          <w:szCs w:val="24"/>
        </w:rPr>
        <w:t>，</w:t>
      </w:r>
      <w:r w:rsidR="007C4334">
        <w:rPr>
          <w:rFonts w:ascii="Times New Roman" w:hAnsi="Times New Roman" w:cs="Times New Roman" w:hint="eastAsia"/>
          <w:szCs w:val="24"/>
        </w:rPr>
        <w:t>对</w:t>
      </w:r>
      <w:r w:rsidR="006E2618">
        <w:rPr>
          <w:rFonts w:ascii="Times New Roman" w:hAnsi="Times New Roman" w:cs="Times New Roman" w:hint="eastAsia"/>
          <w:szCs w:val="24"/>
        </w:rPr>
        <w:t>渔业船舶</w:t>
      </w:r>
      <w:r w:rsidR="007C4334">
        <w:rPr>
          <w:rFonts w:ascii="Times New Roman" w:hAnsi="Times New Roman" w:cs="Times New Roman" w:hint="eastAsia"/>
          <w:szCs w:val="24"/>
        </w:rPr>
        <w:t>捕捞作业识别造成干扰</w:t>
      </w:r>
      <w:r w:rsidR="001F2927">
        <w:rPr>
          <w:rFonts w:ascii="Times New Roman" w:hAnsi="Times New Roman" w:cs="Times New Roman"/>
          <w:szCs w:val="24"/>
        </w:rPr>
        <w:t>。</w:t>
      </w:r>
      <w:r w:rsidR="001F2927">
        <w:rPr>
          <w:rFonts w:ascii="Times New Roman" w:hAnsi="Times New Roman" w:cs="Times New Roman" w:hint="eastAsia"/>
          <w:szCs w:val="24"/>
        </w:rPr>
        <w:t>比如靠近</w:t>
      </w:r>
      <w:r w:rsidR="007C4334">
        <w:rPr>
          <w:rFonts w:ascii="Times New Roman" w:hAnsi="Times New Roman" w:cs="Times New Roman" w:hint="eastAsia"/>
          <w:szCs w:val="24"/>
        </w:rPr>
        <w:t>(121</w:t>
      </w:r>
      <w:r w:rsidR="007C4334" w:rsidRPr="007C4334">
        <w:rPr>
          <w:rFonts w:ascii="Times New Roman" w:hAnsi="Times New Roman" w:cs="Times New Roman"/>
          <w:szCs w:val="24"/>
        </w:rPr>
        <w:t>°</w:t>
      </w:r>
      <w:r w:rsidR="001F2927">
        <w:rPr>
          <w:rFonts w:ascii="Times New Roman" w:hAnsi="Times New Roman" w:cs="Times New Roman" w:hint="eastAsia"/>
          <w:szCs w:val="24"/>
        </w:rPr>
        <w:t>E, 27.5</w:t>
      </w:r>
      <w:r w:rsidR="007C4334" w:rsidRPr="007C4334">
        <w:rPr>
          <w:rFonts w:ascii="Times New Roman" w:hAnsi="Times New Roman" w:cs="Times New Roman"/>
          <w:szCs w:val="24"/>
        </w:rPr>
        <w:t>°</w:t>
      </w:r>
      <w:r w:rsidR="001F2927">
        <w:rPr>
          <w:rFonts w:ascii="Times New Roman" w:hAnsi="Times New Roman" w:cs="Times New Roman" w:hint="eastAsia"/>
          <w:szCs w:val="24"/>
        </w:rPr>
        <w:t>N)</w:t>
      </w:r>
      <w:r w:rsidR="001F2927">
        <w:rPr>
          <w:rFonts w:ascii="Times New Roman" w:hAnsi="Times New Roman" w:cs="Times New Roman" w:hint="eastAsia"/>
          <w:szCs w:val="24"/>
        </w:rPr>
        <w:t>位置附近的轨迹大量叠加，可能是由于该渔业船舶</w:t>
      </w:r>
      <w:r w:rsidR="005B2C89">
        <w:rPr>
          <w:rFonts w:ascii="Times New Roman" w:hAnsi="Times New Roman" w:cs="Times New Roman" w:hint="eastAsia"/>
          <w:szCs w:val="24"/>
        </w:rPr>
        <w:t>从停靠港口出发的航行航迹重叠，</w:t>
      </w:r>
      <w:r w:rsidR="001F2927">
        <w:rPr>
          <w:rFonts w:ascii="Times New Roman" w:hAnsi="Times New Roman" w:cs="Times New Roman" w:hint="eastAsia"/>
          <w:szCs w:val="24"/>
        </w:rPr>
        <w:t>位置</w:t>
      </w:r>
      <w:r w:rsidR="007C4334">
        <w:rPr>
          <w:rFonts w:ascii="Times New Roman" w:hAnsi="Times New Roman" w:cs="Times New Roman" w:hint="eastAsia"/>
          <w:szCs w:val="24"/>
        </w:rPr>
        <w:t>(121</w:t>
      </w:r>
      <w:r w:rsidR="007C4334" w:rsidRPr="007C4334">
        <w:rPr>
          <w:rFonts w:ascii="Times New Roman" w:hAnsi="Times New Roman" w:cs="Times New Roman"/>
          <w:szCs w:val="24"/>
        </w:rPr>
        <w:t>°</w:t>
      </w:r>
      <w:r w:rsidR="001F2927">
        <w:rPr>
          <w:rFonts w:ascii="Times New Roman" w:hAnsi="Times New Roman" w:cs="Times New Roman" w:hint="eastAsia"/>
          <w:szCs w:val="24"/>
        </w:rPr>
        <w:t>E, 27.5</w:t>
      </w:r>
      <w:r w:rsidR="007C4334" w:rsidRPr="007C4334">
        <w:rPr>
          <w:rFonts w:ascii="Times New Roman" w:hAnsi="Times New Roman" w:cs="Times New Roman"/>
          <w:szCs w:val="24"/>
        </w:rPr>
        <w:t>°</w:t>
      </w:r>
      <w:r w:rsidR="001F2927">
        <w:rPr>
          <w:rFonts w:ascii="Times New Roman" w:hAnsi="Times New Roman" w:cs="Times New Roman" w:hint="eastAsia"/>
          <w:szCs w:val="24"/>
        </w:rPr>
        <w:t>N)</w:t>
      </w:r>
      <w:r w:rsidR="005B2C89">
        <w:rPr>
          <w:rFonts w:ascii="Times New Roman" w:hAnsi="Times New Roman" w:cs="Times New Roman" w:hint="eastAsia"/>
          <w:szCs w:val="24"/>
        </w:rPr>
        <w:t>附近表示</w:t>
      </w:r>
      <w:r w:rsidR="007C4334">
        <w:rPr>
          <w:rFonts w:ascii="Times New Roman" w:hAnsi="Times New Roman" w:cs="Times New Roman" w:hint="eastAsia"/>
          <w:szCs w:val="24"/>
        </w:rPr>
        <w:t>渔业船舶</w:t>
      </w:r>
      <w:r w:rsidR="001F2927">
        <w:rPr>
          <w:rFonts w:ascii="Times New Roman" w:hAnsi="Times New Roman" w:cs="Times New Roman" w:hint="eastAsia"/>
          <w:szCs w:val="24"/>
        </w:rPr>
        <w:t>可能停泊的港口。</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rsidRPr="006B53F2" w14:paraId="02C2EA58" w14:textId="77777777" w:rsidTr="006B53F2">
        <w:tc>
          <w:tcPr>
            <w:tcW w:w="8522" w:type="dxa"/>
            <w:vAlign w:val="center"/>
          </w:tcPr>
          <w:p w14:paraId="4EB4A24B" w14:textId="55C01D02" w:rsidR="006B53F2" w:rsidRPr="006B53F2" w:rsidRDefault="006B53F2" w:rsidP="006B53F2">
            <w:pPr>
              <w:spacing w:line="360" w:lineRule="auto"/>
              <w:jc w:val="center"/>
              <w:rPr>
                <w:rFonts w:ascii="Times New Roman" w:hAnsi="Times New Roman" w:cs="Times New Roman"/>
                <w:szCs w:val="24"/>
              </w:rPr>
            </w:pPr>
            <w:r w:rsidRPr="006B53F2">
              <w:rPr>
                <w:rFonts w:ascii="Times New Roman" w:hAnsi="Times New Roman" w:cs="Times New Roman"/>
                <w:noProof/>
                <w:szCs w:val="24"/>
              </w:rPr>
              <w:drawing>
                <wp:inline distT="0" distB="0" distL="0" distR="0" wp14:anchorId="1DC623FA" wp14:editId="0004DDDD">
                  <wp:extent cx="4170045" cy="2646045"/>
                  <wp:effectExtent l="0" t="0" r="190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0045" cy="2646045"/>
                          </a:xfrm>
                          <a:prstGeom prst="rect">
                            <a:avLst/>
                          </a:prstGeom>
                          <a:noFill/>
                        </pic:spPr>
                      </pic:pic>
                    </a:graphicData>
                  </a:graphic>
                </wp:inline>
              </w:drawing>
            </w:r>
          </w:p>
        </w:tc>
      </w:tr>
      <w:tr w:rsidR="006B53F2" w:rsidRPr="006B53F2" w14:paraId="7589DAFD" w14:textId="77777777" w:rsidTr="006B53F2">
        <w:tc>
          <w:tcPr>
            <w:tcW w:w="8522" w:type="dxa"/>
            <w:vAlign w:val="center"/>
          </w:tcPr>
          <w:p w14:paraId="0AA4F64F" w14:textId="6587BC3C" w:rsidR="006B53F2" w:rsidRPr="006B53F2" w:rsidRDefault="006B53F2" w:rsidP="006B53F2">
            <w:pPr>
              <w:spacing w:line="300" w:lineRule="auto"/>
              <w:jc w:val="center"/>
              <w:rPr>
                <w:rFonts w:ascii="Times New Roman" w:hAnsi="Times New Roman" w:cs="Times New Roman"/>
                <w:szCs w:val="24"/>
              </w:rPr>
            </w:pPr>
            <w:r w:rsidRPr="006B53F2">
              <w:rPr>
                <w:rFonts w:ascii="Times New Roman" w:hAnsi="Times New Roman" w:cs="Times New Roman"/>
                <w:szCs w:val="24"/>
              </w:rPr>
              <w:t>图</w:t>
            </w:r>
            <w:r w:rsidRPr="006B53F2">
              <w:rPr>
                <w:rFonts w:ascii="Times New Roman" w:hAnsi="Times New Roman" w:cs="Times New Roman"/>
                <w:szCs w:val="24"/>
              </w:rPr>
              <w:t xml:space="preserve">2-2 </w:t>
            </w:r>
            <w:r w:rsidRPr="006B53F2">
              <w:rPr>
                <w:rFonts w:ascii="Times New Roman" w:hAnsi="Times New Roman" w:cs="Times New Roman"/>
                <w:szCs w:val="24"/>
              </w:rPr>
              <w:t>同一艘船的三个航次（终端</w:t>
            </w:r>
            <w:r w:rsidRPr="006B53F2">
              <w:rPr>
                <w:rFonts w:ascii="Times New Roman" w:hAnsi="Times New Roman" w:cs="Times New Roman"/>
                <w:szCs w:val="24"/>
              </w:rPr>
              <w:t>ID</w:t>
            </w:r>
            <w:r w:rsidRPr="006B53F2">
              <w:rPr>
                <w:rFonts w:ascii="Times New Roman" w:hAnsi="Times New Roman" w:cs="Times New Roman"/>
                <w:szCs w:val="24"/>
              </w:rPr>
              <w:t>：</w:t>
            </w:r>
            <w:r w:rsidRPr="006B53F2">
              <w:rPr>
                <w:rFonts w:ascii="Times New Roman" w:hAnsi="Times New Roman" w:cs="Times New Roman"/>
                <w:szCs w:val="24"/>
              </w:rPr>
              <w:t>255368</w:t>
            </w:r>
            <w:r w:rsidRPr="006B53F2">
              <w:rPr>
                <w:rFonts w:ascii="Times New Roman" w:hAnsi="Times New Roman" w:cs="Times New Roman"/>
                <w:szCs w:val="24"/>
              </w:rPr>
              <w:t>）</w:t>
            </w:r>
          </w:p>
        </w:tc>
      </w:tr>
    </w:tbl>
    <w:p w14:paraId="65B17616" w14:textId="3570161B" w:rsidR="002A04A5" w:rsidRPr="005B2C89" w:rsidRDefault="00814B59" w:rsidP="005B2C89">
      <w:pPr>
        <w:spacing w:line="360" w:lineRule="auto"/>
        <w:rPr>
          <w:rFonts w:ascii="Times New Roman" w:hAnsi="Times New Roman" w:cs="Times New Roman"/>
          <w:szCs w:val="24"/>
        </w:rPr>
      </w:pPr>
      <w:r w:rsidRPr="00D11E62">
        <w:rPr>
          <w:rFonts w:ascii="Times New Roman" w:hAnsi="Times New Roman" w:cs="Times New Roman"/>
          <w:szCs w:val="24"/>
        </w:rPr>
        <w:tab/>
      </w:r>
      <w:r w:rsidR="005B2C89">
        <w:rPr>
          <w:rFonts w:ascii="Times New Roman" w:hAnsi="Times New Roman" w:cs="Times New Roman" w:hint="eastAsia"/>
          <w:szCs w:val="24"/>
        </w:rPr>
        <w:t>轨迹中的一个</w:t>
      </w:r>
      <w:r w:rsidR="005B2C89">
        <w:rPr>
          <w:rFonts w:ascii="Times New Roman" w:hAnsi="Times New Roman" w:cs="Times New Roman"/>
          <w:szCs w:val="24"/>
        </w:rPr>
        <w:t>航次描述了</w:t>
      </w:r>
      <w:r w:rsidR="005B2C89">
        <w:rPr>
          <w:rFonts w:ascii="Times New Roman" w:hAnsi="Times New Roman" w:cs="Times New Roman" w:hint="eastAsia"/>
          <w:szCs w:val="24"/>
        </w:rPr>
        <w:t>渔业船舶</w:t>
      </w:r>
      <w:r w:rsidR="005B2C89">
        <w:rPr>
          <w:rFonts w:ascii="Times New Roman" w:hAnsi="Times New Roman" w:cs="Times New Roman"/>
          <w:szCs w:val="24"/>
        </w:rPr>
        <w:t>从离开港口出海捕捞直至返回港口的过程，常被用于</w:t>
      </w:r>
      <w:r w:rsidR="005B2C89">
        <w:rPr>
          <w:rFonts w:ascii="Times New Roman" w:hAnsi="Times New Roman" w:cs="Times New Roman" w:hint="eastAsia"/>
          <w:szCs w:val="24"/>
        </w:rPr>
        <w:t>渔业船舶</w:t>
      </w:r>
      <w:r w:rsidR="005B2C89">
        <w:rPr>
          <w:rFonts w:ascii="Times New Roman" w:hAnsi="Times New Roman" w:cs="Times New Roman"/>
          <w:szCs w:val="24"/>
        </w:rPr>
        <w:t>行为分析</w:t>
      </w:r>
      <w:r w:rsidR="005B2C89">
        <w:rPr>
          <w:rFonts w:ascii="Times New Roman" w:hAnsi="Times New Roman" w:cs="Times New Roman"/>
          <w:szCs w:val="24"/>
          <w:vertAlign w:val="superscript"/>
        </w:rPr>
        <w:t>[3,24,</w:t>
      </w:r>
      <w:r w:rsidR="005B2C89">
        <w:rPr>
          <w:rStyle w:val="ae"/>
          <w:rFonts w:ascii="Times New Roman" w:hAnsi="Times New Roman" w:cs="Times New Roman"/>
          <w:szCs w:val="24"/>
        </w:rPr>
        <w:endnoteReference w:id="34"/>
      </w:r>
      <w:r w:rsidR="005B2C89">
        <w:rPr>
          <w:rFonts w:ascii="Times New Roman" w:hAnsi="Times New Roman" w:cs="Times New Roman"/>
          <w:szCs w:val="24"/>
          <w:vertAlign w:val="superscript"/>
        </w:rPr>
        <w:t>,</w:t>
      </w:r>
      <w:r w:rsidR="005B2C89">
        <w:rPr>
          <w:rStyle w:val="ae"/>
          <w:rFonts w:ascii="Times New Roman" w:hAnsi="Times New Roman" w:cs="Times New Roman"/>
          <w:szCs w:val="24"/>
        </w:rPr>
        <w:endnoteReference w:id="35"/>
      </w:r>
      <w:r w:rsidR="005B2C89">
        <w:rPr>
          <w:rFonts w:ascii="Times New Roman" w:hAnsi="Times New Roman" w:cs="Times New Roman"/>
          <w:szCs w:val="24"/>
          <w:vertAlign w:val="superscript"/>
        </w:rPr>
        <w:t>]</w:t>
      </w:r>
      <w:r w:rsidR="005B2C89">
        <w:rPr>
          <w:rFonts w:ascii="Times New Roman" w:hAnsi="Times New Roman" w:cs="Times New Roman"/>
          <w:szCs w:val="24"/>
        </w:rPr>
        <w:t>。图</w:t>
      </w:r>
      <w:r w:rsidR="005B2C89">
        <w:rPr>
          <w:rFonts w:ascii="Times New Roman" w:hAnsi="Times New Roman" w:cs="Times New Roman"/>
          <w:szCs w:val="24"/>
        </w:rPr>
        <w:t>2-2</w:t>
      </w:r>
      <w:r w:rsidR="005B2C89">
        <w:rPr>
          <w:rFonts w:ascii="Times New Roman" w:hAnsi="Times New Roman" w:cs="Times New Roman"/>
          <w:szCs w:val="24"/>
        </w:rPr>
        <w:t>展示了</w:t>
      </w:r>
      <w:r w:rsidR="005B2C89">
        <w:rPr>
          <w:rFonts w:ascii="Times New Roman" w:hAnsi="Times New Roman" w:cs="Times New Roman" w:hint="eastAsia"/>
          <w:szCs w:val="24"/>
        </w:rPr>
        <w:t>从图</w:t>
      </w:r>
      <w:r w:rsidR="005B2C89">
        <w:rPr>
          <w:rFonts w:ascii="Times New Roman" w:hAnsi="Times New Roman" w:cs="Times New Roman" w:hint="eastAsia"/>
          <w:szCs w:val="24"/>
        </w:rPr>
        <w:t>2-1(b)</w:t>
      </w:r>
      <w:r w:rsidR="005B2C89">
        <w:rPr>
          <w:rFonts w:ascii="Times New Roman" w:hAnsi="Times New Roman" w:cs="Times New Roman" w:hint="eastAsia"/>
          <w:szCs w:val="24"/>
        </w:rPr>
        <w:t>中采用人工方式提取</w:t>
      </w:r>
      <w:r w:rsidR="005B2C89">
        <w:rPr>
          <w:rFonts w:ascii="Times New Roman" w:hAnsi="Times New Roman" w:cs="Times New Roman"/>
          <w:szCs w:val="24"/>
        </w:rPr>
        <w:t>的三个航次轨迹，航次之间因港口</w:t>
      </w:r>
      <w:r w:rsidR="005B2C89">
        <w:rPr>
          <w:rFonts w:ascii="Times New Roman" w:hAnsi="Times New Roman" w:cs="Times New Roman" w:hint="eastAsia"/>
          <w:szCs w:val="24"/>
        </w:rPr>
        <w:t>位置</w:t>
      </w:r>
      <w:r w:rsidR="005B2C89">
        <w:rPr>
          <w:rFonts w:ascii="Times New Roman" w:hAnsi="Times New Roman" w:cs="Times New Roman" w:hint="eastAsia"/>
          <w:szCs w:val="24"/>
        </w:rPr>
        <w:t>(120.7</w:t>
      </w:r>
      <w:r w:rsidR="005B2C89" w:rsidRPr="007C4334">
        <w:rPr>
          <w:rFonts w:ascii="Times New Roman" w:hAnsi="Times New Roman" w:cs="Times New Roman"/>
          <w:szCs w:val="24"/>
        </w:rPr>
        <w:t>°</w:t>
      </w:r>
      <w:r w:rsidR="005B2C89">
        <w:rPr>
          <w:rFonts w:ascii="Times New Roman" w:hAnsi="Times New Roman" w:cs="Times New Roman" w:hint="eastAsia"/>
          <w:szCs w:val="24"/>
        </w:rPr>
        <w:t>E, 27.5</w:t>
      </w:r>
      <w:r w:rsidR="005B2C89" w:rsidRPr="007C4334">
        <w:rPr>
          <w:rFonts w:ascii="Times New Roman" w:hAnsi="Times New Roman" w:cs="Times New Roman"/>
          <w:szCs w:val="24"/>
        </w:rPr>
        <w:t>°</w:t>
      </w:r>
      <w:r w:rsidR="005B2C89">
        <w:rPr>
          <w:rFonts w:ascii="Times New Roman" w:hAnsi="Times New Roman" w:cs="Times New Roman" w:hint="eastAsia"/>
          <w:szCs w:val="24"/>
        </w:rPr>
        <w:t>N)</w:t>
      </w:r>
      <w:r w:rsidR="005B2C89">
        <w:rPr>
          <w:rFonts w:ascii="Times New Roman" w:hAnsi="Times New Roman" w:cs="Times New Roman"/>
          <w:szCs w:val="24"/>
        </w:rPr>
        <w:t>而相互独立。</w:t>
      </w:r>
      <w:r w:rsidR="005B2C89">
        <w:rPr>
          <w:rFonts w:ascii="Times New Roman" w:hAnsi="Times New Roman" w:cs="Times New Roman" w:hint="eastAsia"/>
          <w:szCs w:val="24"/>
        </w:rPr>
        <w:t>在图</w:t>
      </w:r>
      <w:r w:rsidR="005B2C89">
        <w:rPr>
          <w:rFonts w:ascii="Times New Roman" w:hAnsi="Times New Roman" w:cs="Times New Roman" w:hint="eastAsia"/>
          <w:szCs w:val="24"/>
        </w:rPr>
        <w:t>2-2</w:t>
      </w:r>
      <w:r w:rsidR="005B2C89">
        <w:rPr>
          <w:rFonts w:ascii="Times New Roman" w:hAnsi="Times New Roman" w:cs="Times New Roman" w:hint="eastAsia"/>
          <w:szCs w:val="24"/>
        </w:rPr>
        <w:t>中，可以发现轨迹叠加的区域仅存在于海洋中，不再靠近港口。比如，图</w:t>
      </w:r>
      <w:r w:rsidR="005B2C89">
        <w:rPr>
          <w:rFonts w:ascii="Times New Roman" w:hAnsi="Times New Roman" w:cs="Times New Roman" w:hint="eastAsia"/>
          <w:szCs w:val="24"/>
        </w:rPr>
        <w:t>2-2</w:t>
      </w:r>
      <w:r w:rsidR="005B2C89">
        <w:rPr>
          <w:rFonts w:ascii="Times New Roman" w:hAnsi="Times New Roman" w:cs="Times New Roman" w:hint="eastAsia"/>
          <w:szCs w:val="24"/>
        </w:rPr>
        <w:t>中用圆圈标示的区域，可以发现轨迹的反复叠加，这实际上是由渔业船舶在拖网捕捞时的慢速航行一段距离后转向航行的捕捞行为引起的。因此，该区域标示着渔业船舶的捕捞区域，位于该区域的轨迹对应着渔业船舶的捕捞轨迹。</w:t>
      </w:r>
    </w:p>
    <w:p w14:paraId="5A204676" w14:textId="3B7B0D2C" w:rsidR="005B2C89" w:rsidRPr="005B2C89" w:rsidRDefault="005B2C89" w:rsidP="005B2C89">
      <w:pPr>
        <w:spacing w:line="360" w:lineRule="auto"/>
        <w:ind w:firstLine="420"/>
        <w:rPr>
          <w:rFonts w:ascii="Times New Roman" w:hAnsi="Times New Roman" w:cs="Times New Roman"/>
          <w:szCs w:val="24"/>
        </w:rPr>
      </w:pPr>
      <w:r w:rsidRPr="005B2C89">
        <w:rPr>
          <w:rFonts w:ascii="Times New Roman" w:hAnsi="Times New Roman" w:cs="Times New Roman" w:hint="eastAsia"/>
          <w:szCs w:val="24"/>
        </w:rPr>
        <w:t>如图</w:t>
      </w:r>
      <w:r>
        <w:rPr>
          <w:rFonts w:ascii="Times New Roman" w:hAnsi="Times New Roman" w:cs="Times New Roman" w:hint="eastAsia"/>
          <w:szCs w:val="24"/>
        </w:rPr>
        <w:t>2-1(b)</w:t>
      </w:r>
      <w:r w:rsidRPr="005B2C89">
        <w:rPr>
          <w:rFonts w:ascii="Times New Roman" w:hAnsi="Times New Roman" w:cs="Times New Roman" w:hint="eastAsia"/>
          <w:szCs w:val="24"/>
        </w:rPr>
        <w:t>中所示，由于当多个航次重叠，因此航行轨迹也会造成重叠区域，可能被误判为捕捞区域。因此，本文为了能够在没有渔业船舶航海日志的限制下识别捕捞行为，先进行了</w:t>
      </w:r>
      <w:r w:rsidRPr="005B2C89">
        <w:rPr>
          <w:rFonts w:ascii="Times New Roman" w:hAnsi="Times New Roman" w:cs="Times New Roman" w:hint="eastAsia"/>
          <w:szCs w:val="24"/>
        </w:rPr>
        <w:t>VMS</w:t>
      </w:r>
      <w:r w:rsidRPr="005B2C89">
        <w:rPr>
          <w:rFonts w:ascii="Times New Roman" w:hAnsi="Times New Roman" w:cs="Times New Roman" w:hint="eastAsia"/>
          <w:szCs w:val="24"/>
        </w:rPr>
        <w:t>轨迹数据的航次划分。进而，在划分航次的基础上，对单航次</w:t>
      </w:r>
      <w:r w:rsidRPr="005B2C89">
        <w:rPr>
          <w:rFonts w:ascii="Times New Roman" w:hAnsi="Times New Roman" w:cs="Times New Roman"/>
          <w:szCs w:val="24"/>
        </w:rPr>
        <w:t>轨迹</w:t>
      </w:r>
      <w:r w:rsidRPr="005B2C89">
        <w:rPr>
          <w:rFonts w:ascii="Times New Roman" w:hAnsi="Times New Roman" w:cs="Times New Roman" w:hint="eastAsia"/>
          <w:szCs w:val="24"/>
        </w:rPr>
        <w:t>数据进行</w:t>
      </w:r>
      <w:r w:rsidRPr="005B2C89">
        <w:rPr>
          <w:rFonts w:ascii="Times New Roman" w:hAnsi="Times New Roman" w:cs="Times New Roman"/>
          <w:szCs w:val="24"/>
        </w:rPr>
        <w:t>压缩，</w:t>
      </w:r>
      <w:r w:rsidRPr="005B2C89">
        <w:rPr>
          <w:rFonts w:ascii="Times New Roman" w:hAnsi="Times New Roman" w:cs="Times New Roman" w:hint="eastAsia"/>
          <w:szCs w:val="24"/>
        </w:rPr>
        <w:t>进一步</w:t>
      </w:r>
      <w:r w:rsidRPr="005B2C89">
        <w:rPr>
          <w:rFonts w:ascii="Times New Roman" w:hAnsi="Times New Roman" w:cs="Times New Roman"/>
          <w:szCs w:val="24"/>
        </w:rPr>
        <w:t>降低了</w:t>
      </w:r>
      <w:r w:rsidRPr="005B2C89">
        <w:rPr>
          <w:rFonts w:ascii="Times New Roman" w:hAnsi="Times New Roman" w:cs="Times New Roman" w:hint="eastAsia"/>
          <w:szCs w:val="24"/>
        </w:rPr>
        <w:t>渔业船舶</w:t>
      </w:r>
      <w:r w:rsidRPr="005B2C89">
        <w:rPr>
          <w:rFonts w:ascii="Times New Roman" w:hAnsi="Times New Roman" w:cs="Times New Roman"/>
          <w:szCs w:val="24"/>
        </w:rPr>
        <w:t>航行轨迹对识别的干扰；然后使用数学形态学完成</w:t>
      </w:r>
      <w:r w:rsidRPr="005B2C89">
        <w:rPr>
          <w:rFonts w:ascii="Times New Roman" w:hAnsi="Times New Roman" w:cs="Times New Roman" w:hint="eastAsia"/>
          <w:szCs w:val="24"/>
        </w:rPr>
        <w:t>渔业船舶捕捞轨迹的</w:t>
      </w:r>
      <w:r w:rsidRPr="005B2C89">
        <w:rPr>
          <w:rFonts w:ascii="Times New Roman" w:hAnsi="Times New Roman" w:cs="Times New Roman"/>
          <w:szCs w:val="24"/>
        </w:rPr>
        <w:t>识别任务。</w:t>
      </w:r>
      <w:r w:rsidRPr="005B2C89">
        <w:rPr>
          <w:rFonts w:ascii="Times New Roman" w:hAnsi="Times New Roman" w:cs="Times New Roman" w:hint="eastAsia"/>
          <w:szCs w:val="24"/>
        </w:rPr>
        <w:t>单</w:t>
      </w:r>
      <w:r w:rsidRPr="005B2C89">
        <w:rPr>
          <w:rFonts w:ascii="Times New Roman" w:hAnsi="Times New Roman" w:cs="Times New Roman"/>
          <w:szCs w:val="24"/>
        </w:rPr>
        <w:t>航次轨迹进出捕捞轨迹区域的端点</w:t>
      </w:r>
      <w:r w:rsidRPr="005B2C89">
        <w:rPr>
          <w:rFonts w:ascii="Times New Roman" w:hAnsi="Times New Roman" w:cs="Times New Roman" w:hint="eastAsia"/>
          <w:szCs w:val="24"/>
        </w:rPr>
        <w:t>分别为渔业船舶</w:t>
      </w:r>
      <w:r w:rsidRPr="005B2C89">
        <w:rPr>
          <w:rFonts w:ascii="Times New Roman" w:hAnsi="Times New Roman" w:cs="Times New Roman"/>
          <w:szCs w:val="24"/>
        </w:rPr>
        <w:t>捕捞行为的起点和终点，</w:t>
      </w:r>
      <w:r w:rsidRPr="005B2C89">
        <w:rPr>
          <w:rFonts w:ascii="Times New Roman" w:hAnsi="Times New Roman" w:cs="Times New Roman" w:hint="eastAsia"/>
          <w:szCs w:val="24"/>
        </w:rPr>
        <w:t>在起点和终点之间的轨迹</w:t>
      </w:r>
      <w:r w:rsidRPr="005B2C89">
        <w:rPr>
          <w:rFonts w:ascii="Times New Roman" w:hAnsi="Times New Roman" w:cs="Times New Roman" w:hint="eastAsia"/>
          <w:szCs w:val="24"/>
        </w:rPr>
        <w:lastRenderedPageBreak/>
        <w:t>覆盖的区域为该船舶本航次的捕捞区域</w:t>
      </w:r>
      <w:r w:rsidRPr="005B2C89">
        <w:rPr>
          <w:rFonts w:ascii="Times New Roman" w:hAnsi="Times New Roman" w:cs="Times New Roman"/>
          <w:szCs w:val="24"/>
        </w:rPr>
        <w:t>。</w:t>
      </w:r>
      <w:r w:rsidRPr="005B2C89">
        <w:rPr>
          <w:rFonts w:ascii="Times New Roman" w:hAnsi="Times New Roman" w:cs="Times New Roman" w:hint="eastAsia"/>
          <w:szCs w:val="24"/>
        </w:rPr>
        <w:t>具体的算</w:t>
      </w:r>
      <w:proofErr w:type="gramStart"/>
      <w:r w:rsidRPr="005B2C89">
        <w:rPr>
          <w:rFonts w:ascii="Times New Roman" w:hAnsi="Times New Roman" w:cs="Times New Roman" w:hint="eastAsia"/>
          <w:szCs w:val="24"/>
        </w:rPr>
        <w:t>法结果</w:t>
      </w:r>
      <w:proofErr w:type="gramEnd"/>
      <w:r w:rsidRPr="005B2C89">
        <w:rPr>
          <w:rFonts w:ascii="Times New Roman" w:hAnsi="Times New Roman" w:cs="Times New Roman" w:hint="eastAsia"/>
          <w:szCs w:val="24"/>
        </w:rPr>
        <w:t>参见下节。</w:t>
      </w:r>
    </w:p>
    <w:p w14:paraId="36DF7062" w14:textId="05251BDE" w:rsidR="00DC4824" w:rsidRPr="00BC7F8E" w:rsidRDefault="00003FD1" w:rsidP="0088685E">
      <w:pPr>
        <w:pStyle w:val="2"/>
        <w:keepNext w:val="0"/>
        <w:keepLines w:val="0"/>
        <w:numPr>
          <w:ilvl w:val="1"/>
          <w:numId w:val="20"/>
        </w:numPr>
        <w:spacing w:line="300" w:lineRule="auto"/>
      </w:pPr>
      <w:r>
        <w:rPr>
          <w:rFonts w:hint="eastAsia"/>
        </w:rPr>
        <w:t>算法结构</w:t>
      </w:r>
      <w:bookmarkEnd w:id="23"/>
      <w:bookmarkEnd w:id="24"/>
    </w:p>
    <w:p w14:paraId="08F9E162" w14:textId="77777777" w:rsidR="006B53F2"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本文把</w:t>
      </w:r>
      <w:r w:rsidRPr="00275FEE">
        <w:rPr>
          <w:rFonts w:ascii="Times New Roman" w:hAnsi="Times New Roman" w:cs="Times New Roman" w:hint="eastAsia"/>
          <w:szCs w:val="24"/>
        </w:rPr>
        <w:t>渔业船舶捕捞行为识别问题按步骤</w:t>
      </w:r>
      <w:r w:rsidRPr="00275FEE">
        <w:rPr>
          <w:rFonts w:ascii="Times New Roman" w:hAnsi="Times New Roman" w:cs="Times New Roman"/>
          <w:szCs w:val="24"/>
        </w:rPr>
        <w:t>拆分为四个子问题</w:t>
      </w:r>
      <w:r w:rsidRPr="00275FEE">
        <w:rPr>
          <w:rFonts w:ascii="Times New Roman" w:hAnsi="Times New Roman" w:cs="Times New Roman" w:hint="eastAsia"/>
          <w:szCs w:val="24"/>
        </w:rPr>
        <w:t>。因此，针对每个子问题</w:t>
      </w:r>
      <w:r w:rsidRPr="00275FEE">
        <w:rPr>
          <w:rFonts w:ascii="Times New Roman" w:hAnsi="Times New Roman" w:cs="Times New Roman"/>
          <w:szCs w:val="24"/>
        </w:rPr>
        <w:t>，</w:t>
      </w:r>
      <w:r w:rsidRPr="00275FEE">
        <w:rPr>
          <w:rFonts w:ascii="Times New Roman" w:hAnsi="Times New Roman" w:cs="Times New Roman" w:hint="eastAsia"/>
          <w:szCs w:val="24"/>
        </w:rPr>
        <w:t>本文提出的算法使用对应的模块来解决，参见图</w:t>
      </w:r>
      <w:r>
        <w:rPr>
          <w:rFonts w:ascii="Times New Roman" w:hAnsi="Times New Roman" w:cs="Times New Roman" w:hint="eastAsia"/>
          <w:szCs w:val="24"/>
        </w:rPr>
        <w:t>2-3</w:t>
      </w:r>
      <w:r w:rsidRPr="00275FEE">
        <w:rPr>
          <w:rFonts w:ascii="Times New Roman" w:hAnsi="Times New Roman" w:cs="Times New Roman" w:hint="eastAsia"/>
          <w:szCs w:val="24"/>
        </w:rPr>
        <w:t>。本节概述每个模块的功能，</w:t>
      </w:r>
      <w:r w:rsidRPr="00275FEE">
        <w:rPr>
          <w:rFonts w:ascii="Times New Roman" w:hAnsi="Times New Roman" w:cs="Times New Roman" w:hint="eastAsia"/>
          <w:szCs w:val="24"/>
        </w:rPr>
        <w:t>2.3-2.6</w:t>
      </w:r>
      <w:r w:rsidRPr="00275FEE">
        <w:rPr>
          <w:rFonts w:ascii="Times New Roman" w:hAnsi="Times New Roman" w:cs="Times New Roman" w:hint="eastAsia"/>
          <w:szCs w:val="24"/>
        </w:rPr>
        <w:t>节详细介绍每个模块的设计。</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14:paraId="0D66BE46" w14:textId="77777777" w:rsidTr="006B53F2">
        <w:tc>
          <w:tcPr>
            <w:tcW w:w="8522" w:type="dxa"/>
            <w:vAlign w:val="center"/>
          </w:tcPr>
          <w:p w14:paraId="6D847418" w14:textId="24BF0D77" w:rsidR="006B53F2" w:rsidRDefault="006B53F2" w:rsidP="006B53F2">
            <w:pPr>
              <w:spacing w:line="36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78001B96" wp14:editId="311599EE">
                  <wp:extent cx="4505325" cy="682625"/>
                  <wp:effectExtent l="0" t="0" r="9525" b="3175"/>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5325" cy="682625"/>
                          </a:xfrm>
                          <a:prstGeom prst="rect">
                            <a:avLst/>
                          </a:prstGeom>
                          <a:noFill/>
                        </pic:spPr>
                      </pic:pic>
                    </a:graphicData>
                  </a:graphic>
                </wp:inline>
              </w:drawing>
            </w:r>
          </w:p>
        </w:tc>
      </w:tr>
      <w:tr w:rsidR="006B53F2" w14:paraId="06037014" w14:textId="77777777" w:rsidTr="006B53F2">
        <w:tc>
          <w:tcPr>
            <w:tcW w:w="8522" w:type="dxa"/>
            <w:vAlign w:val="center"/>
          </w:tcPr>
          <w:p w14:paraId="399E3927" w14:textId="4DA71329" w:rsidR="006B53F2" w:rsidRDefault="006B53F2" w:rsidP="006B53F2">
            <w:pPr>
              <w:spacing w:line="36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-3</w:t>
            </w:r>
            <w:r w:rsidRPr="00D11E62">
              <w:rPr>
                <w:rFonts w:ascii="Times New Roman" w:hAnsi="Times New Roman" w:cs="Times New Roman"/>
                <w:szCs w:val="24"/>
              </w:rPr>
              <w:t xml:space="preserve"> </w:t>
            </w:r>
            <w:r w:rsidR="006E2618">
              <w:rPr>
                <w:rFonts w:ascii="Times New Roman" w:hAnsi="Times New Roman" w:cs="Times New Roman"/>
                <w:szCs w:val="24"/>
              </w:rPr>
              <w:t>渔业船舶</w:t>
            </w:r>
            <w:r w:rsidRPr="00D11E62">
              <w:rPr>
                <w:rFonts w:ascii="Times New Roman" w:hAnsi="Times New Roman" w:cs="Times New Roman"/>
                <w:szCs w:val="24"/>
              </w:rPr>
              <w:t>捕捞行为识别算法</w:t>
            </w:r>
          </w:p>
        </w:tc>
      </w:tr>
    </w:tbl>
    <w:p w14:paraId="7C1B264F" w14:textId="77777777" w:rsidR="00275FEE" w:rsidRPr="00275FEE" w:rsidRDefault="00275FEE" w:rsidP="00275FEE">
      <w:pPr>
        <w:spacing w:line="360" w:lineRule="auto"/>
        <w:ind w:firstLine="420"/>
        <w:rPr>
          <w:rFonts w:ascii="Times New Roman" w:hAnsi="Times New Roman" w:cs="Times New Roman"/>
          <w:szCs w:val="24"/>
        </w:rPr>
      </w:pPr>
      <w:bookmarkStart w:id="25" w:name="_Toc508612999"/>
      <w:bookmarkStart w:id="26" w:name="_Toc508613072"/>
      <w:r w:rsidRPr="00275FEE">
        <w:rPr>
          <w:rFonts w:ascii="Times New Roman" w:hAnsi="Times New Roman" w:cs="Times New Roman"/>
          <w:szCs w:val="24"/>
        </w:rPr>
        <w:t>（</w:t>
      </w:r>
      <w:r w:rsidRPr="00275FEE">
        <w:rPr>
          <w:rFonts w:ascii="Times New Roman" w:hAnsi="Times New Roman" w:cs="Times New Roman"/>
          <w:szCs w:val="24"/>
        </w:rPr>
        <w:t>1</w:t>
      </w:r>
      <w:r w:rsidRPr="00275FEE">
        <w:rPr>
          <w:rFonts w:ascii="Times New Roman" w:hAnsi="Times New Roman" w:cs="Times New Roman"/>
          <w:szCs w:val="24"/>
        </w:rPr>
        <w:t>）</w:t>
      </w:r>
      <w:r w:rsidRPr="00275FEE">
        <w:rPr>
          <w:rFonts w:ascii="Times New Roman" w:hAnsi="Times New Roman" w:cs="Times New Roman"/>
          <w:szCs w:val="24"/>
        </w:rPr>
        <w:t>VMS</w:t>
      </w:r>
      <w:r w:rsidRPr="00275FEE">
        <w:rPr>
          <w:rFonts w:ascii="Times New Roman" w:hAnsi="Times New Roman" w:cs="Times New Roman"/>
          <w:szCs w:val="24"/>
        </w:rPr>
        <w:t>数据预处理模块：由于卫星定位误差以及海上恶劣的通讯环境，</w:t>
      </w:r>
      <w:r w:rsidRPr="00275FEE">
        <w:rPr>
          <w:rFonts w:ascii="Times New Roman" w:hAnsi="Times New Roman" w:cs="Times New Roman"/>
          <w:szCs w:val="24"/>
        </w:rPr>
        <w:t>VMS</w:t>
      </w:r>
      <w:r w:rsidRPr="00275FEE">
        <w:rPr>
          <w:rFonts w:ascii="Times New Roman" w:hAnsi="Times New Roman" w:cs="Times New Roman"/>
          <w:szCs w:val="24"/>
        </w:rPr>
        <w:t>数据中会存在少量异常记录。本模块通过剔除异常数据，为后续研究</w:t>
      </w:r>
      <w:r w:rsidRPr="00275FEE">
        <w:rPr>
          <w:rFonts w:ascii="Times New Roman" w:hAnsi="Times New Roman" w:cs="Times New Roman" w:hint="eastAsia"/>
          <w:szCs w:val="24"/>
        </w:rPr>
        <w:t>提供校正后的渔业船舶</w:t>
      </w:r>
      <w:r w:rsidRPr="00275FEE">
        <w:rPr>
          <w:rFonts w:ascii="Times New Roman" w:hAnsi="Times New Roman" w:cs="Times New Roman"/>
          <w:szCs w:val="24"/>
        </w:rPr>
        <w:t>轨迹。</w:t>
      </w:r>
    </w:p>
    <w:p w14:paraId="38999B9C"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2</w:t>
      </w:r>
      <w:r w:rsidRPr="00275FEE">
        <w:rPr>
          <w:rFonts w:ascii="Times New Roman" w:hAnsi="Times New Roman" w:cs="Times New Roman"/>
          <w:szCs w:val="24"/>
        </w:rPr>
        <w:t>）港口定位模块：港口定位是航次划分的前提。虽然可以借助于港口列表进行判断，但是</w:t>
      </w:r>
      <w:r w:rsidRPr="00275FEE">
        <w:rPr>
          <w:rFonts w:ascii="Times New Roman" w:hAnsi="Times New Roman" w:cs="Times New Roman" w:hint="eastAsia"/>
          <w:szCs w:val="24"/>
        </w:rPr>
        <w:t>渔业船舶实际停靠的港口可能就是渔村外的泊位，并不登记到管理部门的列表中</w:t>
      </w:r>
      <w:r w:rsidRPr="00275FEE">
        <w:rPr>
          <w:rFonts w:ascii="Times New Roman" w:hAnsi="Times New Roman" w:cs="Times New Roman"/>
          <w:szCs w:val="24"/>
        </w:rPr>
        <w:t>。本模块根据</w:t>
      </w:r>
      <w:r w:rsidRPr="00275FEE">
        <w:rPr>
          <w:rFonts w:ascii="Times New Roman" w:hAnsi="Times New Roman" w:cs="Times New Roman"/>
          <w:szCs w:val="24"/>
        </w:rPr>
        <w:t>VMS</w:t>
      </w:r>
      <w:r w:rsidRPr="00275FEE">
        <w:rPr>
          <w:rFonts w:ascii="Times New Roman" w:hAnsi="Times New Roman" w:cs="Times New Roman"/>
          <w:szCs w:val="24"/>
        </w:rPr>
        <w:t>数据的特征</w:t>
      </w:r>
      <w:r w:rsidRPr="00275FEE">
        <w:rPr>
          <w:rFonts w:ascii="Times New Roman" w:hAnsi="Times New Roman" w:cs="Times New Roman" w:hint="eastAsia"/>
          <w:szCs w:val="24"/>
        </w:rPr>
        <w:t>统计所有可能的</w:t>
      </w:r>
      <w:r w:rsidRPr="00275FEE">
        <w:rPr>
          <w:rFonts w:ascii="Times New Roman" w:hAnsi="Times New Roman" w:cs="Times New Roman"/>
          <w:szCs w:val="24"/>
        </w:rPr>
        <w:t>港口坐标，为划分航次提供了依据。</w:t>
      </w:r>
    </w:p>
    <w:p w14:paraId="77F393B3"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3</w:t>
      </w:r>
      <w:r w:rsidRPr="00275FEE">
        <w:rPr>
          <w:rFonts w:ascii="Times New Roman" w:hAnsi="Times New Roman" w:cs="Times New Roman"/>
          <w:szCs w:val="24"/>
        </w:rPr>
        <w:t>）划分航次模块：航次是研究</w:t>
      </w:r>
      <w:r w:rsidRPr="00275FEE">
        <w:rPr>
          <w:rFonts w:ascii="Times New Roman" w:hAnsi="Times New Roman" w:cs="Times New Roman" w:hint="eastAsia"/>
          <w:szCs w:val="24"/>
        </w:rPr>
        <w:t>渔业船舶</w:t>
      </w:r>
      <w:r w:rsidRPr="00275FEE">
        <w:rPr>
          <w:rFonts w:ascii="Times New Roman" w:hAnsi="Times New Roman" w:cs="Times New Roman"/>
          <w:szCs w:val="24"/>
        </w:rPr>
        <w:t>行为的基本单位。本模块利用港口定位结果按航次对</w:t>
      </w:r>
      <w:r w:rsidRPr="00275FEE">
        <w:rPr>
          <w:rFonts w:ascii="Times New Roman" w:hAnsi="Times New Roman" w:cs="Times New Roman"/>
          <w:szCs w:val="24"/>
        </w:rPr>
        <w:t>VMS</w:t>
      </w:r>
      <w:r w:rsidRPr="00275FEE">
        <w:rPr>
          <w:rFonts w:ascii="Times New Roman" w:hAnsi="Times New Roman" w:cs="Times New Roman"/>
          <w:szCs w:val="24"/>
        </w:rPr>
        <w:t>数据进行分段，将</w:t>
      </w:r>
      <w:r w:rsidRPr="00275FEE">
        <w:rPr>
          <w:rFonts w:ascii="Times New Roman" w:hAnsi="Times New Roman" w:cs="Times New Roman" w:hint="eastAsia"/>
          <w:szCs w:val="24"/>
        </w:rPr>
        <w:t>渔业船舶</w:t>
      </w:r>
      <w:r w:rsidRPr="00275FEE">
        <w:rPr>
          <w:rFonts w:ascii="Times New Roman" w:hAnsi="Times New Roman" w:cs="Times New Roman"/>
          <w:szCs w:val="24"/>
        </w:rPr>
        <w:t>捕捞行为识别问题的处理对象简化为</w:t>
      </w:r>
      <w:r w:rsidRPr="00275FEE">
        <w:rPr>
          <w:rFonts w:ascii="Times New Roman" w:hAnsi="Times New Roman" w:cs="Times New Roman" w:hint="eastAsia"/>
          <w:szCs w:val="24"/>
        </w:rPr>
        <w:t>单</w:t>
      </w:r>
      <w:r w:rsidRPr="00275FEE">
        <w:rPr>
          <w:rFonts w:ascii="Times New Roman" w:hAnsi="Times New Roman" w:cs="Times New Roman"/>
          <w:szCs w:val="24"/>
        </w:rPr>
        <w:t>航次轨迹。</w:t>
      </w:r>
    </w:p>
    <w:p w14:paraId="567626AC"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w:t>
      </w:r>
      <w:r w:rsidRPr="00275FEE">
        <w:rPr>
          <w:rFonts w:ascii="Times New Roman" w:hAnsi="Times New Roman" w:cs="Times New Roman"/>
          <w:szCs w:val="24"/>
        </w:rPr>
        <w:t>4</w:t>
      </w:r>
      <w:r w:rsidRPr="00275FEE">
        <w:rPr>
          <w:rFonts w:ascii="Times New Roman" w:hAnsi="Times New Roman" w:cs="Times New Roman"/>
          <w:szCs w:val="24"/>
        </w:rPr>
        <w:t>）捕捞行为识别模块：首先，对航次进行轨迹压缩，</w:t>
      </w:r>
      <w:r w:rsidRPr="00275FEE">
        <w:rPr>
          <w:rFonts w:ascii="Times New Roman" w:hAnsi="Times New Roman" w:cs="Times New Roman" w:hint="eastAsia"/>
          <w:szCs w:val="24"/>
        </w:rPr>
        <w:t>以便</w:t>
      </w:r>
      <w:r w:rsidRPr="00275FEE">
        <w:rPr>
          <w:rFonts w:ascii="Times New Roman" w:hAnsi="Times New Roman" w:cs="Times New Roman"/>
          <w:szCs w:val="24"/>
        </w:rPr>
        <w:t>减少</w:t>
      </w:r>
      <w:r w:rsidRPr="00275FEE">
        <w:rPr>
          <w:rFonts w:ascii="Times New Roman" w:hAnsi="Times New Roman" w:cs="Times New Roman" w:hint="eastAsia"/>
          <w:szCs w:val="24"/>
        </w:rPr>
        <w:t>渔业船舶</w:t>
      </w:r>
      <w:r w:rsidRPr="00275FEE">
        <w:rPr>
          <w:rFonts w:ascii="Times New Roman" w:hAnsi="Times New Roman" w:cs="Times New Roman"/>
          <w:szCs w:val="24"/>
        </w:rPr>
        <w:t>航行行为的干扰。然后，利用拖网</w:t>
      </w:r>
      <w:r w:rsidRPr="00275FEE">
        <w:rPr>
          <w:rFonts w:ascii="Times New Roman" w:hAnsi="Times New Roman" w:cs="Times New Roman" w:hint="eastAsia"/>
          <w:szCs w:val="24"/>
        </w:rPr>
        <w:t>渔业船舶</w:t>
      </w:r>
      <w:r w:rsidRPr="00275FEE">
        <w:rPr>
          <w:rFonts w:ascii="Times New Roman" w:hAnsi="Times New Roman" w:cs="Times New Roman"/>
          <w:szCs w:val="24"/>
        </w:rPr>
        <w:t>在捕捞作业时拖曳渔网往返运动这一特点，先将</w:t>
      </w:r>
      <w:r w:rsidRPr="00275FEE">
        <w:rPr>
          <w:rFonts w:ascii="Times New Roman" w:hAnsi="Times New Roman" w:cs="Times New Roman" w:hint="eastAsia"/>
          <w:szCs w:val="24"/>
        </w:rPr>
        <w:t>单</w:t>
      </w:r>
      <w:r w:rsidRPr="00275FEE">
        <w:rPr>
          <w:rFonts w:ascii="Times New Roman" w:hAnsi="Times New Roman" w:cs="Times New Roman"/>
          <w:szCs w:val="24"/>
        </w:rPr>
        <w:t>航次轨迹转化为图像，然后通过数学形态学识别图像上的轨迹</w:t>
      </w:r>
      <w:r w:rsidRPr="00275FEE">
        <w:rPr>
          <w:rFonts w:ascii="Times New Roman" w:hAnsi="Times New Roman" w:cs="Times New Roman" w:hint="eastAsia"/>
          <w:szCs w:val="24"/>
        </w:rPr>
        <w:t>叠加</w:t>
      </w:r>
      <w:r w:rsidRPr="00275FEE">
        <w:rPr>
          <w:rFonts w:ascii="Times New Roman" w:hAnsi="Times New Roman" w:cs="Times New Roman"/>
          <w:szCs w:val="24"/>
        </w:rPr>
        <w:t>区域。最终，</w:t>
      </w:r>
      <w:r w:rsidRPr="00275FEE">
        <w:rPr>
          <w:rFonts w:ascii="Times New Roman" w:hAnsi="Times New Roman" w:cs="Times New Roman" w:hint="eastAsia"/>
          <w:szCs w:val="24"/>
        </w:rPr>
        <w:t>确定</w:t>
      </w:r>
      <w:r w:rsidRPr="00275FEE">
        <w:rPr>
          <w:rFonts w:ascii="Times New Roman" w:hAnsi="Times New Roman" w:cs="Times New Roman"/>
          <w:szCs w:val="24"/>
        </w:rPr>
        <w:t>进出捕捞轨迹区域的位置</w:t>
      </w:r>
      <w:r w:rsidRPr="00275FEE">
        <w:rPr>
          <w:rFonts w:ascii="Times New Roman" w:hAnsi="Times New Roman" w:cs="Times New Roman" w:hint="eastAsia"/>
          <w:szCs w:val="24"/>
        </w:rPr>
        <w:t>点为</w:t>
      </w:r>
      <w:r w:rsidRPr="00275FEE">
        <w:rPr>
          <w:rFonts w:ascii="Times New Roman" w:hAnsi="Times New Roman" w:cs="Times New Roman"/>
          <w:szCs w:val="24"/>
        </w:rPr>
        <w:t>捕捞行为的起点和终点。</w:t>
      </w:r>
    </w:p>
    <w:p w14:paraId="56B261B2" w14:textId="1E2244EA" w:rsidR="002E10DF" w:rsidRPr="001670FC" w:rsidRDefault="00A61BFB" w:rsidP="0088685E">
      <w:pPr>
        <w:pStyle w:val="2"/>
        <w:keepNext w:val="0"/>
        <w:keepLines w:val="0"/>
        <w:numPr>
          <w:ilvl w:val="1"/>
          <w:numId w:val="20"/>
        </w:numPr>
        <w:spacing w:line="300" w:lineRule="auto"/>
        <w:rPr>
          <w:rFonts w:ascii="黑体" w:hAnsi="黑体"/>
        </w:rPr>
      </w:pPr>
      <w:r w:rsidRPr="00275FEE">
        <w:rPr>
          <w:rFonts w:ascii="Times New Roman" w:hAnsi="Times New Roman" w:cs="Times New Roman"/>
        </w:rPr>
        <w:t>VMS</w:t>
      </w:r>
      <w:r w:rsidR="007741C4" w:rsidRPr="001670FC">
        <w:rPr>
          <w:rFonts w:ascii="黑体" w:hAnsi="黑体" w:hint="eastAsia"/>
        </w:rPr>
        <w:t>数据</w:t>
      </w:r>
      <w:r w:rsidR="001012CE">
        <w:rPr>
          <w:rFonts w:ascii="黑体" w:hAnsi="黑体" w:hint="eastAsia"/>
        </w:rPr>
        <w:t>预</w:t>
      </w:r>
      <w:r w:rsidRPr="001670FC">
        <w:rPr>
          <w:rFonts w:ascii="黑体" w:hAnsi="黑体" w:hint="eastAsia"/>
        </w:rPr>
        <w:t>处理</w:t>
      </w:r>
      <w:bookmarkEnd w:id="25"/>
      <w:bookmarkEnd w:id="26"/>
    </w:p>
    <w:p w14:paraId="502E6759" w14:textId="77777777" w:rsidR="00275FEE" w:rsidRPr="00275FEE" w:rsidRDefault="00275FEE" w:rsidP="00275FEE">
      <w:pPr>
        <w:spacing w:line="360" w:lineRule="auto"/>
        <w:ind w:firstLine="420"/>
        <w:rPr>
          <w:rFonts w:ascii="Times New Roman" w:hAnsi="Times New Roman" w:cs="Times New Roman"/>
          <w:szCs w:val="24"/>
        </w:rPr>
      </w:pPr>
      <w:bookmarkStart w:id="27" w:name="_Toc508613000"/>
      <w:bookmarkStart w:id="28" w:name="_Toc508613073"/>
      <w:r w:rsidRPr="00275FEE">
        <w:rPr>
          <w:rFonts w:ascii="Times New Roman" w:hAnsi="Times New Roman" w:cs="Times New Roman"/>
          <w:szCs w:val="24"/>
        </w:rPr>
        <w:t>VMS</w:t>
      </w:r>
      <w:r w:rsidRPr="00275FEE">
        <w:rPr>
          <w:rFonts w:ascii="Times New Roman" w:hAnsi="Times New Roman" w:cs="Times New Roman"/>
          <w:szCs w:val="24"/>
        </w:rPr>
        <w:t>数据主要包括</w:t>
      </w:r>
      <w:r w:rsidRPr="00275FEE">
        <w:rPr>
          <w:rFonts w:ascii="Times New Roman" w:hAnsi="Times New Roman" w:cs="Times New Roman" w:hint="eastAsia"/>
          <w:szCs w:val="24"/>
        </w:rPr>
        <w:t>渔业船舶</w:t>
      </w:r>
      <w:r w:rsidRPr="00275FEE">
        <w:rPr>
          <w:rFonts w:ascii="Times New Roman" w:hAnsi="Times New Roman" w:cs="Times New Roman"/>
          <w:szCs w:val="24"/>
        </w:rPr>
        <w:t>ID</w:t>
      </w:r>
      <w:r w:rsidRPr="00275FEE">
        <w:rPr>
          <w:rFonts w:ascii="Times New Roman" w:hAnsi="Times New Roman" w:cs="Times New Roman"/>
          <w:szCs w:val="24"/>
        </w:rPr>
        <w:t>、时间、经纬度、瞬时速度、船艏向等字段信息。对于原始数据，先按照时间顺序对</w:t>
      </w:r>
      <w:r w:rsidRPr="00275FEE">
        <w:rPr>
          <w:rFonts w:ascii="Times New Roman" w:hAnsi="Times New Roman" w:cs="Times New Roman" w:hint="eastAsia"/>
          <w:szCs w:val="24"/>
        </w:rPr>
        <w:t>记录</w:t>
      </w:r>
      <w:r w:rsidRPr="00275FEE">
        <w:rPr>
          <w:rFonts w:ascii="Times New Roman" w:hAnsi="Times New Roman" w:cs="Times New Roman"/>
          <w:szCs w:val="24"/>
        </w:rPr>
        <w:t>进行排序。</w:t>
      </w:r>
    </w:p>
    <w:p w14:paraId="1F3FA6B6" w14:textId="77777777" w:rsidR="00275FEE" w:rsidRPr="00275FEE" w:rsidRDefault="00275FEE" w:rsidP="00275FEE">
      <w:pPr>
        <w:spacing w:line="360" w:lineRule="auto"/>
        <w:ind w:firstLine="420"/>
        <w:rPr>
          <w:rFonts w:ascii="Times New Roman" w:hAnsi="Times New Roman" w:cs="Times New Roman"/>
          <w:szCs w:val="24"/>
        </w:rPr>
      </w:pPr>
      <w:r w:rsidRPr="00275FEE">
        <w:rPr>
          <w:rFonts w:ascii="Times New Roman" w:hAnsi="Times New Roman" w:cs="Times New Roman"/>
          <w:szCs w:val="24"/>
        </w:rPr>
        <w:t>轨迹中的异常数据源自于卫星定位误差以及海上恶劣的通信环境，</w:t>
      </w:r>
      <w:r w:rsidRPr="00275FEE">
        <w:rPr>
          <w:rFonts w:ascii="Times New Roman" w:hAnsi="Times New Roman" w:cs="Times New Roman" w:hint="eastAsia"/>
          <w:szCs w:val="24"/>
        </w:rPr>
        <w:t>本文</w:t>
      </w:r>
      <w:r w:rsidRPr="00275FEE">
        <w:rPr>
          <w:rFonts w:ascii="Times New Roman" w:hAnsi="Times New Roman" w:cs="Times New Roman"/>
          <w:szCs w:val="24"/>
        </w:rPr>
        <w:t>借鉴</w:t>
      </w:r>
      <w:r w:rsidRPr="00275FEE">
        <w:rPr>
          <w:rFonts w:ascii="Times New Roman" w:hAnsi="Times New Roman" w:cs="Times New Roman"/>
          <w:szCs w:val="24"/>
        </w:rPr>
        <w:lastRenderedPageBreak/>
        <w:t>了</w:t>
      </w:r>
      <w:r w:rsidRPr="00275FEE">
        <w:rPr>
          <w:rFonts w:ascii="Times New Roman" w:hAnsi="Times New Roman" w:cs="Times New Roman"/>
          <w:szCs w:val="24"/>
        </w:rPr>
        <w:t>Yuan</w:t>
      </w:r>
      <w:r w:rsidRPr="00275FEE">
        <w:rPr>
          <w:rFonts w:ascii="Times New Roman" w:hAnsi="Times New Roman" w:cs="Times New Roman"/>
          <w:szCs w:val="24"/>
        </w:rPr>
        <w:t>等在研究计程车轨迹中的方法</w:t>
      </w:r>
      <w:r>
        <w:rPr>
          <w:rStyle w:val="ae"/>
          <w:rFonts w:ascii="Times New Roman" w:hAnsi="Times New Roman" w:cs="Times New Roman"/>
          <w:szCs w:val="24"/>
        </w:rPr>
        <w:endnoteReference w:id="36"/>
      </w:r>
      <w:r w:rsidRPr="00275FEE">
        <w:rPr>
          <w:rFonts w:ascii="Times New Roman" w:hAnsi="Times New Roman" w:cs="Times New Roman"/>
          <w:szCs w:val="24"/>
        </w:rPr>
        <w:t>，通过设定平均速度阈值的方式，剔除异常数据。具体而言，计算相邻采样点</w:t>
      </w:r>
      <w:r w:rsidRPr="00275FEE">
        <w:rPr>
          <w:rFonts w:ascii="Times New Roman" w:hAnsi="Times New Roman" w:cs="Times New Roman"/>
          <w:szCs w:val="24"/>
        </w:rPr>
        <w:t>AB</w:t>
      </w:r>
      <w:r w:rsidRPr="00275FEE">
        <w:rPr>
          <w:rFonts w:ascii="Times New Roman" w:hAnsi="Times New Roman" w:cs="Times New Roman"/>
          <w:szCs w:val="24"/>
        </w:rPr>
        <w:t>间的平均速度，剔除平均速度大于</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oMath>
      <w:r w:rsidRPr="00275FEE">
        <w:rPr>
          <w:rFonts w:ascii="Times New Roman" w:hAnsi="Times New Roman" w:cs="Times New Roman"/>
          <w:szCs w:val="24"/>
        </w:rPr>
        <w:t>的数据。由于我国东海海域</w:t>
      </w:r>
      <w:r w:rsidRPr="00275FEE">
        <w:rPr>
          <w:rFonts w:ascii="Times New Roman" w:hAnsi="Times New Roman" w:cs="Times New Roman" w:hint="eastAsia"/>
          <w:szCs w:val="24"/>
        </w:rPr>
        <w:t>的渔业船舶</w:t>
      </w:r>
      <w:r w:rsidRPr="00275FEE">
        <w:rPr>
          <w:rFonts w:ascii="Times New Roman" w:hAnsi="Times New Roman" w:cs="Times New Roman"/>
          <w:szCs w:val="24"/>
        </w:rPr>
        <w:t>航速</w:t>
      </w:r>
      <w:r w:rsidRPr="00275FEE">
        <w:rPr>
          <w:rFonts w:ascii="Times New Roman" w:hAnsi="Times New Roman" w:cs="Times New Roman" w:hint="eastAsia"/>
          <w:szCs w:val="24"/>
        </w:rPr>
        <w:t>均</w:t>
      </w:r>
      <w:r w:rsidRPr="00275FEE">
        <w:rPr>
          <w:rFonts w:ascii="Times New Roman" w:hAnsi="Times New Roman" w:cs="Times New Roman"/>
          <w:szCs w:val="24"/>
        </w:rPr>
        <w:t>小于</w:t>
      </w:r>
      <w:r w:rsidRPr="00275FEE">
        <w:rPr>
          <w:rFonts w:ascii="Times New Roman" w:hAnsi="Times New Roman" w:cs="Times New Roman"/>
          <w:szCs w:val="24"/>
        </w:rPr>
        <w:t>30kn</w:t>
      </w:r>
      <w:r w:rsidRPr="00275FEE">
        <w:rPr>
          <w:rFonts w:ascii="Times New Roman" w:hAnsi="Times New Roman" w:cs="Times New Roman"/>
          <w:szCs w:val="24"/>
        </w:rPr>
        <w:t>，设阈值</w:t>
      </w:r>
      <m:oMath>
        <m:sSub>
          <m:sSubPr>
            <m:ctrlPr>
              <w:rPr>
                <w:rFonts w:ascii="Cambria Math" w:hAnsi="Cambria Math" w:cs="Times New Roman"/>
                <w:i/>
                <w:szCs w:val="24"/>
              </w:rPr>
            </m:ctrlPr>
          </m:sSubPr>
          <m:e>
            <m:acc>
              <m:accPr>
                <m:chr m:val="̅"/>
                <m:ctrlPr>
                  <w:rPr>
                    <w:rFonts w:ascii="Cambria Math" w:hAnsi="Cambria Math" w:cs="Times New Roman"/>
                    <w:i/>
                    <w:szCs w:val="24"/>
                  </w:rPr>
                </m:ctrlPr>
              </m:accPr>
              <m:e>
                <m:r>
                  <w:rPr>
                    <w:rFonts w:ascii="Cambria Math" w:hAnsi="Cambria Math" w:cs="Times New Roman"/>
                    <w:szCs w:val="24"/>
                  </w:rPr>
                  <m:t>v</m:t>
                </m:r>
              </m:e>
            </m:acc>
          </m:e>
          <m:sub>
            <m:r>
              <w:rPr>
                <w:rFonts w:ascii="Cambria Math" w:hAnsi="Cambria Math" w:cs="Times New Roman"/>
                <w:szCs w:val="24"/>
              </w:rPr>
              <m:t>c</m:t>
            </m:r>
          </m:sub>
        </m:sSub>
        <m:r>
          <m:rPr>
            <m:sty m:val="p"/>
          </m:rPr>
          <w:rPr>
            <w:rFonts w:ascii="Cambria Math" w:hAnsi="Cambria Math" w:cs="Times New Roman"/>
            <w:szCs w:val="24"/>
          </w:rPr>
          <m:t>=30kn</m:t>
        </m:r>
      </m:oMath>
      <w:r w:rsidRPr="00275FEE">
        <w:rPr>
          <w:rFonts w:ascii="Times New Roman" w:hAnsi="Times New Roman" w:cs="Times New Roman"/>
          <w:szCs w:val="24"/>
        </w:rPr>
        <w:t>。这里两点间取球面距离，计算方法如下。</w:t>
      </w:r>
    </w:p>
    <w:p w14:paraId="67EB64BD" w14:textId="77777777" w:rsidR="00275FEE" w:rsidRPr="00275FEE" w:rsidRDefault="00275FEE" w:rsidP="00275FEE">
      <w:pPr>
        <w:pStyle w:val="a8"/>
        <w:spacing w:line="360" w:lineRule="auto"/>
        <w:ind w:left="425" w:firstLineChars="0" w:firstLine="0"/>
        <w:rPr>
          <w:rFonts w:ascii="Times New Roman" w:hAnsi="Times New Roman" w:cs="Times New Roman"/>
          <w:szCs w:val="24"/>
        </w:rPr>
      </w:pPr>
      <m:oMathPara>
        <m:oMath>
          <m:r>
            <m:rPr>
              <m:sty m:val="p"/>
            </m:rPr>
            <w:rPr>
              <w:rFonts w:ascii="Cambria Math" w:hAnsi="Cambria Math" w:cs="Times New Roman"/>
              <w:szCs w:val="24"/>
            </w:rPr>
            <m:t>D=R×</m:t>
          </m:r>
          <m:func>
            <m:funcPr>
              <m:ctrlPr>
                <w:rPr>
                  <w:rFonts w:ascii="Cambria Math" w:hAnsi="Cambria Math" w:cs="Times New Roman"/>
                  <w:szCs w:val="24"/>
                </w:rPr>
              </m:ctrlPr>
            </m:funcPr>
            <m:fName>
              <m:sSup>
                <m:sSupPr>
                  <m:ctrlPr>
                    <w:rPr>
                      <w:rFonts w:ascii="Cambria Math" w:hAnsi="Cambria Math" w:cs="Times New Roman"/>
                      <w:szCs w:val="24"/>
                    </w:rPr>
                  </m:ctrlPr>
                </m:sSupPr>
                <m:e>
                  <m:r>
                    <m:rPr>
                      <m:sty m:val="p"/>
                    </m:rPr>
                    <w:rPr>
                      <w:rFonts w:ascii="Cambria Math" w:hAnsi="Cambria Math" w:cs="Times New Roman"/>
                      <w:szCs w:val="24"/>
                    </w:rPr>
                    <m:t>cos</m:t>
                  </m:r>
                </m:e>
                <m:sup>
                  <m:r>
                    <m:rPr>
                      <m:sty m:val="p"/>
                    </m:rPr>
                    <w:rPr>
                      <w:rFonts w:ascii="Cambria Math" w:hAnsi="Cambria Math" w:cs="Times New Roman"/>
                      <w:szCs w:val="24"/>
                    </w:rPr>
                    <m:t>-1</m:t>
                  </m:r>
                </m:sup>
              </m:sSup>
            </m:fName>
            <m:e>
              <m:d>
                <m:dPr>
                  <m:begChr m:val="["/>
                  <m:endChr m:val="]"/>
                  <m:ctrlPr>
                    <w:rPr>
                      <w:rFonts w:ascii="Cambria Math" w:hAnsi="Cambria Math" w:cs="Times New Roman"/>
                      <w:i/>
                      <w:szCs w:val="24"/>
                    </w:rPr>
                  </m:ctrlPr>
                </m:dPr>
                <m:e>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func>
                    <m:funcPr>
                      <m:ctrlPr>
                        <w:rPr>
                          <w:rFonts w:ascii="Cambria Math" w:hAnsi="Cambria Math" w:cs="Times New Roman"/>
                          <w:i/>
                          <w:szCs w:val="24"/>
                        </w:rPr>
                      </m:ctrlPr>
                    </m:funcPr>
                    <m:fName>
                      <m:r>
                        <m:rPr>
                          <m:sty m:val="p"/>
                        </m:rPr>
                        <w:rPr>
                          <w:rFonts w:ascii="Cambria Math" w:hAnsi="Cambria Math" w:cs="Times New Roman"/>
                          <w:szCs w:val="24"/>
                        </w:rPr>
                        <m:t>cos</m:t>
                      </m:r>
                    </m:fName>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e>
                  </m:func>
                  <m:r>
                    <w:rPr>
                      <w:rFonts w:ascii="Cambria Math" w:hAnsi="Cambria Math" w:cs="Times New Roman"/>
                      <w:szCs w:val="24"/>
                    </w:rPr>
                    <m:t>+</m:t>
                  </m:r>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e>
                  </m:func>
                  <m:func>
                    <m:funcPr>
                      <m:ctrlPr>
                        <w:rPr>
                          <w:rFonts w:ascii="Cambria Math" w:hAnsi="Cambria Math" w:cs="Times New Roman"/>
                          <w:i/>
                          <w:szCs w:val="24"/>
                        </w:rPr>
                      </m:ctrlPr>
                    </m:funcPr>
                    <m:fName>
                      <m:r>
                        <m:rPr>
                          <m:sty m:val="p"/>
                        </m:rPr>
                        <w:rPr>
                          <w:rFonts w:ascii="Cambria Math" w:hAnsi="Cambria Math" w:cs="Times New Roman"/>
                          <w:szCs w:val="24"/>
                        </w:rPr>
                        <m:t>sin</m:t>
                      </m:r>
                    </m:fName>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e>
                  </m:func>
                </m:e>
              </m:d>
            </m:e>
          </m:func>
        </m:oMath>
      </m:oMathPara>
    </w:p>
    <w:p w14:paraId="4C849195" w14:textId="77777777" w:rsidR="00275FEE" w:rsidRPr="00275FEE" w:rsidRDefault="00275FEE" w:rsidP="00275FEE">
      <w:pPr>
        <w:autoSpaceDE w:val="0"/>
        <w:autoSpaceDN w:val="0"/>
        <w:adjustRightInd w:val="0"/>
        <w:spacing w:line="360" w:lineRule="auto"/>
        <w:ind w:firstLine="420"/>
        <w:jc w:val="left"/>
        <w:rPr>
          <w:rFonts w:ascii="Times New Roman" w:hAnsi="Times New Roman" w:cs="Times New Roman"/>
          <w:szCs w:val="24"/>
        </w:rPr>
      </w:pPr>
      <w:r w:rsidRPr="00275FEE">
        <w:rPr>
          <w:rFonts w:ascii="Times New Roman" w:hAnsi="Times New Roman" w:cs="Times New Roman"/>
          <w:szCs w:val="24"/>
        </w:rPr>
        <w:t>其中，</w:t>
      </w:r>
      <w:r w:rsidRPr="00275FEE">
        <w:rPr>
          <w:rFonts w:ascii="Times New Roman" w:hAnsi="Times New Roman" w:cs="Times New Roman"/>
          <w:szCs w:val="24"/>
        </w:rPr>
        <w:t>D</w:t>
      </w:r>
      <w:r w:rsidRPr="00275FEE">
        <w:rPr>
          <w:rFonts w:ascii="Times New Roman" w:hAnsi="Times New Roman" w:cs="Times New Roman"/>
          <w:szCs w:val="24"/>
        </w:rPr>
        <w:t>表示采样点</w:t>
      </w:r>
      <w:r w:rsidRPr="00275FEE">
        <w:rPr>
          <w:rFonts w:ascii="Times New Roman" w:hAnsi="Times New Roman" w:cs="Times New Roman"/>
          <w:szCs w:val="24"/>
        </w:rPr>
        <w:t>AB</w:t>
      </w:r>
      <w:r w:rsidRPr="00275FEE">
        <w:rPr>
          <w:rFonts w:ascii="Times New Roman" w:hAnsi="Times New Roman" w:cs="Times New Roman"/>
          <w:szCs w:val="24"/>
        </w:rPr>
        <w:t>间的球面距离，</w:t>
      </w:r>
      <w:r w:rsidRPr="00275FEE">
        <w:rPr>
          <w:rFonts w:ascii="Times New Roman" w:hAnsi="Times New Roman" w:cs="Times New Roman"/>
          <w:szCs w:val="24"/>
        </w:rPr>
        <w:t>R</w:t>
      </w:r>
      <w:r w:rsidRPr="00275FEE">
        <w:rPr>
          <w:rFonts w:ascii="Times New Roman" w:hAnsi="Times New Roman" w:cs="Times New Roman"/>
          <w:szCs w:val="24"/>
        </w:rPr>
        <w:t>表示地球半径（取值</w:t>
      </w:r>
      <w:r w:rsidRPr="00275FEE">
        <w:rPr>
          <w:rFonts w:ascii="Times New Roman" w:hAnsi="Times New Roman" w:cs="Times New Roman"/>
          <w:szCs w:val="24"/>
        </w:rPr>
        <w:t>6372</w:t>
      </w:r>
      <w:r w:rsidRPr="00275FEE">
        <w:rPr>
          <w:rFonts w:ascii="Times New Roman" w:hAnsi="Times New Roman" w:cs="Times New Roman"/>
          <w:szCs w:val="24"/>
        </w:rPr>
        <w:t>公里），</w:t>
      </w:r>
      <w:r w:rsidRPr="00275FEE">
        <w:rPr>
          <w:rFonts w:ascii="Times New Roman" w:hAnsi="Times New Roman" w:cs="Times New Roman"/>
          <w:szCs w:val="24"/>
        </w:rPr>
        <w:t>A</w:t>
      </w:r>
      <w:r w:rsidRPr="00275FEE">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1</m:t>
                </m:r>
              </m:sub>
            </m:sSub>
          </m:e>
        </m:d>
      </m:oMath>
      <w:r w:rsidRPr="00275FEE">
        <w:rPr>
          <w:rFonts w:ascii="Times New Roman" w:hAnsi="Times New Roman" w:cs="Times New Roman"/>
          <w:szCs w:val="24"/>
        </w:rPr>
        <w:t>，</w:t>
      </w:r>
      <w:r w:rsidRPr="00275FEE">
        <w:rPr>
          <w:rFonts w:ascii="Times New Roman" w:hAnsi="Times New Roman" w:cs="Times New Roman"/>
          <w:szCs w:val="24"/>
        </w:rPr>
        <w:t>B</w:t>
      </w:r>
      <w:r w:rsidRPr="00275FEE">
        <w:rPr>
          <w:rFonts w:ascii="Times New Roman" w:hAnsi="Times New Roman" w:cs="Times New Roman"/>
          <w:szCs w:val="24"/>
        </w:rPr>
        <w:t>点坐标</w:t>
      </w:r>
      <m:oMath>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α</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β</m:t>
                </m:r>
              </m:e>
              <m:sub>
                <m:r>
                  <w:rPr>
                    <w:rFonts w:ascii="Cambria Math" w:hAnsi="Cambria Math" w:cs="Times New Roman"/>
                    <w:szCs w:val="24"/>
                  </w:rPr>
                  <m:t>2</m:t>
                </m:r>
              </m:sub>
            </m:sSub>
          </m:e>
        </m:d>
      </m:oMath>
      <w:r w:rsidRPr="00275FEE">
        <w:rPr>
          <w:rFonts w:ascii="Times New Roman" w:hAnsi="Times New Roman" w:cs="Times New Roman"/>
          <w:szCs w:val="24"/>
        </w:rPr>
        <w:t>。最终从原始数据中剔除异常数据</w:t>
      </w:r>
      <w:r w:rsidRPr="00275FEE">
        <w:rPr>
          <w:rFonts w:ascii="Times New Roman" w:hAnsi="Times New Roman" w:cs="Times New Roman"/>
          <w:szCs w:val="24"/>
        </w:rPr>
        <w:t>5224</w:t>
      </w:r>
      <w:r w:rsidRPr="00275FEE">
        <w:rPr>
          <w:rFonts w:ascii="Times New Roman" w:hAnsi="Times New Roman" w:cs="Times New Roman"/>
          <w:szCs w:val="24"/>
        </w:rPr>
        <w:t>条记录，占总数的</w:t>
      </w:r>
      <w:r w:rsidRPr="00275FEE">
        <w:rPr>
          <w:rFonts w:ascii="Times New Roman" w:hAnsi="Times New Roman" w:cs="Times New Roman"/>
          <w:szCs w:val="24"/>
        </w:rPr>
        <w:t>0.20%</w:t>
      </w:r>
    </w:p>
    <w:p w14:paraId="367D0A09" w14:textId="3C345BAA" w:rsidR="00415B36" w:rsidRDefault="00415B36" w:rsidP="0088685E">
      <w:pPr>
        <w:pStyle w:val="2"/>
        <w:keepNext w:val="0"/>
        <w:keepLines w:val="0"/>
        <w:numPr>
          <w:ilvl w:val="1"/>
          <w:numId w:val="20"/>
        </w:numPr>
        <w:spacing w:line="300" w:lineRule="auto"/>
      </w:pPr>
      <w:r w:rsidRPr="00BC7F8E">
        <w:rPr>
          <w:rFonts w:hint="eastAsia"/>
        </w:rPr>
        <w:t>港口定位</w:t>
      </w:r>
      <w:bookmarkEnd w:id="27"/>
      <w:bookmarkEnd w:id="28"/>
    </w:p>
    <w:p w14:paraId="6EF25C4A" w14:textId="77777777" w:rsidR="006B53F2" w:rsidRPr="00D11E62" w:rsidRDefault="00BD3403" w:rsidP="0088685E">
      <w:pPr>
        <w:spacing w:line="300" w:lineRule="auto"/>
        <w:rPr>
          <w:rFonts w:ascii="Times New Roman" w:hAnsi="Times New Roman" w:cs="Times New Roman"/>
          <w:szCs w:val="24"/>
        </w:rPr>
      </w:pPr>
      <w:r>
        <w:rPr>
          <w:rFonts w:asciiTheme="minorEastAsia" w:hAnsiTheme="minorEastAsia" w:hint="eastAsia"/>
          <w:szCs w:val="24"/>
        </w:rPr>
        <w:tab/>
      </w:r>
      <w:r w:rsidR="00D63CCB" w:rsidRPr="00775B67">
        <w:rPr>
          <w:rFonts w:ascii="Times New Roman" w:hAnsi="Times New Roman" w:cs="Times New Roman" w:hint="eastAsia"/>
          <w:szCs w:val="24"/>
        </w:rPr>
        <w:t>渔业船舶</w:t>
      </w:r>
      <w:r w:rsidR="00D63CCB">
        <w:rPr>
          <w:rFonts w:ascii="Times New Roman" w:hAnsi="Times New Roman" w:cs="Times New Roman"/>
          <w:szCs w:val="24"/>
        </w:rPr>
        <w:t>在进行捕捞作业时往返拖曳渔网，体现在轨迹图上就是局部连续折返、轨迹</w:t>
      </w:r>
      <w:r w:rsidR="00D63CCB">
        <w:rPr>
          <w:rFonts w:ascii="Times New Roman" w:hAnsi="Times New Roman" w:cs="Times New Roman" w:hint="eastAsia"/>
          <w:szCs w:val="24"/>
        </w:rPr>
        <w:t>叠加</w:t>
      </w:r>
      <w:r w:rsidR="00D63CCB">
        <w:rPr>
          <w:rFonts w:ascii="Times New Roman" w:hAnsi="Times New Roman" w:cs="Times New Roman"/>
          <w:szCs w:val="24"/>
        </w:rPr>
        <w:t>的区域。图</w:t>
      </w:r>
      <w:r w:rsidR="00D63CCB">
        <w:rPr>
          <w:rFonts w:ascii="Times New Roman" w:hAnsi="Times New Roman" w:cs="Times New Roman"/>
          <w:szCs w:val="24"/>
        </w:rPr>
        <w:t>2-4</w:t>
      </w:r>
      <w:r w:rsidR="00D63CCB">
        <w:rPr>
          <w:rFonts w:ascii="Times New Roman" w:hAnsi="Times New Roman" w:cs="Times New Roman"/>
          <w:szCs w:val="24"/>
        </w:rPr>
        <w:t>展示了设备终端</w:t>
      </w:r>
      <w:r w:rsidR="00D63CCB">
        <w:rPr>
          <w:rFonts w:ascii="Times New Roman" w:hAnsi="Times New Roman" w:cs="Times New Roman"/>
          <w:szCs w:val="24"/>
        </w:rPr>
        <w:t>ID</w:t>
      </w:r>
      <w:r w:rsidR="00D63CCB">
        <w:rPr>
          <w:rFonts w:ascii="Times New Roman" w:hAnsi="Times New Roman" w:cs="Times New Roman"/>
          <w:szCs w:val="24"/>
        </w:rPr>
        <w:t>为</w:t>
      </w:r>
      <w:r w:rsidR="00D63CCB">
        <w:rPr>
          <w:rFonts w:ascii="Times New Roman" w:hAnsi="Times New Roman" w:cs="Times New Roman"/>
          <w:szCs w:val="24"/>
        </w:rPr>
        <w:t>255368</w:t>
      </w:r>
      <w:r w:rsidR="00D63CCB">
        <w:rPr>
          <w:rFonts w:ascii="Times New Roman" w:hAnsi="Times New Roman" w:cs="Times New Roman"/>
          <w:szCs w:val="24"/>
        </w:rPr>
        <w:t>的单拖</w:t>
      </w:r>
      <w:r w:rsidR="00D63CCB">
        <w:rPr>
          <w:rFonts w:ascii="Times New Roman" w:hAnsi="Times New Roman" w:cs="Times New Roman" w:hint="eastAsia"/>
          <w:szCs w:val="24"/>
        </w:rPr>
        <w:t>渔业船舶</w:t>
      </w:r>
      <w:r w:rsidR="00D63CCB">
        <w:rPr>
          <w:rFonts w:ascii="Times New Roman" w:hAnsi="Times New Roman" w:cs="Times New Roman"/>
          <w:szCs w:val="24"/>
        </w:rPr>
        <w:t>自</w:t>
      </w:r>
      <w:r w:rsidR="00D63CCB">
        <w:rPr>
          <w:rFonts w:ascii="Times New Roman" w:hAnsi="Times New Roman" w:cs="Times New Roman"/>
          <w:szCs w:val="24"/>
        </w:rPr>
        <w:t>2014</w:t>
      </w:r>
      <w:r w:rsidR="00D63CCB">
        <w:rPr>
          <w:rFonts w:ascii="Times New Roman" w:hAnsi="Times New Roman" w:cs="Times New Roman"/>
          <w:szCs w:val="24"/>
        </w:rPr>
        <w:t>年</w:t>
      </w:r>
      <w:r w:rsidR="00D63CCB">
        <w:rPr>
          <w:rFonts w:ascii="Times New Roman" w:hAnsi="Times New Roman" w:cs="Times New Roman"/>
          <w:szCs w:val="24"/>
        </w:rPr>
        <w:t>4</w:t>
      </w:r>
      <w:r w:rsidR="00D63CCB">
        <w:rPr>
          <w:rFonts w:ascii="Times New Roman" w:hAnsi="Times New Roman" w:cs="Times New Roman"/>
          <w:szCs w:val="24"/>
        </w:rPr>
        <w:t>月</w:t>
      </w:r>
      <w:r w:rsidR="00D63CCB">
        <w:rPr>
          <w:rFonts w:ascii="Times New Roman" w:hAnsi="Times New Roman" w:cs="Times New Roman"/>
          <w:szCs w:val="24"/>
        </w:rPr>
        <w:t>1</w:t>
      </w:r>
      <w:r w:rsidR="00D63CCB">
        <w:rPr>
          <w:rFonts w:ascii="Times New Roman" w:hAnsi="Times New Roman" w:cs="Times New Roman"/>
          <w:szCs w:val="24"/>
        </w:rPr>
        <w:t>日至</w:t>
      </w:r>
      <w:r w:rsidR="00D63CCB">
        <w:rPr>
          <w:rFonts w:ascii="Times New Roman" w:hAnsi="Times New Roman" w:cs="Times New Roman"/>
          <w:szCs w:val="24"/>
        </w:rPr>
        <w:t>2016</w:t>
      </w:r>
      <w:r w:rsidR="00D63CCB">
        <w:rPr>
          <w:rFonts w:ascii="Times New Roman" w:hAnsi="Times New Roman" w:cs="Times New Roman"/>
          <w:szCs w:val="24"/>
        </w:rPr>
        <w:t>年</w:t>
      </w:r>
      <w:r w:rsidR="00D63CCB">
        <w:rPr>
          <w:rFonts w:ascii="Times New Roman" w:hAnsi="Times New Roman" w:cs="Times New Roman"/>
          <w:szCs w:val="24"/>
        </w:rPr>
        <w:t>9</w:t>
      </w:r>
      <w:r w:rsidR="00D63CCB">
        <w:rPr>
          <w:rFonts w:ascii="Times New Roman" w:hAnsi="Times New Roman" w:cs="Times New Roman"/>
          <w:szCs w:val="24"/>
        </w:rPr>
        <w:t>月</w:t>
      </w:r>
      <w:r w:rsidR="00D63CCB">
        <w:rPr>
          <w:rFonts w:ascii="Times New Roman" w:hAnsi="Times New Roman" w:cs="Times New Roman"/>
          <w:szCs w:val="24"/>
        </w:rPr>
        <w:t>27</w:t>
      </w:r>
      <w:r w:rsidR="00D63CCB">
        <w:rPr>
          <w:rFonts w:ascii="Times New Roman" w:hAnsi="Times New Roman" w:cs="Times New Roman"/>
          <w:szCs w:val="24"/>
        </w:rPr>
        <w:t>日的轨迹</w:t>
      </w:r>
      <w:r w:rsidR="00D63CCB">
        <w:rPr>
          <w:rFonts w:ascii="Times New Roman" w:hAnsi="Times New Roman" w:cs="Times New Roman" w:hint="eastAsia"/>
          <w:szCs w:val="24"/>
        </w:rPr>
        <w:t>和海岸图</w:t>
      </w:r>
      <w:r w:rsidR="00D63CCB">
        <w:rPr>
          <w:rFonts w:ascii="Times New Roman" w:hAnsi="Times New Roman" w:cs="Times New Roman"/>
          <w:szCs w:val="24"/>
        </w:rPr>
        <w:t>。海岸线附近</w:t>
      </w:r>
      <w:r w:rsidR="00D63CCB">
        <w:rPr>
          <w:rFonts w:ascii="Times New Roman" w:hAnsi="Times New Roman" w:cs="Times New Roman" w:hint="eastAsia"/>
          <w:szCs w:val="24"/>
        </w:rPr>
        <w:t>也有</w:t>
      </w:r>
      <w:r w:rsidR="00D63CCB">
        <w:rPr>
          <w:rFonts w:ascii="Times New Roman" w:hAnsi="Times New Roman" w:cs="Times New Roman"/>
          <w:szCs w:val="24"/>
        </w:rPr>
        <w:t>多个航次叠加</w:t>
      </w:r>
      <w:r w:rsidR="00D63CCB">
        <w:rPr>
          <w:rFonts w:ascii="Times New Roman" w:hAnsi="Times New Roman" w:cs="Times New Roman" w:hint="eastAsia"/>
          <w:szCs w:val="24"/>
        </w:rPr>
        <w:t>的区域，但该区域明显不是该船舶的捕捞区域</w:t>
      </w:r>
      <w:r w:rsidR="00D63CCB">
        <w:rPr>
          <w:rFonts w:ascii="Times New Roman" w:hAnsi="Times New Roman" w:cs="Times New Roman"/>
          <w:szCs w:val="24"/>
        </w:rPr>
        <w:t>。由于</w:t>
      </w:r>
      <w:r w:rsidR="00D63CCB">
        <w:rPr>
          <w:rFonts w:ascii="Times New Roman" w:hAnsi="Times New Roman" w:cs="Times New Roman" w:hint="eastAsia"/>
          <w:szCs w:val="24"/>
        </w:rPr>
        <w:t>靠近港口的航行</w:t>
      </w:r>
      <w:r w:rsidR="00D63CCB">
        <w:rPr>
          <w:rFonts w:ascii="Times New Roman" w:hAnsi="Times New Roman" w:cs="Times New Roman"/>
          <w:szCs w:val="24"/>
        </w:rPr>
        <w:t>轨迹相互叠加严重，因此</w:t>
      </w:r>
      <w:r w:rsidR="00D63CCB">
        <w:rPr>
          <w:rFonts w:ascii="Times New Roman" w:hAnsi="Times New Roman" w:cs="Times New Roman" w:hint="eastAsia"/>
          <w:szCs w:val="24"/>
        </w:rPr>
        <w:t>为了识别捕捞轨迹，要针对</w:t>
      </w:r>
      <w:r w:rsidR="00D63CCB">
        <w:rPr>
          <w:rFonts w:ascii="Times New Roman" w:hAnsi="Times New Roman" w:cs="Times New Roman"/>
          <w:szCs w:val="24"/>
        </w:rPr>
        <w:t>VMS</w:t>
      </w:r>
      <w:r w:rsidR="00D63CCB">
        <w:rPr>
          <w:rFonts w:ascii="Times New Roman" w:hAnsi="Times New Roman" w:cs="Times New Roman"/>
          <w:szCs w:val="24"/>
        </w:rPr>
        <w:t>数据进行航次划分。</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6B53F2" w14:paraId="4387AA61" w14:textId="77777777" w:rsidTr="00DC3371">
        <w:tc>
          <w:tcPr>
            <w:tcW w:w="8522" w:type="dxa"/>
            <w:vAlign w:val="center"/>
          </w:tcPr>
          <w:p w14:paraId="3314E450" w14:textId="7D3E5EC7" w:rsidR="006B53F2" w:rsidRDefault="00DC3371" w:rsidP="00DC3371">
            <w:pPr>
              <w:spacing w:line="30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17AF8DEB" wp14:editId="354DCA06">
                  <wp:extent cx="4029075" cy="2713168"/>
                  <wp:effectExtent l="0" t="0" r="0" b="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10055"/>
                          <a:stretch/>
                        </pic:blipFill>
                        <pic:spPr bwMode="auto">
                          <a:xfrm>
                            <a:off x="0" y="0"/>
                            <a:ext cx="4035001" cy="27171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B53F2" w14:paraId="05F26204" w14:textId="77777777" w:rsidTr="00DC3371">
        <w:tc>
          <w:tcPr>
            <w:tcW w:w="8522" w:type="dxa"/>
            <w:vAlign w:val="center"/>
          </w:tcPr>
          <w:p w14:paraId="46A0127F" w14:textId="169FECA8" w:rsidR="006B53F2" w:rsidRP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-4</w:t>
            </w:r>
            <w:r w:rsidRPr="00D11E62">
              <w:rPr>
                <w:rFonts w:ascii="Times New Roman" w:hAnsi="Times New Roman" w:cs="Times New Roman"/>
                <w:szCs w:val="24"/>
              </w:rPr>
              <w:t xml:space="preserve"> </w:t>
            </w:r>
            <w:r>
              <w:rPr>
                <w:rFonts w:ascii="Times New Roman" w:hAnsi="Times New Roman" w:cs="Times New Roman" w:hint="eastAsia"/>
                <w:szCs w:val="24"/>
              </w:rPr>
              <w:t>渔业船舶</w:t>
            </w:r>
            <w:r w:rsidRPr="00D11E62">
              <w:rPr>
                <w:rFonts w:ascii="Times New Roman" w:hAnsi="Times New Roman" w:cs="Times New Roman"/>
                <w:szCs w:val="24"/>
              </w:rPr>
              <w:t>轨迹（终端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tc>
      </w:tr>
    </w:tbl>
    <w:p w14:paraId="53D94866" w14:textId="77777777" w:rsidR="00D63CCB" w:rsidRDefault="00D63CCB" w:rsidP="00D63CCB">
      <w:pPr>
        <w:spacing w:line="360" w:lineRule="auto"/>
        <w:ind w:firstLine="420"/>
        <w:rPr>
          <w:rFonts w:ascii="Times New Roman" w:hAnsi="Times New Roman" w:cs="Times New Roman"/>
          <w:szCs w:val="24"/>
        </w:rPr>
      </w:pPr>
      <w:r>
        <w:rPr>
          <w:rFonts w:ascii="Times New Roman" w:hAnsi="Times New Roman" w:cs="Times New Roman" w:hint="eastAsia"/>
          <w:szCs w:val="24"/>
        </w:rPr>
        <w:t>进出港口是从</w:t>
      </w:r>
      <w:r>
        <w:rPr>
          <w:rFonts w:ascii="Times New Roman" w:hAnsi="Times New Roman" w:cs="Times New Roman" w:hint="eastAsia"/>
          <w:szCs w:val="24"/>
        </w:rPr>
        <w:t>VMS</w:t>
      </w:r>
      <w:r>
        <w:rPr>
          <w:rFonts w:ascii="Times New Roman" w:hAnsi="Times New Roman" w:cs="Times New Roman" w:hint="eastAsia"/>
          <w:szCs w:val="24"/>
        </w:rPr>
        <w:t>数据中划分航次的依据。虽然已有</w:t>
      </w:r>
      <w:r>
        <w:rPr>
          <w:rFonts w:ascii="Times New Roman" w:hAnsi="Times New Roman" w:cs="Times New Roman"/>
          <w:szCs w:val="24"/>
        </w:rPr>
        <w:t>统计的港口信息可以作为参考，但</w:t>
      </w:r>
      <w:r>
        <w:rPr>
          <w:rFonts w:ascii="Times New Roman" w:hAnsi="Times New Roman" w:cs="Times New Roman" w:hint="eastAsia"/>
          <w:szCs w:val="24"/>
        </w:rPr>
        <w:t>是由于船业船舶吨位小，</w:t>
      </w:r>
      <w:r>
        <w:rPr>
          <w:rFonts w:ascii="Times New Roman" w:hAnsi="Times New Roman" w:cs="Times New Roman"/>
          <w:szCs w:val="24"/>
        </w:rPr>
        <w:t>一些小渔港和锚泊地</w:t>
      </w:r>
      <w:r>
        <w:rPr>
          <w:rFonts w:ascii="Times New Roman" w:hAnsi="Times New Roman" w:cs="Times New Roman" w:hint="eastAsia"/>
          <w:szCs w:val="24"/>
        </w:rPr>
        <w:t>可能不在统计中</w:t>
      </w:r>
      <w:r>
        <w:rPr>
          <w:rFonts w:ascii="Times New Roman" w:hAnsi="Times New Roman" w:cs="Times New Roman"/>
          <w:szCs w:val="24"/>
        </w:rPr>
        <w:t>。为了在</w:t>
      </w:r>
      <w:r>
        <w:rPr>
          <w:rFonts w:ascii="Times New Roman" w:hAnsi="Times New Roman" w:cs="Times New Roman" w:hint="eastAsia"/>
          <w:szCs w:val="24"/>
        </w:rPr>
        <w:t>仅使用</w:t>
      </w:r>
      <w:r>
        <w:rPr>
          <w:rFonts w:ascii="Times New Roman" w:hAnsi="Times New Roman" w:cs="Times New Roman" w:hint="eastAsia"/>
          <w:szCs w:val="24"/>
        </w:rPr>
        <w:t>VMS</w:t>
      </w:r>
      <w:r>
        <w:rPr>
          <w:rFonts w:ascii="Times New Roman" w:hAnsi="Times New Roman" w:cs="Times New Roman" w:hint="eastAsia"/>
          <w:szCs w:val="24"/>
        </w:rPr>
        <w:t>数据的实际限制下</w:t>
      </w:r>
      <w:r>
        <w:rPr>
          <w:rFonts w:ascii="Times New Roman" w:hAnsi="Times New Roman" w:cs="Times New Roman"/>
          <w:szCs w:val="24"/>
        </w:rPr>
        <w:t>实现港口定位，本节提出的</w:t>
      </w:r>
      <w:r w:rsidRPr="00775B67">
        <w:rPr>
          <w:rFonts w:ascii="Times New Roman" w:eastAsia="宋体" w:hAnsi="Times New Roman" w:cs="Times New Roman"/>
          <w:szCs w:val="24"/>
        </w:rPr>
        <w:t>“</w:t>
      </w:r>
      <w:r>
        <w:rPr>
          <w:rFonts w:ascii="Times New Roman" w:hAnsi="Times New Roman" w:cs="Times New Roman"/>
          <w:szCs w:val="24"/>
        </w:rPr>
        <w:t>坐标驻留法</w:t>
      </w:r>
      <w:r w:rsidRPr="00775B67">
        <w:rPr>
          <w:rFonts w:ascii="Times New Roman" w:eastAsia="宋体" w:hAnsi="Times New Roman" w:cs="Times New Roman"/>
          <w:szCs w:val="24"/>
        </w:rPr>
        <w:t>”</w:t>
      </w:r>
      <w:r>
        <w:rPr>
          <w:rFonts w:ascii="Times New Roman" w:eastAsia="宋体" w:hAnsi="Times New Roman" w:cs="Times New Roman" w:hint="eastAsia"/>
          <w:szCs w:val="24"/>
        </w:rPr>
        <w:t>：</w:t>
      </w:r>
      <w:r>
        <w:rPr>
          <w:rFonts w:ascii="Times New Roman" w:hAnsi="Times New Roman" w:cs="Times New Roman"/>
          <w:szCs w:val="24"/>
        </w:rPr>
        <w:t>根据</w:t>
      </w:r>
      <w:r>
        <w:rPr>
          <w:rFonts w:ascii="Times New Roman" w:hAnsi="Times New Roman" w:cs="Times New Roman"/>
          <w:szCs w:val="24"/>
        </w:rPr>
        <w:t>VMS</w:t>
      </w:r>
      <w:r>
        <w:rPr>
          <w:rFonts w:ascii="Times New Roman" w:hAnsi="Times New Roman" w:cs="Times New Roman"/>
          <w:szCs w:val="24"/>
        </w:rPr>
        <w:t>经纬度</w:t>
      </w:r>
      <w:r>
        <w:rPr>
          <w:rFonts w:ascii="Times New Roman" w:hAnsi="Times New Roman" w:cs="Times New Roman" w:hint="eastAsia"/>
          <w:szCs w:val="24"/>
        </w:rPr>
        <w:t>值序列</w:t>
      </w:r>
      <w:r>
        <w:rPr>
          <w:rFonts w:ascii="Times New Roman" w:hAnsi="Times New Roman" w:cs="Times New Roman"/>
          <w:szCs w:val="24"/>
        </w:rPr>
        <w:t>得到港口坐标。</w:t>
      </w:r>
    </w:p>
    <w:p w14:paraId="0258A30F" w14:textId="77777777" w:rsidR="00DC3371" w:rsidRDefault="00CD732C" w:rsidP="00D63CCB">
      <w:pPr>
        <w:spacing w:line="300" w:lineRule="auto"/>
        <w:rPr>
          <w:rFonts w:ascii="Times New Roman" w:hAnsi="Times New Roman" w:cs="Times New Roman"/>
          <w:szCs w:val="24"/>
        </w:rPr>
      </w:pPr>
      <w:r w:rsidRPr="00D11E62">
        <w:rPr>
          <w:rFonts w:ascii="Times New Roman" w:hAnsi="Times New Roman" w:cs="Times New Roman"/>
          <w:szCs w:val="24"/>
        </w:rPr>
        <w:tab/>
      </w:r>
      <w:r w:rsidR="00D63CCB">
        <w:rPr>
          <w:rFonts w:ascii="Times New Roman" w:hAnsi="Times New Roman" w:cs="Times New Roman" w:hint="eastAsia"/>
          <w:szCs w:val="24"/>
        </w:rPr>
        <w:t>本文称</w:t>
      </w:r>
      <w:r w:rsidR="00D63CCB">
        <w:rPr>
          <w:rFonts w:ascii="Times New Roman" w:hAnsi="Times New Roman" w:cs="Times New Roman"/>
          <w:szCs w:val="24"/>
        </w:rPr>
        <w:t>相邻两条记录的经纬度坐标值相同</w:t>
      </w:r>
      <w:r w:rsidR="00D63CCB">
        <w:rPr>
          <w:rFonts w:ascii="Times New Roman" w:hAnsi="Times New Roman" w:cs="Times New Roman" w:hint="eastAsia"/>
          <w:szCs w:val="24"/>
        </w:rPr>
        <w:t>的情况为</w:t>
      </w:r>
      <w:r w:rsidR="00D63CCB" w:rsidRPr="00775B67">
        <w:rPr>
          <w:rFonts w:ascii="Times New Roman" w:eastAsia="宋体" w:hAnsi="Times New Roman" w:cs="Times New Roman"/>
          <w:szCs w:val="24"/>
        </w:rPr>
        <w:t>“</w:t>
      </w:r>
      <w:r w:rsidR="00D63CCB">
        <w:rPr>
          <w:rFonts w:ascii="Times New Roman" w:hAnsi="Times New Roman" w:cs="Times New Roman"/>
          <w:szCs w:val="24"/>
        </w:rPr>
        <w:t>坐标驻留</w:t>
      </w:r>
      <w:r w:rsidR="00D63CCB" w:rsidRPr="00775B67">
        <w:rPr>
          <w:rFonts w:ascii="Times New Roman" w:eastAsia="宋体" w:hAnsi="Times New Roman" w:cs="Times New Roman"/>
          <w:szCs w:val="24"/>
        </w:rPr>
        <w:t>”</w:t>
      </w:r>
      <w:r w:rsidR="00D63CCB">
        <w:rPr>
          <w:rFonts w:ascii="Times New Roman" w:hAnsi="Times New Roman" w:cs="Times New Roman"/>
          <w:szCs w:val="24"/>
        </w:rPr>
        <w:t>。虽然有误差</w:t>
      </w:r>
      <w:r w:rsidR="00D63CCB">
        <w:rPr>
          <w:rFonts w:ascii="Times New Roman" w:hAnsi="Times New Roman" w:cs="Times New Roman"/>
          <w:szCs w:val="24"/>
        </w:rPr>
        <w:lastRenderedPageBreak/>
        <w:t>的因素存在，但仍然可以表明在这段时间内船舶近似静止。坐标驻留法就是利用这一点进行港口定位。虽然</w:t>
      </w:r>
      <w:r w:rsidR="00D63CCB">
        <w:rPr>
          <w:rFonts w:ascii="Times New Roman" w:hAnsi="Times New Roman" w:cs="Times New Roman" w:hint="eastAsia"/>
          <w:szCs w:val="24"/>
        </w:rPr>
        <w:t>在渔业船舶</w:t>
      </w:r>
      <w:r w:rsidR="00D63CCB">
        <w:rPr>
          <w:rFonts w:ascii="Times New Roman" w:hAnsi="Times New Roman" w:cs="Times New Roman"/>
          <w:szCs w:val="24"/>
        </w:rPr>
        <w:t>出海</w:t>
      </w:r>
      <w:r w:rsidR="00D63CCB">
        <w:rPr>
          <w:rFonts w:ascii="Times New Roman" w:hAnsi="Times New Roman" w:cs="Times New Roman" w:hint="eastAsia"/>
          <w:szCs w:val="24"/>
        </w:rPr>
        <w:t>后</w:t>
      </w:r>
      <w:r w:rsidR="00D63CCB">
        <w:rPr>
          <w:rFonts w:ascii="Times New Roman" w:hAnsi="Times New Roman" w:cs="Times New Roman"/>
          <w:szCs w:val="24"/>
        </w:rPr>
        <w:t>夜间锚泊时也</w:t>
      </w:r>
      <w:r w:rsidR="00D63CCB">
        <w:rPr>
          <w:rFonts w:ascii="Times New Roman" w:hAnsi="Times New Roman" w:cs="Times New Roman" w:hint="eastAsia"/>
          <w:szCs w:val="24"/>
        </w:rPr>
        <w:t>会出现</w:t>
      </w:r>
      <w:r w:rsidR="00D63CCB">
        <w:rPr>
          <w:rFonts w:ascii="Times New Roman" w:hAnsi="Times New Roman" w:cs="Times New Roman"/>
          <w:szCs w:val="24"/>
        </w:rPr>
        <w:t>坐标驻留现象</w:t>
      </w:r>
      <w:r w:rsidR="00D63CCB">
        <w:rPr>
          <w:rFonts w:ascii="Times New Roman" w:hAnsi="Times New Roman" w:cs="Times New Roman" w:hint="eastAsia"/>
          <w:szCs w:val="24"/>
        </w:rPr>
        <w:t>，但和在港口的坐标驻留现象有所不同</w:t>
      </w:r>
      <w:r w:rsidR="00D63CCB">
        <w:rPr>
          <w:rFonts w:ascii="Times New Roman" w:hAnsi="Times New Roman" w:cs="Times New Roman"/>
          <w:szCs w:val="24"/>
        </w:rPr>
        <w:t>。一方面，同样是锚泊，海上风浪对</w:t>
      </w:r>
      <w:r w:rsidR="00D63CCB">
        <w:rPr>
          <w:rFonts w:ascii="Times New Roman" w:hAnsi="Times New Roman" w:cs="Times New Roman" w:hint="eastAsia"/>
          <w:szCs w:val="24"/>
        </w:rPr>
        <w:t>渔业船舶</w:t>
      </w:r>
      <w:r w:rsidR="00D63CCB">
        <w:rPr>
          <w:rFonts w:ascii="Times New Roman" w:hAnsi="Times New Roman" w:cs="Times New Roman"/>
          <w:szCs w:val="24"/>
        </w:rPr>
        <w:t>的影响比港口大，坐标驻留现象在港口发生的概率远大于海上。另一方面，港口一般固定不变而海上锚泊位置随机性较大，在港口区域发生坐标驻留的频度远远高于海上任</w:t>
      </w:r>
      <w:proofErr w:type="gramStart"/>
      <w:r w:rsidR="00D63CCB">
        <w:rPr>
          <w:rFonts w:ascii="Times New Roman" w:hAnsi="Times New Roman" w:cs="Times New Roman"/>
          <w:szCs w:val="24"/>
        </w:rPr>
        <w:t>一</w:t>
      </w:r>
      <w:proofErr w:type="gramEnd"/>
      <w:r w:rsidR="00D63CCB">
        <w:rPr>
          <w:rFonts w:ascii="Times New Roman" w:hAnsi="Times New Roman" w:cs="Times New Roman"/>
          <w:szCs w:val="24"/>
        </w:rPr>
        <w:t>区域。</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4B369A95" w14:textId="77777777" w:rsidTr="00DC3371">
        <w:tc>
          <w:tcPr>
            <w:tcW w:w="8522" w:type="dxa"/>
            <w:vAlign w:val="center"/>
          </w:tcPr>
          <w:p w14:paraId="0C343DE1" w14:textId="7D5168A2" w:rsidR="00DC3371" w:rsidRDefault="00DC3371" w:rsidP="00DC3371">
            <w:pPr>
              <w:spacing w:line="300" w:lineRule="auto"/>
              <w:jc w:val="center"/>
              <w:rPr>
                <w:rFonts w:ascii="Times New Roman" w:hAnsi="Times New Roman" w:cs="Times New Roman" w:hint="eastAsia"/>
                <w:szCs w:val="24"/>
              </w:rPr>
            </w:pPr>
            <w:r w:rsidRPr="00D11E62">
              <w:rPr>
                <w:rFonts w:ascii="Times New Roman" w:hAnsi="Times New Roman" w:cs="Times New Roman"/>
                <w:noProof/>
              </w:rPr>
              <w:drawing>
                <wp:inline distT="0" distB="0" distL="0" distR="0" wp14:anchorId="37280996" wp14:editId="0F64CC1C">
                  <wp:extent cx="3876675" cy="2322555"/>
                  <wp:effectExtent l="0" t="0" r="0" b="1905"/>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1216" b="1"/>
                          <a:stretch/>
                        </pic:blipFill>
                        <pic:spPr bwMode="auto">
                          <a:xfrm>
                            <a:off x="0" y="0"/>
                            <a:ext cx="3880883" cy="2325076"/>
                          </a:xfrm>
                          <a:prstGeom prst="rect">
                            <a:avLst/>
                          </a:prstGeom>
                          <a:ln>
                            <a:noFill/>
                          </a:ln>
                          <a:extLst>
                            <a:ext uri="{53640926-AAD7-44D8-BBD7-CCE9431645EC}">
                              <a14:shadowObscured xmlns:a14="http://schemas.microsoft.com/office/drawing/2010/main"/>
                            </a:ext>
                          </a:extLst>
                        </pic:spPr>
                      </pic:pic>
                    </a:graphicData>
                  </a:graphic>
                </wp:inline>
              </w:drawing>
            </w:r>
          </w:p>
        </w:tc>
      </w:tr>
      <w:tr w:rsidR="00DC3371" w14:paraId="7485AFC3" w14:textId="77777777" w:rsidTr="00DC3371">
        <w:tc>
          <w:tcPr>
            <w:tcW w:w="8522" w:type="dxa"/>
            <w:vAlign w:val="center"/>
          </w:tcPr>
          <w:p w14:paraId="08D528AA" w14:textId="1AF9D132" w:rsidR="00DC3371" w:rsidRDefault="00DC3371" w:rsidP="00DC3371">
            <w:pPr>
              <w:spacing w:line="300" w:lineRule="auto"/>
              <w:jc w:val="center"/>
              <w:rPr>
                <w:rFonts w:ascii="Times New Roman" w:hAnsi="Times New Roman" w:cs="Times New Roman" w:hint="eastAsia"/>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5</w:t>
            </w:r>
            <w:r w:rsidRPr="00D11E62">
              <w:rPr>
                <w:rFonts w:ascii="Times New Roman" w:hAnsi="Times New Roman" w:cs="Times New Roman"/>
                <w:szCs w:val="24"/>
              </w:rPr>
              <w:t xml:space="preserve"> </w:t>
            </w:r>
            <w:r w:rsidRPr="00D63CCB">
              <w:rPr>
                <w:rFonts w:ascii="Times New Roman" w:eastAsia="宋体" w:hAnsi="Times New Roman" w:cs="Times New Roman"/>
                <w:szCs w:val="24"/>
              </w:rPr>
              <w:t>“</w:t>
            </w:r>
            <w:r w:rsidRPr="00D63CCB">
              <w:rPr>
                <w:rFonts w:ascii="Times New Roman" w:hAnsi="Times New Roman" w:cs="Times New Roman"/>
                <w:szCs w:val="24"/>
              </w:rPr>
              <w:t>坐标驻留</w:t>
            </w:r>
            <w:r w:rsidRPr="00D63CCB">
              <w:rPr>
                <w:rFonts w:ascii="Times New Roman" w:eastAsia="宋体" w:hAnsi="Times New Roman" w:cs="Times New Roman"/>
                <w:szCs w:val="24"/>
              </w:rPr>
              <w:t>”</w:t>
            </w:r>
            <w:r w:rsidRPr="00D11E62">
              <w:rPr>
                <w:rFonts w:ascii="Times New Roman" w:hAnsi="Times New Roman" w:cs="Times New Roman"/>
                <w:szCs w:val="24"/>
              </w:rPr>
              <w:t>现象分布（终端</w:t>
            </w:r>
            <w:r w:rsidRPr="00D11E62">
              <w:rPr>
                <w:rFonts w:ascii="Times New Roman" w:hAnsi="Times New Roman" w:cs="Times New Roman"/>
                <w:szCs w:val="24"/>
              </w:rPr>
              <w:t>ID</w:t>
            </w:r>
            <w:r w:rsidRPr="00D11E62">
              <w:rPr>
                <w:rFonts w:ascii="Times New Roman" w:hAnsi="Times New Roman" w:cs="Times New Roman"/>
                <w:szCs w:val="24"/>
              </w:rPr>
              <w:t>：</w:t>
            </w:r>
            <w:r w:rsidRPr="00D11E62">
              <w:rPr>
                <w:rFonts w:ascii="Times New Roman" w:hAnsi="Times New Roman" w:cs="Times New Roman"/>
                <w:szCs w:val="24"/>
              </w:rPr>
              <w:t>255368</w:t>
            </w:r>
            <w:r w:rsidRPr="00D11E62">
              <w:rPr>
                <w:rFonts w:ascii="Times New Roman" w:hAnsi="Times New Roman" w:cs="Times New Roman"/>
                <w:szCs w:val="24"/>
              </w:rPr>
              <w:t>）</w:t>
            </w:r>
          </w:p>
        </w:tc>
      </w:tr>
    </w:tbl>
    <w:p w14:paraId="7D6FF4D3" w14:textId="7CBEC5E0" w:rsidR="00B106B8" w:rsidRDefault="00CD732C" w:rsidP="00B106B8">
      <w:pPr>
        <w:spacing w:line="360" w:lineRule="auto"/>
        <w:rPr>
          <w:rFonts w:ascii="Times New Roman" w:hAnsi="Times New Roman" w:cs="Times New Roman"/>
          <w:szCs w:val="24"/>
        </w:rPr>
      </w:pPr>
      <w:r w:rsidRPr="00D11E62">
        <w:rPr>
          <w:rFonts w:ascii="Times New Roman" w:hAnsi="Times New Roman" w:cs="Times New Roman"/>
          <w:szCs w:val="24"/>
        </w:rPr>
        <w:tab/>
      </w:r>
      <w:r w:rsidR="00B106B8">
        <w:rPr>
          <w:rFonts w:ascii="Times New Roman" w:hAnsi="Times New Roman" w:cs="Times New Roman"/>
          <w:szCs w:val="24"/>
        </w:rPr>
        <w:t>图</w:t>
      </w:r>
      <w:r w:rsidR="00B106B8">
        <w:rPr>
          <w:rFonts w:ascii="Times New Roman" w:hAnsi="Times New Roman" w:cs="Times New Roman"/>
          <w:szCs w:val="24"/>
        </w:rPr>
        <w:t>2-5</w:t>
      </w:r>
      <w:r w:rsidR="00B106B8">
        <w:rPr>
          <w:rFonts w:ascii="Times New Roman" w:hAnsi="Times New Roman" w:cs="Times New Roman"/>
          <w:szCs w:val="24"/>
        </w:rPr>
        <w:t>是某单港口</w:t>
      </w:r>
      <w:r w:rsidR="00B106B8">
        <w:rPr>
          <w:rFonts w:ascii="Times New Roman" w:hAnsi="Times New Roman" w:cs="Times New Roman" w:hint="eastAsia"/>
          <w:szCs w:val="24"/>
        </w:rPr>
        <w:t>渔业船舶</w:t>
      </w:r>
      <w:r w:rsidR="00B106B8">
        <w:rPr>
          <w:rFonts w:ascii="Times New Roman" w:hAnsi="Times New Roman" w:cs="Times New Roman"/>
          <w:szCs w:val="24"/>
        </w:rPr>
        <w:t>VMS</w:t>
      </w:r>
      <w:r w:rsidR="00B106B8">
        <w:rPr>
          <w:rFonts w:ascii="Times New Roman" w:hAnsi="Times New Roman" w:cs="Times New Roman"/>
          <w:szCs w:val="24"/>
        </w:rPr>
        <w:t>数据轨迹，共存在</w:t>
      </w:r>
      <w:r w:rsidR="00B106B8">
        <w:rPr>
          <w:rFonts w:ascii="Times New Roman" w:hAnsi="Times New Roman" w:cs="Times New Roman"/>
          <w:szCs w:val="24"/>
        </w:rPr>
        <w:t>48</w:t>
      </w:r>
      <w:r w:rsidR="00B106B8">
        <w:rPr>
          <w:rFonts w:ascii="Times New Roman" w:hAnsi="Times New Roman" w:cs="Times New Roman"/>
          <w:szCs w:val="24"/>
        </w:rPr>
        <w:t>次</w:t>
      </w:r>
      <w:r w:rsidR="00B106B8" w:rsidRPr="00775B67">
        <w:rPr>
          <w:rFonts w:ascii="Times New Roman" w:eastAsia="宋体" w:hAnsi="Times New Roman" w:cs="Times New Roman"/>
          <w:szCs w:val="24"/>
        </w:rPr>
        <w:t>“</w:t>
      </w:r>
      <w:r w:rsidR="00B106B8">
        <w:rPr>
          <w:rFonts w:ascii="Times New Roman" w:hAnsi="Times New Roman" w:cs="Times New Roman"/>
          <w:szCs w:val="24"/>
        </w:rPr>
        <w:t>坐标驻留</w:t>
      </w:r>
      <w:r w:rsidR="00B106B8" w:rsidRPr="00775B67">
        <w:rPr>
          <w:rFonts w:ascii="Times New Roman" w:eastAsia="宋体" w:hAnsi="Times New Roman" w:cs="Times New Roman"/>
          <w:szCs w:val="24"/>
        </w:rPr>
        <w:t>”</w:t>
      </w:r>
      <w:r w:rsidR="00B106B8">
        <w:rPr>
          <w:rFonts w:ascii="Times New Roman" w:hAnsi="Times New Roman" w:cs="Times New Roman"/>
          <w:szCs w:val="24"/>
        </w:rPr>
        <w:t>现象，位置如图上红点所示。在找到坐标驻留点后，对</w:t>
      </w:r>
      <w:r w:rsidR="00B106B8">
        <w:rPr>
          <w:rFonts w:ascii="Times New Roman" w:hAnsi="Times New Roman" w:cs="Times New Roman" w:hint="eastAsia"/>
          <w:szCs w:val="24"/>
        </w:rPr>
        <w:t>海域空间</w:t>
      </w:r>
      <w:r w:rsidR="00B106B8">
        <w:rPr>
          <w:rFonts w:ascii="Times New Roman" w:hAnsi="Times New Roman" w:cs="Times New Roman"/>
          <w:szCs w:val="24"/>
        </w:rPr>
        <w:t>划分网格并统计每个格子中坐标驻留点的数量，用阈值进行筛选，保留下的网格中心点作为港口坐标。在这里，网格大小和阈值选择都会影响到港口定位的结果</w:t>
      </w:r>
      <w:r w:rsidR="00B106B8">
        <w:rPr>
          <w:rFonts w:ascii="Times New Roman" w:hAnsi="Times New Roman" w:cs="Times New Roman" w:hint="eastAsia"/>
          <w:szCs w:val="24"/>
        </w:rPr>
        <w:t>。</w:t>
      </w:r>
      <w:r w:rsidR="00B106B8">
        <w:rPr>
          <w:rFonts w:ascii="Times New Roman" w:hAnsi="Times New Roman" w:cs="Times New Roman"/>
          <w:szCs w:val="24"/>
        </w:rPr>
        <w:t>定义网格大小为</w:t>
      </w:r>
      <w:r w:rsidR="00B106B8">
        <w:rPr>
          <w:rFonts w:ascii="Times New Roman" w:hAnsi="Times New Roman" w:cs="Times New Roman"/>
          <w:szCs w:val="24"/>
        </w:rPr>
        <w:t>0.1′</w:t>
      </w:r>
      <w:r w:rsidR="00B106B8">
        <w:rPr>
          <w:rFonts w:ascii="Times New Roman" w:hAnsi="Times New Roman" w:cs="Times New Roman"/>
          <w:szCs w:val="24"/>
        </w:rPr>
        <w:t>经度</w:t>
      </w:r>
      <w:r w:rsidR="00B106B8">
        <w:rPr>
          <w:rFonts w:ascii="Times New Roman" w:hAnsi="Times New Roman" w:cs="Times New Roman"/>
          <w:szCs w:val="24"/>
        </w:rPr>
        <w:t>×0.1′</w:t>
      </w:r>
      <w:r w:rsidR="00B106B8">
        <w:rPr>
          <w:rFonts w:ascii="Times New Roman" w:hAnsi="Times New Roman" w:cs="Times New Roman"/>
          <w:szCs w:val="24"/>
        </w:rPr>
        <w:t>纬度，约</w:t>
      </w:r>
      <w:r w:rsidR="00B106B8">
        <w:rPr>
          <w:rFonts w:ascii="Times New Roman" w:hAnsi="Times New Roman" w:cs="Times New Roman"/>
          <w:szCs w:val="24"/>
        </w:rPr>
        <w:t>0.01</w:t>
      </w:r>
      <w:r w:rsidR="00B106B8">
        <w:rPr>
          <w:rFonts w:ascii="Times New Roman" w:hAnsi="Times New Roman" w:cs="Times New Roman"/>
          <w:szCs w:val="24"/>
        </w:rPr>
        <w:t>平方海里；当某个网格中统计的坐标驻留点数量大于总数的</w:t>
      </w:r>
      <w:r w:rsidR="00B106B8">
        <w:rPr>
          <w:rFonts w:ascii="Times New Roman" w:hAnsi="Times New Roman" w:cs="Times New Roman"/>
          <w:szCs w:val="24"/>
        </w:rPr>
        <w:t>5%</w:t>
      </w:r>
      <w:r w:rsidR="00B106B8">
        <w:rPr>
          <w:rFonts w:ascii="Times New Roman" w:hAnsi="Times New Roman" w:cs="Times New Roman"/>
          <w:szCs w:val="24"/>
        </w:rPr>
        <w:t>，将其中心点作为港口。</w:t>
      </w:r>
      <w:r w:rsidR="00B106B8">
        <w:rPr>
          <w:rFonts w:ascii="Times New Roman" w:hAnsi="Times New Roman" w:cs="Times New Roman" w:hint="eastAsia"/>
          <w:szCs w:val="24"/>
        </w:rPr>
        <w:t>针对图</w:t>
      </w:r>
      <w:r w:rsidR="00B106B8">
        <w:rPr>
          <w:rFonts w:ascii="Times New Roman" w:hAnsi="Times New Roman" w:cs="Times New Roman" w:hint="eastAsia"/>
          <w:szCs w:val="24"/>
        </w:rPr>
        <w:t>2-5</w:t>
      </w:r>
      <w:r w:rsidR="00B106B8">
        <w:rPr>
          <w:rFonts w:ascii="Times New Roman" w:hAnsi="Times New Roman" w:cs="Times New Roman" w:hint="eastAsia"/>
          <w:szCs w:val="24"/>
        </w:rPr>
        <w:t>的数据</w:t>
      </w:r>
      <w:r w:rsidR="00B106B8">
        <w:rPr>
          <w:rFonts w:ascii="Times New Roman" w:hAnsi="Times New Roman" w:cs="Times New Roman"/>
          <w:szCs w:val="24"/>
        </w:rPr>
        <w:t>，</w:t>
      </w:r>
      <w:r w:rsidR="00B106B8">
        <w:rPr>
          <w:rFonts w:ascii="Times New Roman" w:hAnsi="Times New Roman" w:cs="Times New Roman" w:hint="eastAsia"/>
          <w:szCs w:val="24"/>
        </w:rPr>
        <w:t>共发现</w:t>
      </w:r>
      <w:r w:rsidR="00B106B8">
        <w:rPr>
          <w:rFonts w:ascii="Times New Roman" w:hAnsi="Times New Roman" w:cs="Times New Roman"/>
          <w:szCs w:val="24"/>
        </w:rPr>
        <w:t>港口区域发生</w:t>
      </w:r>
      <w:r w:rsidR="00B106B8">
        <w:rPr>
          <w:rFonts w:ascii="Times New Roman" w:hAnsi="Times New Roman" w:cs="Times New Roman"/>
          <w:szCs w:val="24"/>
        </w:rPr>
        <w:t>38</w:t>
      </w:r>
      <w:r w:rsidR="00B106B8">
        <w:rPr>
          <w:rFonts w:ascii="Times New Roman" w:hAnsi="Times New Roman" w:cs="Times New Roman"/>
          <w:szCs w:val="24"/>
        </w:rPr>
        <w:t>次</w:t>
      </w:r>
      <w:r w:rsidR="00B106B8">
        <w:rPr>
          <w:rFonts w:ascii="Times New Roman" w:hAnsi="Times New Roman" w:cs="Times New Roman" w:hint="eastAsia"/>
          <w:szCs w:val="24"/>
        </w:rPr>
        <w:t>坐标驻留</w:t>
      </w:r>
      <w:r w:rsidR="00B106B8">
        <w:rPr>
          <w:rFonts w:ascii="Times New Roman" w:hAnsi="Times New Roman" w:cs="Times New Roman"/>
          <w:szCs w:val="24"/>
        </w:rPr>
        <w:t>，明显高于其他区域</w:t>
      </w:r>
      <w:r w:rsidR="00B106B8">
        <w:rPr>
          <w:rFonts w:ascii="Times New Roman" w:hAnsi="Times New Roman" w:cs="Times New Roman" w:hint="eastAsia"/>
          <w:szCs w:val="24"/>
        </w:rPr>
        <w:t>；判断的港口与实际相符。</w:t>
      </w:r>
    </w:p>
    <w:p w14:paraId="79EB56EA" w14:textId="77777777" w:rsidR="00DC3371" w:rsidRDefault="00B106B8" w:rsidP="00B106B8">
      <w:pPr>
        <w:spacing w:line="360" w:lineRule="auto"/>
        <w:ind w:firstLine="420"/>
        <w:rPr>
          <w:rFonts w:ascii="Times New Roman" w:hAnsi="Times New Roman" w:cs="Times New Roman"/>
          <w:szCs w:val="24"/>
        </w:rPr>
      </w:pPr>
      <w:r>
        <w:rPr>
          <w:rFonts w:ascii="Times New Roman" w:hAnsi="Times New Roman" w:cs="Times New Roman" w:hint="eastAsia"/>
          <w:szCs w:val="24"/>
        </w:rPr>
        <w:t>但是仅按照每条船舶判断港口区域可能会遗漏港口。本文</w:t>
      </w:r>
      <w:r>
        <w:rPr>
          <w:rFonts w:ascii="Times New Roman" w:hAnsi="Times New Roman" w:cs="Times New Roman"/>
          <w:szCs w:val="24"/>
        </w:rPr>
        <w:t>将所有</w:t>
      </w:r>
      <w:r>
        <w:rPr>
          <w:rFonts w:ascii="Times New Roman" w:hAnsi="Times New Roman" w:cs="Times New Roman" w:hint="eastAsia"/>
          <w:szCs w:val="24"/>
        </w:rPr>
        <w:t>渔业船舶</w:t>
      </w:r>
      <w:r>
        <w:rPr>
          <w:rFonts w:ascii="Times New Roman" w:hAnsi="Times New Roman" w:cs="Times New Roman"/>
          <w:szCs w:val="24"/>
        </w:rPr>
        <w:t>的</w:t>
      </w:r>
      <w:r>
        <w:rPr>
          <w:rFonts w:ascii="Times New Roman" w:hAnsi="Times New Roman" w:cs="Times New Roman" w:hint="eastAsia"/>
          <w:szCs w:val="24"/>
        </w:rPr>
        <w:t>坐标驻留现象进行统一统计</w:t>
      </w:r>
      <w:r>
        <w:rPr>
          <w:rFonts w:ascii="Times New Roman" w:hAnsi="Times New Roman" w:cs="Times New Roman"/>
          <w:szCs w:val="24"/>
        </w:rPr>
        <w:t>，共识别</w:t>
      </w:r>
      <w:r>
        <w:rPr>
          <w:rFonts w:ascii="Times New Roman" w:hAnsi="Times New Roman" w:cs="Times New Roman"/>
          <w:szCs w:val="24"/>
        </w:rPr>
        <w:t>86</w:t>
      </w:r>
      <w:r>
        <w:rPr>
          <w:rFonts w:ascii="Times New Roman" w:hAnsi="Times New Roman" w:cs="Times New Roman"/>
          <w:szCs w:val="24"/>
        </w:rPr>
        <w:t>个不同坐标的港口，作为下一节划分航次的依据。</w:t>
      </w:r>
      <w:r>
        <w:rPr>
          <w:rFonts w:ascii="Times New Roman" w:hAnsi="Times New Roman" w:cs="Times New Roman" w:hint="eastAsia"/>
          <w:szCs w:val="24"/>
        </w:rPr>
        <w:t>港口识别的结果参见图</w:t>
      </w:r>
      <w:r>
        <w:rPr>
          <w:rFonts w:ascii="Times New Roman" w:hAnsi="Times New Roman" w:cs="Times New Roman" w:hint="eastAsia"/>
          <w:szCs w:val="24"/>
        </w:rPr>
        <w:t>2-6</w:t>
      </w:r>
      <w:r>
        <w:rPr>
          <w:rFonts w:ascii="Times New Roman" w:hAnsi="Times New Roman" w:cs="Times New Roman" w:hint="eastAsia"/>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5900C8FB" w14:textId="77777777" w:rsidTr="00DC3371">
        <w:tc>
          <w:tcPr>
            <w:tcW w:w="8522" w:type="dxa"/>
            <w:vAlign w:val="center"/>
          </w:tcPr>
          <w:p w14:paraId="3E9AF048" w14:textId="285F6EED" w:rsidR="00DC3371" w:rsidRDefault="00DC3371" w:rsidP="00DC3371">
            <w:pPr>
              <w:spacing w:line="360" w:lineRule="auto"/>
              <w:jc w:val="center"/>
              <w:rPr>
                <w:rFonts w:ascii="Times New Roman" w:hAnsi="Times New Roman" w:cs="Times New Roman"/>
                <w:szCs w:val="24"/>
              </w:rPr>
            </w:pPr>
            <w:r w:rsidRPr="00D11E62">
              <w:rPr>
                <w:rFonts w:ascii="Times New Roman" w:hAnsi="Times New Roman" w:cs="Times New Roman"/>
                <w:noProof/>
                <w:szCs w:val="24"/>
              </w:rPr>
              <w:lastRenderedPageBreak/>
              <w:drawing>
                <wp:inline distT="0" distB="0" distL="0" distR="0" wp14:anchorId="702F47F2" wp14:editId="2053BBCE">
                  <wp:extent cx="3425018" cy="2362200"/>
                  <wp:effectExtent l="0" t="0" r="4445" b="0"/>
                  <wp:docPr id="7174" name="图片 7174" descr="C:\Users\zhenyong\Documents\GitHub\Dissertation\图片\2-6 港口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henyong\Documents\GitHub\Dissertation\图片\2-6 港口分布.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7917"/>
                          <a:stretch/>
                        </pic:blipFill>
                        <pic:spPr bwMode="auto">
                          <a:xfrm>
                            <a:off x="0" y="0"/>
                            <a:ext cx="3428808" cy="23648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371" w14:paraId="27D0752A" w14:textId="77777777" w:rsidTr="00DC3371">
        <w:tc>
          <w:tcPr>
            <w:tcW w:w="8522" w:type="dxa"/>
            <w:vAlign w:val="center"/>
          </w:tcPr>
          <w:p w14:paraId="0E2B2253" w14:textId="035D21F9" w:rsid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w:t>
            </w:r>
            <w:r>
              <w:rPr>
                <w:rFonts w:ascii="Times New Roman" w:hAnsi="Times New Roman" w:cs="Times New Roman"/>
                <w:szCs w:val="24"/>
              </w:rPr>
              <w:t>6</w:t>
            </w:r>
            <w:r w:rsidRPr="00D11E62">
              <w:rPr>
                <w:rFonts w:ascii="Times New Roman" w:hAnsi="Times New Roman" w:cs="Times New Roman"/>
                <w:szCs w:val="24"/>
              </w:rPr>
              <w:t xml:space="preserve"> </w:t>
            </w:r>
            <w:r w:rsidRPr="00D11E62">
              <w:rPr>
                <w:rFonts w:ascii="Times New Roman" w:hAnsi="Times New Roman" w:cs="Times New Roman"/>
                <w:szCs w:val="24"/>
              </w:rPr>
              <w:t>港口识别结果</w:t>
            </w:r>
          </w:p>
        </w:tc>
      </w:tr>
    </w:tbl>
    <w:p w14:paraId="1A75255C" w14:textId="77777777" w:rsidR="00CC2064" w:rsidRDefault="00CC2064" w:rsidP="0088685E">
      <w:pPr>
        <w:pStyle w:val="2"/>
        <w:keepNext w:val="0"/>
        <w:keepLines w:val="0"/>
        <w:numPr>
          <w:ilvl w:val="1"/>
          <w:numId w:val="20"/>
        </w:numPr>
        <w:spacing w:line="300" w:lineRule="auto"/>
      </w:pPr>
      <w:bookmarkStart w:id="29" w:name="_Toc508613001"/>
      <w:bookmarkStart w:id="30" w:name="_Toc508613074"/>
      <w:r>
        <w:rPr>
          <w:rFonts w:hint="eastAsia"/>
        </w:rPr>
        <w:t>航次划分</w:t>
      </w:r>
      <w:bookmarkEnd w:id="29"/>
      <w:bookmarkEnd w:id="30"/>
    </w:p>
    <w:p w14:paraId="44D9F710" w14:textId="77777777" w:rsidR="00B106B8" w:rsidRDefault="00CF0B59" w:rsidP="00B106B8">
      <w:pPr>
        <w:spacing w:line="360" w:lineRule="auto"/>
        <w:rPr>
          <w:rFonts w:ascii="Times New Roman" w:hAnsi="Times New Roman" w:cs="Times New Roman"/>
          <w:szCs w:val="24"/>
        </w:rPr>
      </w:pPr>
      <w:r>
        <w:rPr>
          <w:rFonts w:asciiTheme="minorEastAsia" w:hAnsiTheme="minorEastAsia" w:hint="eastAsia"/>
          <w:szCs w:val="24"/>
        </w:rPr>
        <w:tab/>
      </w:r>
      <w:r w:rsidR="00B106B8">
        <w:rPr>
          <w:rFonts w:ascii="Times New Roman" w:hAnsi="Times New Roman" w:cs="Times New Roman"/>
          <w:szCs w:val="24"/>
        </w:rPr>
        <w:t>航次是</w:t>
      </w:r>
      <w:r w:rsidR="00B106B8">
        <w:rPr>
          <w:rFonts w:ascii="Times New Roman" w:hAnsi="Times New Roman" w:cs="Times New Roman" w:hint="eastAsia"/>
          <w:szCs w:val="24"/>
        </w:rPr>
        <w:t>渔业船舶</w:t>
      </w:r>
      <w:r w:rsidR="00B106B8">
        <w:rPr>
          <w:rFonts w:ascii="Times New Roman" w:hAnsi="Times New Roman" w:cs="Times New Roman"/>
          <w:szCs w:val="24"/>
        </w:rPr>
        <w:t>捕捞活动的基本单位，刻画了</w:t>
      </w:r>
      <w:r w:rsidR="00B106B8">
        <w:rPr>
          <w:rFonts w:ascii="Times New Roman" w:hAnsi="Times New Roman" w:cs="Times New Roman" w:hint="eastAsia"/>
          <w:szCs w:val="24"/>
        </w:rPr>
        <w:t>渔业船舶</w:t>
      </w:r>
      <w:r w:rsidR="00B106B8">
        <w:rPr>
          <w:rFonts w:ascii="Times New Roman" w:hAnsi="Times New Roman" w:cs="Times New Roman"/>
          <w:szCs w:val="24"/>
        </w:rPr>
        <w:t>从离开港口出海捕捞到返回港口的过程。本模块通过港口信息表，对</w:t>
      </w:r>
      <w:r w:rsidR="00B106B8">
        <w:rPr>
          <w:rFonts w:ascii="Times New Roman" w:hAnsi="Times New Roman" w:cs="Times New Roman"/>
          <w:szCs w:val="24"/>
        </w:rPr>
        <w:t>VMS</w:t>
      </w:r>
      <w:r w:rsidR="00B106B8">
        <w:rPr>
          <w:rFonts w:ascii="Times New Roman" w:hAnsi="Times New Roman" w:cs="Times New Roman"/>
          <w:szCs w:val="24"/>
        </w:rPr>
        <w:t>数据进行分段，使捕捞行为识别模块的处理对象从叠加的</w:t>
      </w:r>
      <w:r w:rsidR="00B106B8">
        <w:rPr>
          <w:rFonts w:ascii="Times New Roman" w:hAnsi="Times New Roman" w:cs="Times New Roman"/>
          <w:szCs w:val="24"/>
        </w:rPr>
        <w:t>VMS</w:t>
      </w:r>
      <w:r w:rsidR="00B106B8">
        <w:rPr>
          <w:rFonts w:ascii="Times New Roman" w:hAnsi="Times New Roman" w:cs="Times New Roman"/>
          <w:szCs w:val="24"/>
        </w:rPr>
        <w:t>数据简化为单一的航次数据。</w:t>
      </w:r>
    </w:p>
    <w:p w14:paraId="78E805D0" w14:textId="77777777" w:rsidR="00B106B8" w:rsidRDefault="00B106B8" w:rsidP="00B106B8">
      <w:pPr>
        <w:spacing w:line="360" w:lineRule="auto"/>
        <w:ind w:firstLine="420"/>
        <w:rPr>
          <w:rFonts w:ascii="Times New Roman" w:hAnsi="Times New Roman" w:cs="Times New Roman"/>
          <w:szCs w:val="24"/>
        </w:rPr>
      </w:pPr>
      <w:r>
        <w:rPr>
          <w:rFonts w:ascii="Times New Roman" w:hAnsi="Times New Roman" w:cs="Times New Roman"/>
          <w:szCs w:val="24"/>
        </w:rPr>
        <w:t>具体步骤是</w:t>
      </w:r>
      <w:r>
        <w:rPr>
          <w:rFonts w:ascii="Times New Roman" w:hAnsi="Times New Roman" w:cs="Times New Roman" w:hint="eastAsia"/>
          <w:szCs w:val="24"/>
        </w:rPr>
        <w:t>：将空间划分为</w:t>
      </w:r>
      <w:r>
        <w:rPr>
          <w:rFonts w:ascii="Times New Roman" w:hAnsi="Times New Roman" w:cs="Times New Roman"/>
          <w:szCs w:val="24"/>
        </w:rPr>
        <w:t>1′</w:t>
      </w:r>
      <w:r>
        <w:rPr>
          <w:rFonts w:ascii="Times New Roman" w:hAnsi="Times New Roman" w:cs="Times New Roman"/>
          <w:szCs w:val="24"/>
        </w:rPr>
        <w:t>经度</w:t>
      </w:r>
      <w:r>
        <w:rPr>
          <w:rFonts w:ascii="Times New Roman" w:hAnsi="Times New Roman" w:cs="Times New Roman"/>
          <w:szCs w:val="24"/>
        </w:rPr>
        <w:t>×1′</w:t>
      </w:r>
      <w:r>
        <w:rPr>
          <w:rFonts w:ascii="Times New Roman" w:hAnsi="Times New Roman" w:cs="Times New Roman"/>
          <w:szCs w:val="24"/>
        </w:rPr>
        <w:t>纬度的区域。</w:t>
      </w:r>
      <w:r>
        <w:rPr>
          <w:rFonts w:ascii="Times New Roman" w:hAnsi="Times New Roman" w:cs="Times New Roman" w:hint="eastAsia"/>
          <w:szCs w:val="24"/>
        </w:rPr>
        <w:t>只要港口坐标在一个区域内，就认为该区域整个都是港口</w:t>
      </w:r>
      <w:r>
        <w:rPr>
          <w:rFonts w:ascii="Times New Roman" w:hAnsi="Times New Roman" w:cs="Times New Roman"/>
          <w:szCs w:val="24"/>
        </w:rPr>
        <w:t>。</w:t>
      </w:r>
      <w:r>
        <w:rPr>
          <w:rFonts w:ascii="Times New Roman" w:hAnsi="Times New Roman" w:cs="Times New Roman" w:hint="eastAsia"/>
          <w:szCs w:val="24"/>
        </w:rPr>
        <w:t>然后，遍历每个渔业船舶的</w:t>
      </w:r>
      <w:r>
        <w:rPr>
          <w:rFonts w:ascii="Times New Roman" w:hAnsi="Times New Roman" w:cs="Times New Roman"/>
          <w:szCs w:val="24"/>
        </w:rPr>
        <w:t>VMS</w:t>
      </w:r>
      <w:r>
        <w:rPr>
          <w:rFonts w:ascii="Times New Roman" w:hAnsi="Times New Roman" w:cs="Times New Roman"/>
          <w:szCs w:val="24"/>
        </w:rPr>
        <w:t>轨迹</w:t>
      </w:r>
      <w:r>
        <w:rPr>
          <w:rFonts w:ascii="Times New Roman" w:hAnsi="Times New Roman" w:cs="Times New Roman" w:hint="eastAsia"/>
          <w:szCs w:val="24"/>
        </w:rPr>
        <w:t>记录</w:t>
      </w:r>
      <w:r>
        <w:rPr>
          <w:rFonts w:ascii="Times New Roman" w:hAnsi="Times New Roman" w:cs="Times New Roman"/>
          <w:szCs w:val="24"/>
        </w:rPr>
        <w:t>，标记所有离开港口和进入港口的</w:t>
      </w:r>
      <w:r>
        <w:rPr>
          <w:rFonts w:ascii="Times New Roman" w:hAnsi="Times New Roman" w:cs="Times New Roman" w:hint="eastAsia"/>
          <w:szCs w:val="24"/>
        </w:rPr>
        <w:t>记录</w:t>
      </w:r>
      <w:r>
        <w:rPr>
          <w:rFonts w:ascii="Times New Roman" w:hAnsi="Times New Roman" w:cs="Times New Roman"/>
          <w:szCs w:val="24"/>
        </w:rPr>
        <w:t>。从离开港口到进入港口</w:t>
      </w:r>
      <w:r>
        <w:rPr>
          <w:rFonts w:ascii="Times New Roman" w:hAnsi="Times New Roman" w:cs="Times New Roman" w:hint="eastAsia"/>
          <w:szCs w:val="24"/>
        </w:rPr>
        <w:t>之间</w:t>
      </w:r>
      <w:r>
        <w:rPr>
          <w:rFonts w:ascii="Times New Roman" w:hAnsi="Times New Roman" w:cs="Times New Roman"/>
          <w:szCs w:val="24"/>
        </w:rPr>
        <w:t>的</w:t>
      </w:r>
      <w:r>
        <w:rPr>
          <w:rFonts w:ascii="Times New Roman" w:hAnsi="Times New Roman" w:cs="Times New Roman" w:hint="eastAsia"/>
          <w:szCs w:val="24"/>
        </w:rPr>
        <w:t>VMS</w:t>
      </w:r>
      <w:r>
        <w:rPr>
          <w:rFonts w:ascii="Times New Roman" w:hAnsi="Times New Roman" w:cs="Times New Roman" w:hint="eastAsia"/>
          <w:szCs w:val="24"/>
        </w:rPr>
        <w:t>记录数据构成了</w:t>
      </w:r>
      <w:r>
        <w:rPr>
          <w:rFonts w:ascii="Times New Roman" w:hAnsi="Times New Roman" w:cs="Times New Roman"/>
          <w:szCs w:val="24"/>
        </w:rPr>
        <w:t>一个航次</w:t>
      </w:r>
      <w:r>
        <w:rPr>
          <w:rFonts w:ascii="Times New Roman" w:hAnsi="Times New Roman" w:cs="Times New Roman" w:hint="eastAsia"/>
          <w:szCs w:val="24"/>
        </w:rPr>
        <w:t>的</w:t>
      </w:r>
      <w:r>
        <w:rPr>
          <w:rFonts w:ascii="Times New Roman" w:hAnsi="Times New Roman" w:cs="Times New Roman" w:hint="eastAsia"/>
          <w:szCs w:val="24"/>
        </w:rPr>
        <w:t>VMS</w:t>
      </w:r>
      <w:r>
        <w:rPr>
          <w:rFonts w:ascii="Times New Roman" w:hAnsi="Times New Roman" w:cs="Times New Roman" w:hint="eastAsia"/>
          <w:szCs w:val="24"/>
        </w:rPr>
        <w:t>记录</w:t>
      </w:r>
      <w:r>
        <w:rPr>
          <w:rFonts w:ascii="Times New Roman" w:hAnsi="Times New Roman" w:cs="Times New Roman"/>
          <w:szCs w:val="24"/>
        </w:rPr>
        <w:t>。</w:t>
      </w:r>
    </w:p>
    <w:p w14:paraId="2529A0EF" w14:textId="686E572B" w:rsidR="00CC2064" w:rsidRPr="00B106B8" w:rsidRDefault="00B106B8" w:rsidP="00B106B8">
      <w:pPr>
        <w:spacing w:line="360" w:lineRule="auto"/>
        <w:ind w:firstLine="420"/>
        <w:rPr>
          <w:rFonts w:ascii="Times New Roman" w:hAnsi="Times New Roman" w:cs="Times New Roman"/>
          <w:szCs w:val="24"/>
        </w:rPr>
      </w:pPr>
      <w:r>
        <w:rPr>
          <w:rFonts w:ascii="Times New Roman" w:hAnsi="Times New Roman" w:cs="Times New Roman"/>
          <w:szCs w:val="24"/>
        </w:rPr>
        <w:t>需要注意的是，对于图</w:t>
      </w:r>
      <w:r>
        <w:rPr>
          <w:rFonts w:ascii="Times New Roman" w:hAnsi="Times New Roman" w:cs="Times New Roman"/>
          <w:szCs w:val="24"/>
        </w:rPr>
        <w:t>2-4</w:t>
      </w:r>
      <w:r>
        <w:rPr>
          <w:rFonts w:ascii="Times New Roman" w:hAnsi="Times New Roman" w:cs="Times New Roman"/>
          <w:szCs w:val="24"/>
        </w:rPr>
        <w:t>的例子（终端</w:t>
      </w:r>
      <w:r>
        <w:rPr>
          <w:rFonts w:ascii="Times New Roman" w:hAnsi="Times New Roman" w:cs="Times New Roman"/>
          <w:szCs w:val="24"/>
        </w:rPr>
        <w:t>ID</w:t>
      </w:r>
      <w:r>
        <w:rPr>
          <w:rFonts w:ascii="Times New Roman" w:hAnsi="Times New Roman" w:cs="Times New Roman"/>
          <w:szCs w:val="24"/>
        </w:rPr>
        <w:t>：</w:t>
      </w:r>
      <w:r>
        <w:rPr>
          <w:rFonts w:ascii="Times New Roman" w:hAnsi="Times New Roman" w:cs="Times New Roman"/>
          <w:szCs w:val="24"/>
        </w:rPr>
        <w:t>255368</w:t>
      </w:r>
      <w:r>
        <w:rPr>
          <w:rFonts w:ascii="Times New Roman" w:hAnsi="Times New Roman" w:cs="Times New Roman"/>
          <w:szCs w:val="24"/>
        </w:rPr>
        <w:t>），共划分了</w:t>
      </w:r>
      <w:r>
        <w:rPr>
          <w:rFonts w:ascii="Times New Roman" w:hAnsi="Times New Roman" w:cs="Times New Roman"/>
          <w:szCs w:val="24"/>
        </w:rPr>
        <w:t>99</w:t>
      </w:r>
      <w:r>
        <w:rPr>
          <w:rFonts w:ascii="Times New Roman" w:hAnsi="Times New Roman" w:cs="Times New Roman"/>
          <w:szCs w:val="24"/>
        </w:rPr>
        <w:t>个航次，远远超出了实际情况。这是因为</w:t>
      </w:r>
      <w:r>
        <w:rPr>
          <w:rFonts w:ascii="Times New Roman" w:hAnsi="Times New Roman" w:cs="Times New Roman" w:hint="eastAsia"/>
          <w:szCs w:val="24"/>
        </w:rPr>
        <w:t>渔业船舶</w:t>
      </w:r>
      <w:r>
        <w:rPr>
          <w:rFonts w:ascii="Times New Roman" w:hAnsi="Times New Roman" w:cs="Times New Roman"/>
          <w:szCs w:val="24"/>
        </w:rPr>
        <w:t>路过港口</w:t>
      </w:r>
      <w:r>
        <w:rPr>
          <w:rFonts w:ascii="Times New Roman" w:hAnsi="Times New Roman" w:cs="Times New Roman"/>
          <w:szCs w:val="24"/>
        </w:rPr>
        <w:t>A</w:t>
      </w:r>
      <w:r>
        <w:rPr>
          <w:rFonts w:ascii="Times New Roman" w:hAnsi="Times New Roman" w:cs="Times New Roman"/>
          <w:szCs w:val="24"/>
        </w:rPr>
        <w:t>到达港口</w:t>
      </w:r>
      <w:r>
        <w:rPr>
          <w:rFonts w:ascii="Times New Roman" w:hAnsi="Times New Roman" w:cs="Times New Roman"/>
          <w:szCs w:val="24"/>
        </w:rPr>
        <w:t>B</w:t>
      </w:r>
      <w:r>
        <w:rPr>
          <w:rFonts w:ascii="Times New Roman" w:hAnsi="Times New Roman" w:cs="Times New Roman"/>
          <w:szCs w:val="24"/>
        </w:rPr>
        <w:t>的轨迹，被视为先抵达港口</w:t>
      </w:r>
      <w:r>
        <w:rPr>
          <w:rFonts w:ascii="Times New Roman" w:hAnsi="Times New Roman" w:cs="Times New Roman"/>
          <w:szCs w:val="24"/>
        </w:rPr>
        <w:t>A</w:t>
      </w:r>
      <w:r>
        <w:rPr>
          <w:rFonts w:ascii="Times New Roman" w:hAnsi="Times New Roman" w:cs="Times New Roman"/>
          <w:szCs w:val="24"/>
        </w:rPr>
        <w:t>，后抵达港口</w:t>
      </w:r>
      <w:r>
        <w:rPr>
          <w:rFonts w:ascii="Times New Roman" w:hAnsi="Times New Roman" w:cs="Times New Roman"/>
          <w:szCs w:val="24"/>
        </w:rPr>
        <w:t>B</w:t>
      </w:r>
      <w:r>
        <w:rPr>
          <w:rFonts w:ascii="Times New Roman" w:hAnsi="Times New Roman" w:cs="Times New Roman"/>
          <w:szCs w:val="24"/>
        </w:rPr>
        <w:t>，从而将</w:t>
      </w:r>
      <w:r>
        <w:rPr>
          <w:rFonts w:ascii="Times New Roman" w:hAnsi="Times New Roman" w:cs="Times New Roman"/>
          <w:szCs w:val="24"/>
        </w:rPr>
        <w:t>AB</w:t>
      </w:r>
      <w:r>
        <w:rPr>
          <w:rFonts w:ascii="Times New Roman" w:hAnsi="Times New Roman" w:cs="Times New Roman"/>
          <w:szCs w:val="24"/>
        </w:rPr>
        <w:t>之间的轨迹作为一个航次。由于</w:t>
      </w:r>
      <w:r>
        <w:rPr>
          <w:rFonts w:ascii="Times New Roman" w:hAnsi="Times New Roman" w:cs="Times New Roman"/>
          <w:szCs w:val="24"/>
        </w:rPr>
        <w:t>6</w:t>
      </w:r>
      <w:r>
        <w:rPr>
          <w:rFonts w:ascii="Times New Roman" w:hAnsi="Times New Roman" w:cs="Times New Roman"/>
          <w:szCs w:val="24"/>
        </w:rPr>
        <w:t>小时内无法完成一个航次，已知平均数据采样间隔是</w:t>
      </w:r>
      <w:r>
        <w:rPr>
          <w:rFonts w:ascii="Times New Roman" w:hAnsi="Times New Roman" w:cs="Times New Roman"/>
          <w:szCs w:val="24"/>
        </w:rPr>
        <w:t>3</w:t>
      </w:r>
      <w:r>
        <w:rPr>
          <w:rFonts w:ascii="Times New Roman" w:hAnsi="Times New Roman" w:cs="Times New Roman"/>
          <w:szCs w:val="24"/>
        </w:rPr>
        <w:t>分钟，</w:t>
      </w:r>
      <w:r>
        <w:rPr>
          <w:rFonts w:ascii="Times New Roman" w:hAnsi="Times New Roman" w:cs="Times New Roman"/>
          <w:szCs w:val="24"/>
        </w:rPr>
        <w:t>6</w:t>
      </w:r>
      <w:r>
        <w:rPr>
          <w:rFonts w:ascii="Times New Roman" w:hAnsi="Times New Roman" w:cs="Times New Roman"/>
          <w:szCs w:val="24"/>
        </w:rPr>
        <w:t>小时平均产生</w:t>
      </w:r>
      <w:r>
        <w:rPr>
          <w:rFonts w:ascii="Times New Roman" w:hAnsi="Times New Roman" w:cs="Times New Roman"/>
          <w:szCs w:val="24"/>
        </w:rPr>
        <w:t>120</w:t>
      </w:r>
      <w:r>
        <w:rPr>
          <w:rFonts w:ascii="Times New Roman" w:hAnsi="Times New Roman" w:cs="Times New Roman" w:hint="eastAsia"/>
          <w:szCs w:val="24"/>
        </w:rPr>
        <w:t>条记录</w:t>
      </w:r>
      <w:r>
        <w:rPr>
          <w:rFonts w:ascii="Times New Roman" w:hAnsi="Times New Roman" w:cs="Times New Roman"/>
          <w:szCs w:val="24"/>
        </w:rPr>
        <w:t>。</w:t>
      </w:r>
      <w:r>
        <w:rPr>
          <w:rFonts w:ascii="Times New Roman" w:hAnsi="Times New Roman" w:cs="Times New Roman" w:hint="eastAsia"/>
          <w:szCs w:val="24"/>
        </w:rPr>
        <w:t>因此，本文进一步使用</w:t>
      </w:r>
      <w:r>
        <w:rPr>
          <w:rFonts w:ascii="Times New Roman" w:hAnsi="Times New Roman" w:cs="Times New Roman" w:hint="eastAsia"/>
          <w:szCs w:val="24"/>
        </w:rPr>
        <w:t>120</w:t>
      </w:r>
      <w:r>
        <w:rPr>
          <w:rFonts w:ascii="Times New Roman" w:hAnsi="Times New Roman" w:cs="Times New Roman" w:hint="eastAsia"/>
          <w:szCs w:val="24"/>
        </w:rPr>
        <w:t>作为确认航次的门限记录数，超过</w:t>
      </w:r>
      <w:r>
        <w:rPr>
          <w:rFonts w:ascii="Times New Roman" w:hAnsi="Times New Roman" w:cs="Times New Roman" w:hint="eastAsia"/>
          <w:szCs w:val="24"/>
        </w:rPr>
        <w:t>120</w:t>
      </w:r>
      <w:r>
        <w:rPr>
          <w:rFonts w:ascii="Times New Roman" w:hAnsi="Times New Roman" w:cs="Times New Roman" w:hint="eastAsia"/>
          <w:szCs w:val="24"/>
        </w:rPr>
        <w:t>条的</w:t>
      </w:r>
      <w:r>
        <w:rPr>
          <w:rFonts w:ascii="Times New Roman" w:hAnsi="Times New Roman" w:cs="Times New Roman" w:hint="eastAsia"/>
          <w:szCs w:val="24"/>
        </w:rPr>
        <w:t>VMS</w:t>
      </w:r>
      <w:r>
        <w:rPr>
          <w:rFonts w:ascii="Times New Roman" w:hAnsi="Times New Roman" w:cs="Times New Roman" w:hint="eastAsia"/>
          <w:szCs w:val="24"/>
        </w:rPr>
        <w:t>记录集合才确定为一个航次。</w:t>
      </w:r>
      <w:r>
        <w:rPr>
          <w:rFonts w:ascii="Times New Roman" w:hAnsi="Times New Roman" w:cs="Times New Roman"/>
          <w:szCs w:val="24"/>
        </w:rPr>
        <w:t>经过统计，划分出的</w:t>
      </w:r>
      <w:r>
        <w:rPr>
          <w:rFonts w:ascii="Times New Roman" w:hAnsi="Times New Roman" w:cs="Times New Roman"/>
          <w:szCs w:val="24"/>
        </w:rPr>
        <w:t>99</w:t>
      </w:r>
      <w:r>
        <w:rPr>
          <w:rFonts w:ascii="Times New Roman" w:hAnsi="Times New Roman" w:cs="Times New Roman"/>
          <w:szCs w:val="24"/>
        </w:rPr>
        <w:t>个航次中有</w:t>
      </w:r>
      <w:r>
        <w:rPr>
          <w:rFonts w:ascii="Times New Roman" w:hAnsi="Times New Roman" w:cs="Times New Roman"/>
          <w:szCs w:val="24"/>
        </w:rPr>
        <w:t>81</w:t>
      </w:r>
      <w:r>
        <w:rPr>
          <w:rFonts w:ascii="Times New Roman" w:hAnsi="Times New Roman" w:cs="Times New Roman"/>
          <w:szCs w:val="24"/>
        </w:rPr>
        <w:t>个航次的数据量小于</w:t>
      </w:r>
      <w:r>
        <w:rPr>
          <w:rFonts w:ascii="Times New Roman" w:hAnsi="Times New Roman" w:cs="Times New Roman"/>
          <w:szCs w:val="24"/>
        </w:rPr>
        <w:t>120</w:t>
      </w:r>
      <w:r>
        <w:rPr>
          <w:rFonts w:ascii="Times New Roman" w:hAnsi="Times New Roman" w:cs="Times New Roman" w:hint="eastAsia"/>
          <w:szCs w:val="24"/>
        </w:rPr>
        <w:t>条记录</w:t>
      </w:r>
      <w:r>
        <w:rPr>
          <w:rFonts w:ascii="Times New Roman" w:hAnsi="Times New Roman" w:cs="Times New Roman"/>
          <w:szCs w:val="24"/>
        </w:rPr>
        <w:t>。</w:t>
      </w:r>
      <w:r>
        <w:rPr>
          <w:rFonts w:ascii="Times New Roman" w:hAnsi="Times New Roman" w:cs="Times New Roman" w:hint="eastAsia"/>
          <w:szCs w:val="24"/>
        </w:rPr>
        <w:t>针对</w:t>
      </w:r>
      <w:r>
        <w:rPr>
          <w:rFonts w:ascii="Times New Roman" w:hAnsi="Times New Roman" w:cs="Times New Roman"/>
          <w:szCs w:val="24"/>
        </w:rPr>
        <w:t>图</w:t>
      </w:r>
      <w:r w:rsidR="00C15FAA">
        <w:rPr>
          <w:rFonts w:ascii="Times New Roman" w:hAnsi="Times New Roman" w:cs="Times New Roman"/>
          <w:szCs w:val="24"/>
        </w:rPr>
        <w:t>2-4</w:t>
      </w:r>
      <w:r>
        <w:rPr>
          <w:rFonts w:ascii="Times New Roman" w:hAnsi="Times New Roman" w:cs="Times New Roman"/>
          <w:szCs w:val="24"/>
        </w:rPr>
        <w:t>的例子</w:t>
      </w:r>
      <w:r>
        <w:rPr>
          <w:rFonts w:ascii="Times New Roman" w:hAnsi="Times New Roman" w:cs="Times New Roman" w:hint="eastAsia"/>
          <w:szCs w:val="24"/>
        </w:rPr>
        <w:t>，</w:t>
      </w:r>
      <w:r>
        <w:rPr>
          <w:rFonts w:ascii="Times New Roman" w:hAnsi="Times New Roman" w:cs="Times New Roman"/>
          <w:szCs w:val="24"/>
        </w:rPr>
        <w:t>通过</w:t>
      </w:r>
      <w:r>
        <w:rPr>
          <w:rFonts w:ascii="Times New Roman" w:hAnsi="Times New Roman" w:cs="Times New Roman" w:hint="eastAsia"/>
          <w:szCs w:val="24"/>
        </w:rPr>
        <w:t>门限</w:t>
      </w:r>
      <w:r>
        <w:rPr>
          <w:rFonts w:ascii="Times New Roman" w:hAnsi="Times New Roman" w:cs="Times New Roman"/>
          <w:szCs w:val="24"/>
        </w:rPr>
        <w:t>条件筛选得到</w:t>
      </w:r>
      <w:r>
        <w:rPr>
          <w:rFonts w:ascii="Times New Roman" w:hAnsi="Times New Roman" w:cs="Times New Roman"/>
          <w:szCs w:val="24"/>
        </w:rPr>
        <w:t>18</w:t>
      </w:r>
      <w:r>
        <w:rPr>
          <w:rFonts w:ascii="Times New Roman" w:hAnsi="Times New Roman" w:cs="Times New Roman"/>
          <w:szCs w:val="24"/>
        </w:rPr>
        <w:t>个航次作为航次划分模块的结果。</w:t>
      </w:r>
    </w:p>
    <w:p w14:paraId="53A9F348" w14:textId="0612D795" w:rsidR="00DE5E5A" w:rsidRDefault="00C80A71" w:rsidP="0088685E">
      <w:pPr>
        <w:pStyle w:val="2"/>
        <w:keepNext w:val="0"/>
        <w:keepLines w:val="0"/>
        <w:numPr>
          <w:ilvl w:val="1"/>
          <w:numId w:val="20"/>
        </w:numPr>
        <w:spacing w:line="300" w:lineRule="auto"/>
      </w:pPr>
      <w:bookmarkStart w:id="31" w:name="_Toc508613002"/>
      <w:bookmarkStart w:id="32" w:name="_Toc508613075"/>
      <w:r>
        <w:rPr>
          <w:rFonts w:hint="eastAsia"/>
        </w:rPr>
        <w:t>捕捞行为识别</w:t>
      </w:r>
      <w:bookmarkEnd w:id="31"/>
      <w:bookmarkEnd w:id="32"/>
    </w:p>
    <w:p w14:paraId="07392B57" w14:textId="2510B77D" w:rsidR="00296F3D" w:rsidRPr="00D11E62" w:rsidRDefault="00296F3D" w:rsidP="0088685E">
      <w:pPr>
        <w:spacing w:line="300" w:lineRule="auto"/>
        <w:rPr>
          <w:rFonts w:ascii="Times New Roman" w:hAnsi="Times New Roman" w:cs="Times New Roman"/>
          <w:szCs w:val="24"/>
        </w:rPr>
      </w:pPr>
      <w:r>
        <w:rPr>
          <w:rFonts w:asciiTheme="minorEastAsia" w:hAnsiTheme="minorEastAsia" w:hint="eastAsia"/>
          <w:szCs w:val="24"/>
        </w:rPr>
        <w:tab/>
      </w:r>
      <w:r w:rsidR="00C15FAA">
        <w:rPr>
          <w:rFonts w:ascii="Times New Roman" w:hAnsi="Times New Roman" w:cs="Times New Roman"/>
          <w:szCs w:val="24"/>
        </w:rPr>
        <w:t>拖网</w:t>
      </w:r>
      <w:r w:rsidR="00C15FAA">
        <w:rPr>
          <w:rFonts w:ascii="Times New Roman" w:hAnsi="Times New Roman" w:cs="Times New Roman" w:hint="eastAsia"/>
          <w:szCs w:val="24"/>
        </w:rPr>
        <w:t>渔业船舶</w:t>
      </w:r>
      <w:r w:rsidR="00C15FAA">
        <w:rPr>
          <w:rFonts w:ascii="Times New Roman" w:hAnsi="Times New Roman" w:cs="Times New Roman"/>
          <w:szCs w:val="24"/>
        </w:rPr>
        <w:t>在捕捞作业中通过拖曳渔网在渔区内做折返运动完成捕捞，</w:t>
      </w:r>
      <w:r w:rsidR="00C15FAA">
        <w:rPr>
          <w:rFonts w:ascii="Times New Roman" w:hAnsi="Times New Roman" w:cs="Times New Roman" w:hint="eastAsia"/>
          <w:szCs w:val="24"/>
        </w:rPr>
        <w:t>本</w:t>
      </w:r>
      <w:r w:rsidR="00C15FAA">
        <w:rPr>
          <w:rFonts w:ascii="Times New Roman" w:hAnsi="Times New Roman" w:cs="Times New Roman" w:hint="eastAsia"/>
          <w:szCs w:val="24"/>
        </w:rPr>
        <w:lastRenderedPageBreak/>
        <w:t>文</w:t>
      </w:r>
      <w:r w:rsidR="00C15FAA">
        <w:rPr>
          <w:rFonts w:ascii="Times New Roman" w:hAnsi="Times New Roman" w:cs="Times New Roman"/>
          <w:szCs w:val="24"/>
        </w:rPr>
        <w:t>利用</w:t>
      </w:r>
      <w:r w:rsidR="00C15FAA">
        <w:rPr>
          <w:rFonts w:ascii="Times New Roman" w:hAnsi="Times New Roman" w:cs="Times New Roman" w:hint="eastAsia"/>
          <w:szCs w:val="24"/>
        </w:rPr>
        <w:t>这个特点</w:t>
      </w:r>
      <w:r w:rsidR="00C15FAA">
        <w:rPr>
          <w:rFonts w:ascii="Times New Roman" w:hAnsi="Times New Roman" w:cs="Times New Roman"/>
          <w:szCs w:val="24"/>
        </w:rPr>
        <w:t>识别</w:t>
      </w:r>
      <w:r w:rsidR="00C15FAA">
        <w:rPr>
          <w:rFonts w:ascii="Times New Roman" w:hAnsi="Times New Roman" w:cs="Times New Roman" w:hint="eastAsia"/>
          <w:szCs w:val="24"/>
        </w:rPr>
        <w:t>VMS</w:t>
      </w:r>
      <w:r w:rsidR="00C15FAA">
        <w:rPr>
          <w:rFonts w:ascii="Times New Roman" w:hAnsi="Times New Roman" w:cs="Times New Roman"/>
          <w:szCs w:val="24"/>
        </w:rPr>
        <w:t>轨迹上的</w:t>
      </w:r>
      <w:r w:rsidR="00C15FAA">
        <w:rPr>
          <w:rFonts w:ascii="Times New Roman" w:hAnsi="Times New Roman" w:cs="Times New Roman" w:hint="eastAsia"/>
          <w:szCs w:val="24"/>
        </w:rPr>
        <w:t>叠加</w:t>
      </w:r>
      <w:r w:rsidR="00C15FAA">
        <w:rPr>
          <w:rFonts w:ascii="Times New Roman" w:hAnsi="Times New Roman" w:cs="Times New Roman"/>
          <w:szCs w:val="24"/>
        </w:rPr>
        <w:t>区域</w:t>
      </w:r>
      <w:r w:rsidR="00C15FAA">
        <w:rPr>
          <w:rFonts w:ascii="Times New Roman" w:hAnsi="Times New Roman" w:cs="Times New Roman" w:hint="eastAsia"/>
          <w:szCs w:val="24"/>
        </w:rPr>
        <w:t>，确定为</w:t>
      </w:r>
      <w:r w:rsidR="00C15FAA">
        <w:rPr>
          <w:rFonts w:ascii="Times New Roman" w:hAnsi="Times New Roman" w:cs="Times New Roman"/>
          <w:szCs w:val="24"/>
        </w:rPr>
        <w:t>捕捞轨迹区域，</w:t>
      </w:r>
      <w:r w:rsidR="00C15FAA">
        <w:rPr>
          <w:rFonts w:ascii="Times New Roman" w:hAnsi="Times New Roman" w:cs="Times New Roman" w:hint="eastAsia"/>
          <w:szCs w:val="24"/>
        </w:rPr>
        <w:t>进而确定进入离开该区域的捕捞记录端点，</w:t>
      </w:r>
      <w:r w:rsidR="00C15FAA">
        <w:rPr>
          <w:rFonts w:ascii="Times New Roman" w:hAnsi="Times New Roman" w:cs="Times New Roman"/>
          <w:szCs w:val="24"/>
        </w:rPr>
        <w:t>完成对</w:t>
      </w:r>
      <w:r w:rsidR="00C15FAA">
        <w:rPr>
          <w:rFonts w:ascii="Times New Roman" w:hAnsi="Times New Roman" w:cs="Times New Roman" w:hint="eastAsia"/>
          <w:szCs w:val="24"/>
        </w:rPr>
        <w:t>渔业船舶</w:t>
      </w:r>
      <w:r w:rsidR="00C15FAA">
        <w:rPr>
          <w:rFonts w:ascii="Times New Roman" w:hAnsi="Times New Roman" w:cs="Times New Roman"/>
          <w:szCs w:val="24"/>
        </w:rPr>
        <w:t>捕捞行为的识别。捕捞行为识别模块首先对航次进行轨迹压缩，然后通过数学形态学识别</w:t>
      </w:r>
      <w:r w:rsidR="00C15FAA">
        <w:rPr>
          <w:rFonts w:ascii="Times New Roman" w:hAnsi="Times New Roman" w:cs="Times New Roman" w:hint="eastAsia"/>
          <w:szCs w:val="24"/>
        </w:rPr>
        <w:t>单航次</w:t>
      </w:r>
      <w:r w:rsidR="00C15FAA">
        <w:rPr>
          <w:rFonts w:ascii="Times New Roman" w:hAnsi="Times New Roman" w:cs="Times New Roman"/>
          <w:szCs w:val="24"/>
        </w:rPr>
        <w:t>轨迹图像上的捕捞区域，得到捕捞行为起始和结束点作为输出。</w:t>
      </w:r>
    </w:p>
    <w:p w14:paraId="444E381A" w14:textId="405A4874" w:rsidR="00307E8A" w:rsidRDefault="00307E8A" w:rsidP="0088685E">
      <w:pPr>
        <w:pStyle w:val="3"/>
        <w:keepNext w:val="0"/>
        <w:keepLines w:val="0"/>
        <w:numPr>
          <w:ilvl w:val="2"/>
          <w:numId w:val="20"/>
        </w:numPr>
        <w:spacing w:line="300" w:lineRule="auto"/>
      </w:pPr>
      <w:bookmarkStart w:id="33" w:name="_Toc508613003"/>
      <w:bookmarkStart w:id="34" w:name="_Toc508613076"/>
      <w:r>
        <w:rPr>
          <w:rFonts w:hint="eastAsia"/>
        </w:rPr>
        <w:t>轨迹压缩</w:t>
      </w:r>
      <w:bookmarkEnd w:id="33"/>
      <w:bookmarkEnd w:id="34"/>
    </w:p>
    <w:p w14:paraId="3AB78106" w14:textId="77777777" w:rsidR="00DC3371" w:rsidRDefault="00C15FAA" w:rsidP="00C15FAA">
      <w:pPr>
        <w:spacing w:line="360" w:lineRule="auto"/>
        <w:ind w:firstLine="420"/>
        <w:rPr>
          <w:rFonts w:ascii="Times New Roman" w:hAnsi="Times New Roman" w:cs="Times New Roman"/>
          <w:szCs w:val="24"/>
        </w:rPr>
      </w:pPr>
      <w:r>
        <w:rPr>
          <w:rFonts w:hint="eastAsia"/>
        </w:rPr>
        <w:t>单航次</w:t>
      </w:r>
      <w:r>
        <w:rPr>
          <w:rFonts w:hint="eastAsia"/>
        </w:rPr>
        <w:t>VMS</w:t>
      </w:r>
      <w:r>
        <w:rPr>
          <w:rFonts w:hint="eastAsia"/>
        </w:rPr>
        <w:t>数据中，也可能存在航行轨迹的叠加区域。</w:t>
      </w:r>
      <w:r>
        <w:rPr>
          <w:rFonts w:ascii="Times New Roman" w:hAnsi="Times New Roman" w:cs="Times New Roman"/>
          <w:szCs w:val="24"/>
        </w:rPr>
        <w:t>图</w:t>
      </w:r>
      <w:r>
        <w:rPr>
          <w:rFonts w:ascii="Times New Roman" w:hAnsi="Times New Roman" w:cs="Times New Roman"/>
          <w:szCs w:val="24"/>
        </w:rPr>
        <w:t>2-7</w:t>
      </w:r>
      <w:r>
        <w:rPr>
          <w:rFonts w:ascii="Times New Roman" w:hAnsi="Times New Roman" w:cs="Times New Roman"/>
          <w:szCs w:val="24"/>
        </w:rPr>
        <w:t>用</w:t>
      </w:r>
      <w:proofErr w:type="gramStart"/>
      <w:r>
        <w:rPr>
          <w:rFonts w:ascii="Times New Roman" w:hAnsi="Times New Roman" w:cs="Times New Roman"/>
          <w:szCs w:val="24"/>
        </w:rPr>
        <w:t>红色圈注</w:t>
      </w:r>
      <w:r>
        <w:rPr>
          <w:rFonts w:ascii="Times New Roman" w:hAnsi="Times New Roman" w:cs="Times New Roman" w:hint="eastAsia"/>
          <w:szCs w:val="24"/>
        </w:rPr>
        <w:t>了</w:t>
      </w:r>
      <w:proofErr w:type="gramEnd"/>
      <w:r>
        <w:rPr>
          <w:rFonts w:ascii="Times New Roman" w:hAnsi="Times New Roman" w:cs="Times New Roman" w:hint="eastAsia"/>
          <w:szCs w:val="24"/>
        </w:rPr>
        <w:t>可能的捕捞区域</w:t>
      </w:r>
      <w:r>
        <w:rPr>
          <w:rFonts w:ascii="Times New Roman" w:hAnsi="Times New Roman" w:cs="Times New Roman"/>
          <w:szCs w:val="24"/>
        </w:rPr>
        <w:t>。但是</w:t>
      </w:r>
      <w:r>
        <w:rPr>
          <w:rFonts w:ascii="Times New Roman" w:hAnsi="Times New Roman" w:cs="Times New Roman" w:hint="eastAsia"/>
          <w:szCs w:val="24"/>
        </w:rPr>
        <w:t>，图中</w:t>
      </w:r>
      <w:r>
        <w:rPr>
          <w:rFonts w:ascii="Times New Roman" w:hAnsi="Times New Roman" w:cs="Times New Roman"/>
          <w:szCs w:val="24"/>
        </w:rPr>
        <w:t>蓝色</w:t>
      </w:r>
      <w:proofErr w:type="gramStart"/>
      <w:r>
        <w:rPr>
          <w:rFonts w:ascii="Times New Roman" w:hAnsi="Times New Roman" w:cs="Times New Roman"/>
          <w:szCs w:val="24"/>
        </w:rPr>
        <w:t>圈注区域</w:t>
      </w:r>
      <w:proofErr w:type="gramEnd"/>
      <w:r>
        <w:rPr>
          <w:rFonts w:ascii="Times New Roman" w:hAnsi="Times New Roman" w:cs="Times New Roman"/>
          <w:szCs w:val="24"/>
        </w:rPr>
        <w:t>由于</w:t>
      </w:r>
      <w:r>
        <w:rPr>
          <w:rFonts w:ascii="Times New Roman" w:hAnsi="Times New Roman" w:cs="Times New Roman" w:hint="eastAsia"/>
          <w:szCs w:val="24"/>
        </w:rPr>
        <w:t>航行</w:t>
      </w:r>
      <w:r>
        <w:rPr>
          <w:rFonts w:ascii="Times New Roman" w:hAnsi="Times New Roman" w:cs="Times New Roman"/>
          <w:szCs w:val="24"/>
        </w:rPr>
        <w:t>航线的交叉造成局部轨迹</w:t>
      </w:r>
      <w:r>
        <w:rPr>
          <w:rFonts w:ascii="Times New Roman" w:hAnsi="Times New Roman" w:cs="Times New Roman" w:hint="eastAsia"/>
          <w:szCs w:val="24"/>
        </w:rPr>
        <w:t>叠加</w:t>
      </w:r>
      <w:r>
        <w:rPr>
          <w:rFonts w:ascii="Times New Roman" w:hAnsi="Times New Roman" w:cs="Times New Roman"/>
          <w:szCs w:val="24"/>
        </w:rPr>
        <w:t>，</w:t>
      </w:r>
      <w:r>
        <w:rPr>
          <w:rFonts w:ascii="Times New Roman" w:hAnsi="Times New Roman" w:cs="Times New Roman" w:hint="eastAsia"/>
          <w:szCs w:val="24"/>
        </w:rPr>
        <w:t>可能会误判为</w:t>
      </w:r>
      <w:r>
        <w:rPr>
          <w:rFonts w:ascii="Times New Roman" w:hAnsi="Times New Roman" w:cs="Times New Roman"/>
          <w:szCs w:val="24"/>
        </w:rPr>
        <w:t>捕捞轨迹区域。因此</w:t>
      </w:r>
      <w:r>
        <w:rPr>
          <w:rFonts w:ascii="Times New Roman" w:hAnsi="Times New Roman" w:cs="Times New Roman" w:hint="eastAsia"/>
          <w:szCs w:val="24"/>
        </w:rPr>
        <w:t>，</w:t>
      </w:r>
      <w:r>
        <w:rPr>
          <w:rFonts w:ascii="Times New Roman" w:hAnsi="Times New Roman" w:cs="Times New Roman"/>
          <w:szCs w:val="24"/>
        </w:rPr>
        <w:t>需要</w:t>
      </w:r>
      <w:r>
        <w:rPr>
          <w:rFonts w:ascii="Times New Roman" w:hAnsi="Times New Roman" w:cs="Times New Roman" w:hint="eastAsia"/>
          <w:szCs w:val="24"/>
        </w:rPr>
        <w:t>设法</w:t>
      </w:r>
      <w:r>
        <w:rPr>
          <w:rFonts w:ascii="Times New Roman" w:hAnsi="Times New Roman" w:cs="Times New Roman"/>
          <w:szCs w:val="24"/>
        </w:rPr>
        <w:t>在保留捕捞轨迹区域特点的前提下，减少蓝色</w:t>
      </w:r>
      <w:proofErr w:type="gramStart"/>
      <w:r>
        <w:rPr>
          <w:rFonts w:ascii="Times New Roman" w:hAnsi="Times New Roman" w:cs="Times New Roman"/>
          <w:szCs w:val="24"/>
        </w:rPr>
        <w:t>圈注区域</w:t>
      </w:r>
      <w:proofErr w:type="gramEnd"/>
      <w:r>
        <w:rPr>
          <w:rFonts w:ascii="Times New Roman" w:hAnsi="Times New Roman" w:cs="Times New Roman"/>
          <w:szCs w:val="24"/>
        </w:rPr>
        <w:t>的数据点数量。</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C3371" w14:paraId="692B3319" w14:textId="77777777" w:rsidTr="00DC3371">
        <w:tc>
          <w:tcPr>
            <w:tcW w:w="8522" w:type="dxa"/>
            <w:vAlign w:val="center"/>
          </w:tcPr>
          <w:p w14:paraId="4923456D" w14:textId="3B29B7B1" w:rsidR="00DC3371" w:rsidRDefault="00DC3371" w:rsidP="00DC3371">
            <w:pPr>
              <w:spacing w:line="360" w:lineRule="auto"/>
              <w:jc w:val="center"/>
              <w:rPr>
                <w:rFonts w:ascii="Times New Roman" w:hAnsi="Times New Roman" w:cs="Times New Roman"/>
                <w:szCs w:val="24"/>
              </w:rPr>
            </w:pPr>
            <w:r w:rsidRPr="00D11E62">
              <w:rPr>
                <w:rFonts w:ascii="Times New Roman" w:hAnsi="Times New Roman" w:cs="Times New Roman"/>
                <w:noProof/>
                <w:szCs w:val="24"/>
              </w:rPr>
              <mc:AlternateContent>
                <mc:Choice Requires="wpg">
                  <w:drawing>
                    <wp:inline distT="0" distB="0" distL="0" distR="0" wp14:anchorId="4A78CA48" wp14:editId="16F502DA">
                      <wp:extent cx="2306955" cy="1438910"/>
                      <wp:effectExtent l="0" t="0" r="0" b="8890"/>
                      <wp:docPr id="7176" name="组合 12"/>
                      <wp:cNvGraphicFramePr/>
                      <a:graphic xmlns:a="http://schemas.openxmlformats.org/drawingml/2006/main">
                        <a:graphicData uri="http://schemas.microsoft.com/office/word/2010/wordprocessingGroup">
                          <wpg:wgp>
                            <wpg:cNvGrpSpPr/>
                            <wpg:grpSpPr>
                              <a:xfrm>
                                <a:off x="0" y="0"/>
                                <a:ext cx="2306955" cy="1438910"/>
                                <a:chOff x="0" y="0"/>
                                <a:chExt cx="2701993" cy="1662543"/>
                              </a:xfrm>
                            </wpg:grpSpPr>
                            <wpg:grpSp>
                              <wpg:cNvPr id="7177" name="组合 7177"/>
                              <wpg:cNvGrpSpPr/>
                              <wpg:grpSpPr>
                                <a:xfrm>
                                  <a:off x="43286" y="77755"/>
                                  <a:ext cx="2658707" cy="1584788"/>
                                  <a:chOff x="43286" y="77755"/>
                                  <a:chExt cx="2658707" cy="1584788"/>
                                </a:xfrm>
                              </wpg:grpSpPr>
                              <pic:pic xmlns:pic="http://schemas.openxmlformats.org/drawingml/2006/picture">
                                <pic:nvPicPr>
                                  <pic:cNvPr id="7178" name="图片 7178"/>
                                  <pic:cNvPicPr>
                                    <a:picLocks noChangeAspect="1"/>
                                  </pic:cNvPicPr>
                                </pic:nvPicPr>
                                <pic:blipFill rotWithShape="1">
                                  <a:blip r:embed="rId16" cstate="print">
                                    <a:duotone>
                                      <a:schemeClr val="accent1">
                                        <a:shade val="45000"/>
                                        <a:satMod val="135000"/>
                                      </a:schemeClr>
                                      <a:prstClr val="white"/>
                                    </a:duotone>
                                    <a:extLst>
                                      <a:ext uri="{28A0092B-C50C-407E-A947-70E740481C1C}">
                                        <a14:useLocalDpi xmlns:a14="http://schemas.microsoft.com/office/drawing/2010/main" val="0"/>
                                      </a:ext>
                                    </a:extLst>
                                  </a:blip>
                                  <a:srcRect l="14238" t="11501" r="13577" b="22000"/>
                                  <a:stretch/>
                                </pic:blipFill>
                                <pic:spPr>
                                  <a:xfrm>
                                    <a:off x="43286" y="77755"/>
                                    <a:ext cx="2658707" cy="1584788"/>
                                  </a:xfrm>
                                  <a:prstGeom prst="rect">
                                    <a:avLst/>
                                  </a:prstGeom>
                                </pic:spPr>
                              </pic:pic>
                              <wps:wsp>
                                <wps:cNvPr id="7179" name="椭圆 7179"/>
                                <wps:cNvSpPr>
                                  <a:spLocks/>
                                </wps:cNvSpPr>
                                <wps:spPr>
                                  <a:xfrm>
                                    <a:off x="49282" y="1245373"/>
                                    <a:ext cx="90010" cy="54235"/>
                                  </a:xfrm>
                                  <a:prstGeom prst="ellipse">
                                    <a:avLst/>
                                  </a:prstGeom>
                                  <a:solidFill>
                                    <a:schemeClr val="accent1">
                                      <a:lumMod val="75000"/>
                                    </a:schemeClr>
                                  </a:solidFill>
                                  <a:ln>
                                    <a:noFill/>
                                  </a:ln>
                                  <a:scene3d>
                                    <a:camera prst="orthographicFront">
                                      <a:rot lat="1800000" lon="1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7183" name="矩形 7183"/>
                              <wps:cNvSpPr/>
                              <wps:spPr>
                                <a:xfrm>
                                  <a:off x="43286" y="130177"/>
                                  <a:ext cx="2592000" cy="1476000"/>
                                </a:xfrm>
                                <a:prstGeom prst="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4" name="椭圆 7184"/>
                              <wps:cNvSpPr/>
                              <wps:spPr>
                                <a:xfrm>
                                  <a:off x="1080120" y="802045"/>
                                  <a:ext cx="235796" cy="2357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5" name="椭圆 7185"/>
                              <wps:cNvSpPr/>
                              <wps:spPr>
                                <a:xfrm>
                                  <a:off x="1408683" y="862348"/>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7" name="椭圆 7187"/>
                              <wps:cNvSpPr/>
                              <wps:spPr>
                                <a:xfrm>
                                  <a:off x="1974796" y="0"/>
                                  <a:ext cx="611596" cy="6115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189" name="椭圆 7189"/>
                              <wps:cNvSpPr/>
                              <wps:spPr>
                                <a:xfrm>
                                  <a:off x="0" y="1138505"/>
                                  <a:ext cx="259376" cy="259376"/>
                                </a:xfrm>
                                <a:prstGeom prst="ellipse">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id="组合 12" o:spid="_x0000_s1026" style="width:181.65pt;height:113.3pt;mso-position-horizontal-relative:char;mso-position-vertical-relative:line" coordsize="27019,16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">
                      <v:group id="组合 7177" o:spid="_x0000_s1027" style="position:absolute;left:432;top:777;width:26587;height:15848" coordorigin="432,777" coordsize="26587,158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8QHfVxgAAAN0A&#10;AAAPAAAAAAAAAAAAAAAAAKoCAABkcnMvZG93bnJldi54bWxQSwUGAAAAAAQABAD6AAAAnQ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178" o:spid="_x0000_s1028" type="#_x0000_t75" style="position:absolute;left:432;top:777;width:26587;height:15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8JTDbFAAAA3QAAAA8AAABkcnMvZG93bnJldi54bWxET01rwkAQvQv9D8sUeqsbhWobXaWVthQC&#10;hkQPHsfsmIRmZ0N2TeK/7x4KHh/ve70dTSN66lxtWcFsGoEgLqyuuVRwPHw9v4JwHlljY5kU3MjB&#10;dvMwWWOs7cAZ9bkvRQhhF6OCyvs2ltIVFRl0U9sSB+5iO4M+wK6UusMhhJtGzqNoIQ3WHBoqbGlX&#10;UfGbX42CxKTj9+nl87ybvyUf2eF0zYZ0r9TT4/i+AuFp9Hfxv/tHK1jOlmFueBOegNz8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w2xQAAAN0AAAAPAAAAAAAAAAAAAAAA&#10;AJ8CAABkcnMvZG93bnJldi54bWxQSwUGAAAAAAQABAD3AAAAkQMAAAAA&#10;">
                          <v:imagedata r:id="rId17" o:title="" croptop="7537f" cropbottom="14418f" cropleft="9331f" cropright="8898f" recolortarget="#203957 [1444]"/>
                          <v:path arrowok="t"/>
                        </v:shape>
                        <v:oval id="椭圆 7179" o:spid="_x0000_s1029" style="position:absolute;left:492;top:12453;width:900;height: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y/McA&#10;AADdAAAADwAAAGRycy9kb3ducmV2LnhtbESPT2vCQBTE74V+h+UVvNWNOWhNXaUYhFwqai20t0f2&#10;NQlm34bs5k/99K5Q6HGYmd8wq81oatFT6yrLCmbTCARxbnXFhYLzx+75BYTzyBpry6Tglxxs1o8P&#10;K0y0HfhI/ckXIkDYJaig9L5JpHR5SQbd1DbEwfuxrUEfZFtI3eIQ4KaWcRTNpcGKw0KJDW1Lyi+n&#10;zihw8spDqve6u8Tv2WeKw/dXfFBq8jS+vYLwNPr/8F870woWs8US7m/C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ZsvzHAAAA3QAAAA8AAAAAAAAAAAAAAAAAmAIAAGRy&#10;cy9kb3ducmV2LnhtbFBLBQYAAAAABAAEAPUAAACMAwAAAAA=&#10;" fillcolor="#365f91 [2404]" stroked="f" strokeweight="2pt">
                          <v:path arrowok="t"/>
                        </v:oval>
                      </v:group>
                      <v:rect id="矩形 7183" o:spid="_x0000_s1030" style="position:absolute;left:432;top:1301;width:25920;height:14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KsUA&#10;AADdAAAADwAAAGRycy9kb3ducmV2LnhtbESPT2sCMRTE7wW/Q3iCt5pdCypbo6jYPx5rhdLb6+Z1&#10;s3TzsmyiWb+9KQgeh5n5DbNY9bYRZ+p87VhBPs5AEJdO11wpOH6+PM5B+ICssXFMCi7kYbUcPCyw&#10;0C7yB50PoRIJwr5ABSaEtpDSl4Ys+rFriZP36zqLIcmukrrDmOC2kZMsm0qLNacFgy1tDZV/h5NV&#10;wPz1g8doYp/v3zbfr3nczS5rpUbDfv0MIlAf7uFb+10rmOXzJ/h/k5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4qxQAAAN0AAAAPAAAAAAAAAAAAAAAAAJgCAABkcnMv&#10;ZG93bnJldi54bWxQSwUGAAAAAAQABAD1AAAAigMAAAAA&#10;" filled="f" strokecolor="gray [1629]" strokeweight="2pt"/>
                      <v:oval id="椭圆 7184" o:spid="_x0000_s1031" style="position:absolute;left:10801;top:8020;width:2358;height:2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eVMMA&#10;AADdAAAADwAAAGRycy9kb3ducmV2LnhtbESPS4vCMBSF94L/IVzB3ZhadJRqFBUGfKx84PrSXNti&#10;c1OajFZ/vREEl4fz+DjTeWNKcaPaFZYV9HsRCOLU6oIzBafj388YhPPIGkvLpOBBDuazdmuKibZ3&#10;3tPt4DMRRtglqCD3vkqkdGlOBl3PVsTBu9jaoA+yzqSu8R7GTSnjKPqVBgsOhBwrWuWUXg//JnB3&#10;y0Ecn+Pl8Fo+V1u8DCttN0p1O81iAsJT47/hT3utFYz64wG834QnIG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HeVMMAAADdAAAADwAAAAAAAAAAAAAAAACYAgAAZHJzL2Rv&#10;d25yZXYueG1sUEsFBgAAAAAEAAQA9QAAAIgDAAAAAA==&#10;" filled="f" strokecolor="red" strokeweight="2pt"/>
                      <v:oval id="椭圆 7185" o:spid="_x0000_s1032" style="position:absolute;left:14086;top:8623;width:2594;height:2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ROeMgA&#10;AADdAAAADwAAAGRycy9kb3ducmV2LnhtbESPT0/CQBTE7yZ+h80z8Wa3VVFSWYiBQLgQkD/K8dl9&#10;to3dt013oYVP75KQeJzMzG8yg1FnKnGkxpWWFSRRDII4s7rkXMF2M33og3AeWWNlmRScyMFoeHsz&#10;wFTblj/ouPa5CBB2KSoovK9TKV1WkEEX2Zo4eD+2MeiDbHKpG2wD3FTyMY5fpMGSw0KBNY0Lyn7X&#10;B6OgXq7O3zv8+mw3C0r2yWyvnybPSt3fde9vIDx1/j98bc+1gtek34PLm/AE5PA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hE54yAAAAN0AAAAPAAAAAAAAAAAAAAAAAJgCAABk&#10;cnMvZG93bnJldi54bWxQSwUGAAAAAAQABAD1AAAAjQMAAAAA&#10;" filled="f" strokecolor="#00b0f0" strokeweight="2pt"/>
                      <v:oval id="椭圆 7187" o:spid="_x0000_s1033" style="position:absolute;left:19747;width:6116;height:61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NAI8QA&#10;AADdAAAADwAAAGRycy9kb3ducmV2LnhtbESPzWrCQBSF90LfYbgFdzoxmCqpo9SAoHZVW7q+ZK5J&#10;MHMnZMYk+vROoeDycH4+zmozmFp01LrKsoLZNAJBnFtdcaHg53s3WYJwHlljbZkU3MjBZv0yWmGq&#10;bc9f1J18IcIIuxQVlN43qZQuL8mgm9qGOHhn2xr0QbaF1C32YdzUMo6iN2mw4kAosaGspPxyuprA&#10;/dzO4/g33iaX+p4d8Zw02h6UGr8OH+8gPA3+Gf5v77WCxWy5gL834Qn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jQCPEAAAA3QAAAA8AAAAAAAAAAAAAAAAAmAIAAGRycy9k&#10;b3ducmV2LnhtbFBLBQYAAAAABAAEAPUAAACJAwAAAAA=&#10;" filled="f" strokecolor="red" strokeweight="2pt"/>
                      <v:oval id="椭圆 7189" o:spid="_x0000_s1034" style="position:absolute;top:11385;width:2593;height:25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fcgA&#10;AADdAAAADwAAAGRycy9kb3ducmV2LnhtbESPQUvDQBSE70L/w/IK3uwmbdE0ZlOkRfEirW3VHp/Z&#10;ZxLMvg3ZbRP99a4geBxm5hsmWw6mEWfqXG1ZQTyJQBAXVtdcKjjs768SEM4ja2wsk4IvcrDMRxcZ&#10;ptr2/EznnS9FgLBLUUHlfZtK6YqKDLqJbYmD92E7gz7IrpS6wz7ATSOnUXQtDdYcFipsaVVR8bk7&#10;GQXtZvv9/oJvr/3+ieJj/HDUs/VcqcvxcHcLwtPg/8N/7Uet4CZOFvD7JjwBm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yUR9yAAAAN0AAAAPAAAAAAAAAAAAAAAAAJgCAABk&#10;cnMvZG93bnJldi54bWxQSwUGAAAAAAQABAD1AAAAjQMAAAAA&#10;" filled="f" strokecolor="#00b0f0" strokeweight="2pt"/>
                      <w10:anchorlock/>
                    </v:group>
                  </w:pict>
                </mc:Fallback>
              </mc:AlternateContent>
            </w:r>
          </w:p>
        </w:tc>
      </w:tr>
      <w:tr w:rsidR="00DC3371" w14:paraId="6DF73445" w14:textId="77777777" w:rsidTr="00DC3371">
        <w:tc>
          <w:tcPr>
            <w:tcW w:w="8522" w:type="dxa"/>
            <w:vAlign w:val="center"/>
          </w:tcPr>
          <w:p w14:paraId="39543161" w14:textId="129C0CAD" w:rsidR="00DC3371" w:rsidRPr="00DC3371" w:rsidRDefault="00DC3371" w:rsidP="00DC3371">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Pr>
                <w:rFonts w:ascii="Times New Roman" w:hAnsi="Times New Roman" w:cs="Times New Roman"/>
                <w:szCs w:val="24"/>
              </w:rPr>
              <w:t>2-7</w:t>
            </w:r>
            <w:r w:rsidRPr="00D11E62">
              <w:rPr>
                <w:rFonts w:ascii="Times New Roman" w:hAnsi="Times New Roman" w:cs="Times New Roman"/>
                <w:szCs w:val="24"/>
              </w:rPr>
              <w:t xml:space="preserve"> </w:t>
            </w:r>
            <w:r w:rsidRPr="00D11E62">
              <w:rPr>
                <w:rFonts w:ascii="Times New Roman" w:hAnsi="Times New Roman" w:cs="Times New Roman"/>
                <w:szCs w:val="24"/>
              </w:rPr>
              <w:t>根据轨迹密集区域判断捕捞轨迹区域</w:t>
            </w:r>
          </w:p>
        </w:tc>
      </w:tr>
    </w:tbl>
    <w:p w14:paraId="37E5E116" w14:textId="55401343" w:rsidR="00A4070B" w:rsidRDefault="007A0647" w:rsidP="0088685E">
      <w:pPr>
        <w:spacing w:line="300" w:lineRule="auto"/>
        <w:ind w:firstLine="420"/>
        <w:rPr>
          <w:rFonts w:ascii="Times New Roman" w:hAnsi="Times New Roman" w:cs="Times New Roman" w:hint="eastAsia"/>
          <w:szCs w:val="24"/>
        </w:rPr>
      </w:pPr>
      <w:r>
        <w:rPr>
          <w:rFonts w:ascii="Times New Roman" w:hAnsi="Times New Roman" w:cs="Times New Roman" w:hint="eastAsia"/>
          <w:szCs w:val="24"/>
        </w:rPr>
        <w:t>对单航次轨迹进行压缩，可能有助于去除航行中的轨迹叠加。本文</w:t>
      </w:r>
      <w:r>
        <w:rPr>
          <w:rFonts w:ascii="Times New Roman" w:hAnsi="Times New Roman" w:cs="Times New Roman"/>
          <w:szCs w:val="24"/>
        </w:rPr>
        <w:t>使用</w:t>
      </w:r>
      <w:r>
        <w:rPr>
          <w:rFonts w:ascii="Times New Roman" w:hAnsi="Times New Roman" w:cs="Times New Roman"/>
          <w:szCs w:val="24"/>
        </w:rPr>
        <w:t>Douglas-</w:t>
      </w:r>
      <w:proofErr w:type="spellStart"/>
      <w:r>
        <w:rPr>
          <w:rFonts w:ascii="Times New Roman" w:hAnsi="Times New Roman" w:cs="Times New Roman"/>
          <w:szCs w:val="24"/>
        </w:rPr>
        <w:t>Peucker</w:t>
      </w:r>
      <w:proofErr w:type="spellEnd"/>
      <w:r>
        <w:rPr>
          <w:rFonts w:ascii="Times New Roman" w:hAnsi="Times New Roman" w:cs="Times New Roman"/>
          <w:szCs w:val="24"/>
        </w:rPr>
        <w:t>算法</w:t>
      </w:r>
      <w:r w:rsidRPr="007A0647">
        <w:rPr>
          <w:rFonts w:ascii="Times New Roman" w:hAnsi="Times New Roman" w:cs="Times New Roman" w:hint="eastAsia"/>
          <w:szCs w:val="24"/>
          <w:vertAlign w:val="superscript"/>
        </w:rPr>
        <w:t>[</w:t>
      </w:r>
      <w:r>
        <w:rPr>
          <w:rStyle w:val="ae"/>
          <w:rFonts w:ascii="Times New Roman" w:hAnsi="Times New Roman" w:cs="Times New Roman"/>
          <w:szCs w:val="24"/>
        </w:rPr>
        <w:endnoteReference w:id="37"/>
      </w:r>
      <w:r w:rsidRPr="007A0647">
        <w:rPr>
          <w:rFonts w:ascii="Times New Roman" w:hAnsi="Times New Roman" w:cs="Times New Roman" w:hint="eastAsia"/>
          <w:szCs w:val="24"/>
          <w:vertAlign w:val="superscript"/>
        </w:rPr>
        <w:t>]</w:t>
      </w:r>
      <w:r>
        <w:rPr>
          <w:rFonts w:ascii="Times New Roman" w:hAnsi="Times New Roman" w:cs="Times New Roman"/>
          <w:szCs w:val="24"/>
        </w:rPr>
        <w:t>对</w:t>
      </w:r>
      <w:r>
        <w:rPr>
          <w:rFonts w:ascii="Times New Roman" w:hAnsi="Times New Roman" w:cs="Times New Roman"/>
          <w:szCs w:val="24"/>
        </w:rPr>
        <w:t>VMS</w:t>
      </w:r>
      <w:r>
        <w:rPr>
          <w:rFonts w:ascii="Times New Roman" w:hAnsi="Times New Roman" w:cs="Times New Roman"/>
          <w:szCs w:val="24"/>
        </w:rPr>
        <w:t>数据进行轨迹压缩</w:t>
      </w:r>
      <w:r>
        <w:rPr>
          <w:rFonts w:ascii="Times New Roman" w:hAnsi="Times New Roman" w:cs="Times New Roman" w:hint="eastAsia"/>
          <w:szCs w:val="24"/>
        </w:rPr>
        <w:t>。</w:t>
      </w:r>
      <w:r>
        <w:rPr>
          <w:rFonts w:ascii="Times New Roman" w:hAnsi="Times New Roman" w:cs="Times New Roman"/>
          <w:szCs w:val="24"/>
        </w:rPr>
        <w:t>它将垂直欧氏距离作为压缩误差，并与提前设好的阈值进行比较，</w:t>
      </w:r>
      <w:r w:rsidR="00BB1E2E">
        <w:rPr>
          <w:rFonts w:ascii="Times New Roman" w:hAnsi="Times New Roman" w:cs="Times New Roman" w:hint="eastAsia"/>
          <w:szCs w:val="24"/>
        </w:rPr>
        <w:t>当大于阈值时终止</w:t>
      </w:r>
      <w:r>
        <w:rPr>
          <w:rFonts w:ascii="Times New Roman" w:hAnsi="Times New Roman" w:cs="Times New Roman"/>
          <w:szCs w:val="24"/>
        </w:rPr>
        <w:t>轨迹压缩。图</w:t>
      </w:r>
      <w:r>
        <w:rPr>
          <w:rFonts w:ascii="Times New Roman" w:hAnsi="Times New Roman" w:cs="Times New Roman"/>
          <w:szCs w:val="24"/>
        </w:rPr>
        <w:t>2-8</w:t>
      </w:r>
      <w:r>
        <w:rPr>
          <w:rFonts w:ascii="Times New Roman" w:hAnsi="Times New Roman" w:cs="Times New Roman"/>
          <w:szCs w:val="24"/>
        </w:rPr>
        <w:t>是对航次数据</w:t>
      </w:r>
      <w:r w:rsidR="002466F3">
        <w:rPr>
          <w:rFonts w:ascii="Times New Roman" w:hAnsi="Times New Roman" w:cs="Times New Roman" w:hint="eastAsia"/>
          <w:szCs w:val="24"/>
        </w:rPr>
        <w:t>进行轨迹</w:t>
      </w:r>
      <w:r>
        <w:rPr>
          <w:rFonts w:ascii="Times New Roman" w:hAnsi="Times New Roman" w:cs="Times New Roman"/>
          <w:szCs w:val="24"/>
        </w:rPr>
        <w:t>压缩前后的效果</w:t>
      </w:r>
      <w:r w:rsidR="002466F3">
        <w:rPr>
          <w:rFonts w:ascii="Times New Roman" w:hAnsi="Times New Roman" w:cs="Times New Roman" w:hint="eastAsia"/>
          <w:szCs w:val="24"/>
        </w:rPr>
        <w:t>对照</w:t>
      </w:r>
      <w:r>
        <w:rPr>
          <w:rFonts w:ascii="Times New Roman" w:hAnsi="Times New Roman" w:cs="Times New Roman"/>
          <w:szCs w:val="24"/>
        </w:rPr>
        <w:t>。图</w:t>
      </w:r>
      <w:r>
        <w:rPr>
          <w:rFonts w:ascii="Times New Roman" w:hAnsi="Times New Roman" w:cs="Times New Roman"/>
          <w:szCs w:val="24"/>
        </w:rPr>
        <w:t>2-8</w:t>
      </w:r>
      <w:r w:rsidR="00BB1E2E">
        <w:rPr>
          <w:rFonts w:ascii="Times New Roman" w:hAnsi="Times New Roman" w:cs="Times New Roman" w:hint="eastAsia"/>
          <w:szCs w:val="24"/>
        </w:rPr>
        <w:t>(a)</w:t>
      </w:r>
      <w:r>
        <w:rPr>
          <w:rFonts w:ascii="Times New Roman" w:hAnsi="Times New Roman" w:cs="Times New Roman"/>
          <w:szCs w:val="24"/>
        </w:rPr>
        <w:t>是压缩前的折线图，共</w:t>
      </w:r>
      <w:r>
        <w:rPr>
          <w:rFonts w:ascii="Times New Roman" w:hAnsi="Times New Roman" w:cs="Times New Roman"/>
          <w:szCs w:val="24"/>
        </w:rPr>
        <w:t>7,183</w:t>
      </w:r>
      <w:r>
        <w:rPr>
          <w:rFonts w:ascii="Times New Roman" w:hAnsi="Times New Roman" w:cs="Times New Roman"/>
          <w:szCs w:val="24"/>
        </w:rPr>
        <w:t>条记录；图</w:t>
      </w:r>
      <w:r>
        <w:rPr>
          <w:rFonts w:ascii="Times New Roman" w:hAnsi="Times New Roman" w:cs="Times New Roman"/>
          <w:szCs w:val="24"/>
        </w:rPr>
        <w:t>2-8</w:t>
      </w:r>
      <w:r w:rsidR="00BB1E2E">
        <w:rPr>
          <w:rFonts w:ascii="Times New Roman" w:hAnsi="Times New Roman" w:cs="Times New Roman" w:hint="eastAsia"/>
          <w:szCs w:val="24"/>
        </w:rPr>
        <w:t>(b)</w:t>
      </w:r>
      <w:r>
        <w:rPr>
          <w:rFonts w:ascii="Times New Roman" w:hAnsi="Times New Roman" w:cs="Times New Roman"/>
          <w:szCs w:val="24"/>
        </w:rPr>
        <w:t>是阈值取</w:t>
      </w:r>
      <w:r>
        <w:rPr>
          <w:rFonts w:ascii="Times New Roman" w:hAnsi="Times New Roman" w:cs="Times New Roman"/>
          <w:szCs w:val="24"/>
        </w:rPr>
        <w:t>0.03</w:t>
      </w:r>
      <w:r>
        <w:rPr>
          <w:rFonts w:ascii="Times New Roman" w:hAnsi="Times New Roman" w:cs="Times New Roman"/>
          <w:szCs w:val="24"/>
        </w:rPr>
        <w:t>得到的压缩后的折线图，保留了</w:t>
      </w:r>
      <w:r>
        <w:rPr>
          <w:rFonts w:ascii="Times New Roman" w:hAnsi="Times New Roman" w:cs="Times New Roman"/>
          <w:szCs w:val="24"/>
        </w:rPr>
        <w:t>126</w:t>
      </w:r>
      <w:r>
        <w:rPr>
          <w:rFonts w:ascii="Times New Roman" w:hAnsi="Times New Roman" w:cs="Times New Roman"/>
          <w:szCs w:val="24"/>
        </w:rPr>
        <w:t>条记录。</w:t>
      </w:r>
    </w:p>
    <w:tbl>
      <w:tblPr>
        <w:tblStyle w:val="af3"/>
        <w:tblpPr w:leftFromText="180" w:rightFromText="180" w:vertAnchor="text" w:horzAnchor="margin"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2855"/>
        <w:gridCol w:w="2834"/>
      </w:tblGrid>
      <w:tr w:rsidR="00DC3371" w14:paraId="7B7B3312" w14:textId="77777777" w:rsidTr="007A0647">
        <w:trPr>
          <w:cantSplit/>
        </w:trPr>
        <w:tc>
          <w:tcPr>
            <w:tcW w:w="8522" w:type="dxa"/>
            <w:gridSpan w:val="3"/>
          </w:tcPr>
          <w:p w14:paraId="08DC0367" w14:textId="77777777" w:rsidR="00DC3371" w:rsidRDefault="00DC3371" w:rsidP="00DC3371">
            <w:pPr>
              <w:spacing w:line="300" w:lineRule="auto"/>
              <w:jc w:val="center"/>
              <w:rPr>
                <w:rFonts w:ascii="Times New Roman" w:hAnsi="Times New Roman" w:cs="Times New Roman"/>
                <w:szCs w:val="24"/>
              </w:rPr>
            </w:pPr>
            <w:r>
              <w:rPr>
                <w:rFonts w:ascii="Times New Roman" w:hAnsi="Times New Roman" w:cs="Times New Roman"/>
                <w:noProof/>
                <w:szCs w:val="24"/>
              </w:rPr>
              <w:drawing>
                <wp:inline distT="0" distB="0" distL="0" distR="0" wp14:anchorId="3B3D632C" wp14:editId="60BD9BB1">
                  <wp:extent cx="5295900" cy="2150737"/>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7612" t="3007" r="4734"/>
                          <a:stretch/>
                        </pic:blipFill>
                        <pic:spPr bwMode="auto">
                          <a:xfrm>
                            <a:off x="0" y="0"/>
                            <a:ext cx="5309221" cy="21561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C3371" w14:paraId="3E7390F8" w14:textId="77777777" w:rsidTr="007A0647">
        <w:trPr>
          <w:cantSplit/>
        </w:trPr>
        <w:tc>
          <w:tcPr>
            <w:tcW w:w="2837" w:type="dxa"/>
          </w:tcPr>
          <w:p w14:paraId="406343A2" w14:textId="668B5B40" w:rsidR="00DC3371" w:rsidRDefault="007A0647" w:rsidP="007A0647">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DC3371">
              <w:rPr>
                <w:rFonts w:ascii="Times New Roman" w:hAnsi="Times New Roman" w:cs="Times New Roman" w:hint="eastAsia"/>
                <w:szCs w:val="24"/>
              </w:rPr>
              <w:t>(a)</w:t>
            </w:r>
            <w:r>
              <w:rPr>
                <w:rFonts w:ascii="Times New Roman" w:hAnsi="Times New Roman" w:cs="Times New Roman"/>
                <w:szCs w:val="24"/>
              </w:rPr>
              <w:t xml:space="preserve"> </w:t>
            </w:r>
          </w:p>
        </w:tc>
        <w:tc>
          <w:tcPr>
            <w:tcW w:w="2848" w:type="dxa"/>
          </w:tcPr>
          <w:p w14:paraId="3B266EB3" w14:textId="0B388483" w:rsidR="00DC3371" w:rsidRDefault="007A0647" w:rsidP="007A0647">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c>
          <w:tcPr>
            <w:tcW w:w="2837" w:type="dxa"/>
          </w:tcPr>
          <w:p w14:paraId="4C71A27E" w14:textId="12405C66" w:rsidR="00DC3371" w:rsidRDefault="007A0647" w:rsidP="007A0647">
            <w:pPr>
              <w:spacing w:line="300" w:lineRule="auto"/>
              <w:ind w:firstLineChars="450" w:firstLine="1080"/>
              <w:rPr>
                <w:rFonts w:ascii="Times New Roman" w:hAnsi="Times New Roman" w:cs="Times New Roman"/>
                <w:szCs w:val="24"/>
              </w:rPr>
            </w:pPr>
            <w:r>
              <w:rPr>
                <w:rFonts w:ascii="Times New Roman" w:hAnsi="Times New Roman" w:cs="Times New Roman" w:hint="eastAsia"/>
                <w:szCs w:val="24"/>
              </w:rPr>
              <w:t>(c)</w:t>
            </w:r>
          </w:p>
        </w:tc>
      </w:tr>
      <w:tr w:rsidR="00DC3371" w14:paraId="301F48EC" w14:textId="77777777" w:rsidTr="007A0647">
        <w:trPr>
          <w:cantSplit/>
        </w:trPr>
        <w:tc>
          <w:tcPr>
            <w:tcW w:w="8522" w:type="dxa"/>
            <w:gridSpan w:val="3"/>
          </w:tcPr>
          <w:p w14:paraId="728D41B9" w14:textId="30F28588" w:rsidR="00DC3371" w:rsidRPr="00D11E62" w:rsidRDefault="00DC3371" w:rsidP="007A0647">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BB1E2E">
              <w:rPr>
                <w:rFonts w:ascii="Times New Roman" w:hAnsi="Times New Roman" w:cs="Times New Roman"/>
                <w:szCs w:val="24"/>
              </w:rPr>
              <w:t>2-8</w:t>
            </w:r>
            <w:r w:rsidRPr="00D11E62">
              <w:rPr>
                <w:rFonts w:ascii="Times New Roman" w:hAnsi="Times New Roman" w:cs="Times New Roman"/>
                <w:szCs w:val="24"/>
              </w:rPr>
              <w:t xml:space="preserve"> </w:t>
            </w:r>
            <w:r w:rsidRPr="00D11E62">
              <w:rPr>
                <w:rFonts w:ascii="Times New Roman" w:hAnsi="Times New Roman" w:cs="Times New Roman"/>
                <w:szCs w:val="24"/>
              </w:rPr>
              <w:t>利用</w:t>
            </w:r>
            <w:r w:rsidRPr="00D11E62">
              <w:rPr>
                <w:rFonts w:ascii="Times New Roman" w:hAnsi="Times New Roman" w:cs="Times New Roman"/>
                <w:szCs w:val="24"/>
              </w:rPr>
              <w:t>Douglas-</w:t>
            </w:r>
            <w:proofErr w:type="spellStart"/>
            <w:r w:rsidRPr="00D11E62">
              <w:rPr>
                <w:rFonts w:ascii="Times New Roman" w:hAnsi="Times New Roman" w:cs="Times New Roman"/>
                <w:szCs w:val="24"/>
              </w:rPr>
              <w:t>Peucker</w:t>
            </w:r>
            <w:proofErr w:type="spellEnd"/>
            <w:r w:rsidRPr="00D11E62">
              <w:rPr>
                <w:rFonts w:ascii="Times New Roman" w:hAnsi="Times New Roman" w:cs="Times New Roman"/>
                <w:szCs w:val="24"/>
              </w:rPr>
              <w:t>算法压缩轨迹数据的前后对照</w:t>
            </w:r>
            <w:r w:rsidR="007A0647">
              <w:rPr>
                <w:rFonts w:ascii="Times New Roman" w:hAnsi="Times New Roman" w:cs="Times New Roman" w:hint="eastAsia"/>
                <w:szCs w:val="24"/>
              </w:rPr>
              <w:t>(a)</w:t>
            </w:r>
            <w:r w:rsidR="007A0647" w:rsidRPr="00D11E62">
              <w:rPr>
                <w:rFonts w:ascii="Times New Roman" w:hAnsi="Times New Roman" w:cs="Times New Roman"/>
                <w:szCs w:val="24"/>
              </w:rPr>
              <w:t>压缩前折线图</w:t>
            </w:r>
            <w:r w:rsidR="007A0647">
              <w:rPr>
                <w:rFonts w:ascii="Times New Roman" w:hAnsi="Times New Roman" w:cs="Times New Roman" w:hint="eastAsia"/>
                <w:szCs w:val="24"/>
              </w:rPr>
              <w:t>(b)</w:t>
            </w:r>
            <w:r w:rsidR="007A0647" w:rsidRPr="00D11E62">
              <w:rPr>
                <w:rFonts w:ascii="Times New Roman" w:hAnsi="Times New Roman" w:cs="Times New Roman"/>
                <w:szCs w:val="24"/>
              </w:rPr>
              <w:t>压缩前折线图</w:t>
            </w:r>
            <w:r w:rsidR="007A0647">
              <w:rPr>
                <w:rFonts w:ascii="Times New Roman" w:hAnsi="Times New Roman" w:cs="Times New Roman" w:hint="eastAsia"/>
                <w:szCs w:val="24"/>
              </w:rPr>
              <w:t>(c)</w:t>
            </w:r>
            <w:r w:rsidR="007A0647" w:rsidRPr="00D11E62">
              <w:rPr>
                <w:rFonts w:ascii="Times New Roman" w:hAnsi="Times New Roman" w:cs="Times New Roman"/>
                <w:szCs w:val="24"/>
              </w:rPr>
              <w:t>压缩前折线图</w:t>
            </w:r>
          </w:p>
        </w:tc>
      </w:tr>
    </w:tbl>
    <w:p w14:paraId="733F3D67" w14:textId="5043B754" w:rsidR="00A4070B" w:rsidRPr="007A0647" w:rsidRDefault="007A0647" w:rsidP="007A0647">
      <w:pPr>
        <w:spacing w:line="360" w:lineRule="auto"/>
        <w:ind w:firstLine="420"/>
        <w:rPr>
          <w:rFonts w:ascii="Times New Roman" w:hAnsi="Times New Roman" w:cs="Times New Roman"/>
          <w:szCs w:val="24"/>
        </w:rPr>
      </w:pPr>
      <w:r>
        <w:rPr>
          <w:rFonts w:ascii="Times New Roman" w:hAnsi="Times New Roman" w:cs="Times New Roman"/>
          <w:szCs w:val="24"/>
        </w:rPr>
        <w:lastRenderedPageBreak/>
        <w:t>由于</w:t>
      </w:r>
      <w:r>
        <w:rPr>
          <w:rFonts w:ascii="Times New Roman" w:hAnsi="Times New Roman" w:cs="Times New Roman"/>
          <w:szCs w:val="24"/>
        </w:rPr>
        <w:t>Douglas-</w:t>
      </w:r>
      <w:proofErr w:type="spellStart"/>
      <w:r>
        <w:rPr>
          <w:rFonts w:ascii="Times New Roman" w:hAnsi="Times New Roman" w:cs="Times New Roman"/>
          <w:szCs w:val="24"/>
        </w:rPr>
        <w:t>Peucker</w:t>
      </w:r>
      <w:proofErr w:type="spellEnd"/>
      <w:r>
        <w:rPr>
          <w:rFonts w:ascii="Times New Roman" w:hAnsi="Times New Roman" w:cs="Times New Roman"/>
          <w:szCs w:val="24"/>
        </w:rPr>
        <w:t>算法是利用轨迹的转折程度进行压缩。当</w:t>
      </w:r>
      <w:r>
        <w:rPr>
          <w:rFonts w:ascii="Times New Roman" w:hAnsi="Times New Roman" w:cs="Times New Roman" w:hint="eastAsia"/>
          <w:szCs w:val="24"/>
        </w:rPr>
        <w:t>渔业船舶</w:t>
      </w:r>
      <w:r>
        <w:rPr>
          <w:rFonts w:ascii="Times New Roman" w:hAnsi="Times New Roman" w:cs="Times New Roman"/>
          <w:szCs w:val="24"/>
        </w:rPr>
        <w:t>沿直线航行时，数据压缩率较大；反之，当</w:t>
      </w:r>
      <w:r>
        <w:rPr>
          <w:rFonts w:ascii="Times New Roman" w:hAnsi="Times New Roman" w:cs="Times New Roman" w:hint="eastAsia"/>
          <w:szCs w:val="24"/>
        </w:rPr>
        <w:t>渔业船舶</w:t>
      </w:r>
      <w:r>
        <w:rPr>
          <w:rFonts w:ascii="Times New Roman" w:hAnsi="Times New Roman" w:cs="Times New Roman"/>
          <w:szCs w:val="24"/>
        </w:rPr>
        <w:t>轨迹曲折时，数据压缩率较低。对应</w:t>
      </w:r>
      <w:r>
        <w:rPr>
          <w:rFonts w:ascii="Times New Roman" w:hAnsi="Times New Roman" w:cs="Times New Roman" w:hint="eastAsia"/>
          <w:szCs w:val="24"/>
        </w:rPr>
        <w:t>到行为分类</w:t>
      </w:r>
      <w:r>
        <w:rPr>
          <w:rFonts w:ascii="Times New Roman" w:hAnsi="Times New Roman" w:cs="Times New Roman"/>
          <w:szCs w:val="24"/>
        </w:rPr>
        <w:t>上，航行行为数据大幅减少，而捕捞行为数据保留比例较大。图</w:t>
      </w:r>
      <w:r w:rsidR="002466F3">
        <w:rPr>
          <w:rFonts w:ascii="Times New Roman" w:hAnsi="Times New Roman" w:cs="Times New Roman"/>
          <w:szCs w:val="24"/>
        </w:rPr>
        <w:t>2-8</w:t>
      </w:r>
      <w:r w:rsidR="00BB1E2E">
        <w:rPr>
          <w:rFonts w:ascii="Times New Roman" w:hAnsi="Times New Roman" w:cs="Times New Roman" w:hint="eastAsia"/>
          <w:szCs w:val="24"/>
        </w:rPr>
        <w:t>(c)</w:t>
      </w:r>
      <w:r>
        <w:rPr>
          <w:rFonts w:ascii="Times New Roman" w:hAnsi="Times New Roman" w:cs="Times New Roman"/>
          <w:szCs w:val="24"/>
        </w:rPr>
        <w:t>的点图与图</w:t>
      </w:r>
      <w:r w:rsidR="002466F3">
        <w:rPr>
          <w:rFonts w:ascii="Times New Roman" w:hAnsi="Times New Roman" w:cs="Times New Roman"/>
          <w:szCs w:val="24"/>
        </w:rPr>
        <w:t>2-8</w:t>
      </w:r>
      <w:r w:rsidR="00BB1E2E">
        <w:rPr>
          <w:rFonts w:ascii="Times New Roman" w:hAnsi="Times New Roman" w:cs="Times New Roman" w:hint="eastAsia"/>
          <w:szCs w:val="24"/>
        </w:rPr>
        <w:t>(b)</w:t>
      </w:r>
      <w:r>
        <w:rPr>
          <w:rFonts w:ascii="Times New Roman" w:hAnsi="Times New Roman" w:cs="Times New Roman"/>
          <w:szCs w:val="24"/>
        </w:rPr>
        <w:t>折线图的数据相同，</w:t>
      </w:r>
      <w:r>
        <w:rPr>
          <w:rFonts w:ascii="Times New Roman" w:hAnsi="Times New Roman" w:cs="Times New Roman" w:hint="eastAsia"/>
          <w:szCs w:val="24"/>
        </w:rPr>
        <w:t>因此</w:t>
      </w:r>
      <w:r>
        <w:rPr>
          <w:rFonts w:ascii="Times New Roman" w:hAnsi="Times New Roman" w:cs="Times New Roman"/>
          <w:szCs w:val="24"/>
        </w:rPr>
        <w:t>图</w:t>
      </w:r>
      <w:r w:rsidR="002466F3">
        <w:rPr>
          <w:rFonts w:ascii="Times New Roman" w:hAnsi="Times New Roman" w:cs="Times New Roman"/>
          <w:szCs w:val="24"/>
        </w:rPr>
        <w:t>2-7</w:t>
      </w:r>
      <w:r>
        <w:rPr>
          <w:rFonts w:ascii="Times New Roman" w:hAnsi="Times New Roman" w:cs="Times New Roman"/>
          <w:szCs w:val="24"/>
        </w:rPr>
        <w:t>蓝色</w:t>
      </w:r>
      <w:proofErr w:type="gramStart"/>
      <w:r>
        <w:rPr>
          <w:rFonts w:ascii="Times New Roman" w:hAnsi="Times New Roman" w:cs="Times New Roman"/>
          <w:szCs w:val="24"/>
        </w:rPr>
        <w:t>圈注区域</w:t>
      </w:r>
      <w:proofErr w:type="gramEnd"/>
      <w:r>
        <w:rPr>
          <w:rFonts w:ascii="Times New Roman" w:hAnsi="Times New Roman" w:cs="Times New Roman"/>
          <w:szCs w:val="24"/>
        </w:rPr>
        <w:t>由于轨迹交叉造成局部轨迹复杂的问题已经基本解决。</w:t>
      </w:r>
    </w:p>
    <w:p w14:paraId="6FC9FD2A" w14:textId="5C15256F" w:rsidR="005223F5" w:rsidRPr="00CB0273" w:rsidRDefault="00CB0273" w:rsidP="0088685E">
      <w:pPr>
        <w:pStyle w:val="3"/>
        <w:keepNext w:val="0"/>
        <w:keepLines w:val="0"/>
        <w:numPr>
          <w:ilvl w:val="2"/>
          <w:numId w:val="20"/>
        </w:numPr>
        <w:spacing w:line="300" w:lineRule="auto"/>
      </w:pPr>
      <w:bookmarkStart w:id="35" w:name="_Toc508613004"/>
      <w:bookmarkStart w:id="36" w:name="_Toc508613077"/>
      <w:r>
        <w:rPr>
          <w:rFonts w:hint="eastAsia"/>
        </w:rPr>
        <w:t>数学形态学</w:t>
      </w:r>
      <w:bookmarkEnd w:id="35"/>
      <w:bookmarkEnd w:id="36"/>
    </w:p>
    <w:p w14:paraId="1DB3B4D9" w14:textId="77777777" w:rsidR="00BB1E2E" w:rsidRPr="00D11E62" w:rsidRDefault="00007DA5" w:rsidP="0088685E">
      <w:pPr>
        <w:spacing w:line="300" w:lineRule="auto"/>
        <w:rPr>
          <w:rFonts w:ascii="Times New Roman" w:hAnsi="Times New Roman" w:cs="Times New Roman"/>
          <w:szCs w:val="24"/>
        </w:rPr>
      </w:pPr>
      <w:r>
        <w:rPr>
          <w:rFonts w:asciiTheme="minorEastAsia" w:hAnsiTheme="minorEastAsia" w:hint="eastAsia"/>
          <w:szCs w:val="24"/>
        </w:rPr>
        <w:tab/>
      </w:r>
      <w:r w:rsidR="00BB1E2E">
        <w:rPr>
          <w:rFonts w:ascii="Times New Roman" w:hAnsi="Times New Roman" w:cs="Times New Roman"/>
          <w:szCs w:val="24"/>
        </w:rPr>
        <w:t>数学形态学是一种图像处理方法，包含四种基本运算：膨胀、腐蚀、开启和闭合。它利用一种被称为结构元素的算子对图像进行代数运算，适用于各种图像形状和结构的分析和处理。本模块利用单拖</w:t>
      </w:r>
      <w:r w:rsidR="00BB1E2E">
        <w:rPr>
          <w:rFonts w:ascii="Times New Roman" w:hAnsi="Times New Roman" w:cs="Times New Roman" w:hint="eastAsia"/>
          <w:szCs w:val="24"/>
        </w:rPr>
        <w:t>渔业船舶</w:t>
      </w:r>
      <w:r w:rsidR="00BB1E2E">
        <w:rPr>
          <w:rFonts w:ascii="Times New Roman" w:hAnsi="Times New Roman" w:cs="Times New Roman"/>
          <w:szCs w:val="24"/>
        </w:rPr>
        <w:t>的捕捞作业特点，对航次轨迹进行数学形态学处理，得到对应的捕捞轨迹区域，并以进出该区域的位置作为模块的输出，之间的轨迹就是待识别的捕捞行为。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BB1E2E" w14:paraId="4E0BF941" w14:textId="77777777" w:rsidTr="00AF4D00">
        <w:tc>
          <w:tcPr>
            <w:tcW w:w="8522" w:type="dxa"/>
            <w:vAlign w:val="center"/>
          </w:tcPr>
          <w:p w14:paraId="7DC3727C" w14:textId="5ADF93F6" w:rsidR="00BB1E2E" w:rsidRDefault="00BB1E2E" w:rsidP="00AF4D00">
            <w:pPr>
              <w:spacing w:line="300" w:lineRule="auto"/>
              <w:jc w:val="center"/>
              <w:rPr>
                <w:rFonts w:ascii="Times New Roman" w:hAnsi="Times New Roman" w:cs="Times New Roman"/>
                <w:szCs w:val="24"/>
              </w:rPr>
            </w:pPr>
            <w:r w:rsidRPr="00D11E62">
              <w:rPr>
                <w:rFonts w:ascii="Times New Roman" w:hAnsi="Times New Roman" w:cs="Times New Roman"/>
                <w:noProof/>
                <w:szCs w:val="24"/>
              </w:rPr>
              <w:drawing>
                <wp:inline distT="0" distB="0" distL="0" distR="0" wp14:anchorId="4E3C28D8" wp14:editId="74F7D68F">
                  <wp:extent cx="5109824" cy="3413052"/>
                  <wp:effectExtent l="0" t="0" r="0" b="0"/>
                  <wp:docPr id="7190" name="图片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9028" cy="3432558"/>
                          </a:xfrm>
                          <a:prstGeom prst="rect">
                            <a:avLst/>
                          </a:prstGeom>
                        </pic:spPr>
                      </pic:pic>
                    </a:graphicData>
                  </a:graphic>
                </wp:inline>
              </w:drawing>
            </w:r>
          </w:p>
        </w:tc>
      </w:tr>
      <w:tr w:rsidR="00BB1E2E" w14:paraId="3373FEBE" w14:textId="77777777" w:rsidTr="00AF4D00">
        <w:tc>
          <w:tcPr>
            <w:tcW w:w="8522" w:type="dxa"/>
            <w:vAlign w:val="center"/>
          </w:tcPr>
          <w:p w14:paraId="3C661658" w14:textId="3C249719" w:rsidR="00BB1E2E" w:rsidRPr="00BB1E2E" w:rsidRDefault="00BB1E2E" w:rsidP="00AF4D00">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002466F3">
              <w:rPr>
                <w:rFonts w:ascii="Times New Roman" w:hAnsi="Times New Roman" w:cs="Times New Roman"/>
                <w:szCs w:val="24"/>
              </w:rPr>
              <w:t>2-9</w:t>
            </w:r>
            <w:r w:rsidRPr="00D11E62">
              <w:rPr>
                <w:rFonts w:ascii="Times New Roman" w:hAnsi="Times New Roman" w:cs="Times New Roman"/>
                <w:szCs w:val="24"/>
              </w:rPr>
              <w:t xml:space="preserve"> </w:t>
            </w:r>
            <w:r>
              <w:rPr>
                <w:rFonts w:ascii="Times New Roman" w:hAnsi="Times New Roman" w:cs="Times New Roman"/>
                <w:szCs w:val="24"/>
              </w:rPr>
              <w:t>利用形态学方法识别捕捞区</w:t>
            </w:r>
            <w:r>
              <w:rPr>
                <w:rFonts w:ascii="Times New Roman" w:hAnsi="Times New Roman" w:cs="Times New Roman" w:hint="eastAsia"/>
                <w:szCs w:val="24"/>
              </w:rPr>
              <w:t>域</w:t>
            </w:r>
            <w:r>
              <w:rPr>
                <w:rFonts w:ascii="Times New Roman" w:hAnsi="Times New Roman" w:cs="Times New Roman" w:hint="eastAsia"/>
                <w:szCs w:val="24"/>
              </w:rPr>
              <w:t>(a)</w:t>
            </w:r>
            <w:r w:rsidR="00AF4D00">
              <w:rPr>
                <w:rFonts w:ascii="Times New Roman" w:hAnsi="Times New Roman" w:cs="Times New Roman" w:hint="eastAsia"/>
                <w:szCs w:val="24"/>
              </w:rPr>
              <w:t>将轨迹数据映射为图像</w:t>
            </w:r>
            <w:r>
              <w:rPr>
                <w:rFonts w:ascii="Times New Roman" w:hAnsi="Times New Roman" w:cs="Times New Roman" w:hint="eastAsia"/>
                <w:szCs w:val="24"/>
              </w:rPr>
              <w:t>(b)</w:t>
            </w:r>
            <w:r w:rsidR="00AF4D00" w:rsidRPr="00AF4D00">
              <w:rPr>
                <w:rFonts w:ascii="Times New Roman" w:hAnsi="Times New Roman" w:cs="Times New Roman"/>
                <w:szCs w:val="24"/>
              </w:rPr>
              <w:t>“</w:t>
            </w:r>
            <w:r w:rsidR="00AF4D00" w:rsidRPr="00AF4D00">
              <w:rPr>
                <w:rFonts w:ascii="Times New Roman" w:hAnsi="Times New Roman" w:cs="Times New Roman"/>
                <w:szCs w:val="24"/>
              </w:rPr>
              <w:t>腐蚀</w:t>
            </w:r>
            <w:r w:rsidR="00AF4D00" w:rsidRPr="00AF4D00">
              <w:rPr>
                <w:rFonts w:ascii="Times New Roman" w:hAnsi="Times New Roman" w:cs="Times New Roman"/>
                <w:szCs w:val="24"/>
              </w:rPr>
              <w:t>”</w:t>
            </w:r>
            <w:r w:rsidR="00AF4D00">
              <w:rPr>
                <w:rFonts w:ascii="Times New Roman" w:hAnsi="Times New Roman" w:cs="Times New Roman" w:hint="eastAsia"/>
                <w:szCs w:val="24"/>
              </w:rPr>
              <w:t>操作：使轨迹重叠区域联结成块</w:t>
            </w:r>
            <w:r>
              <w:rPr>
                <w:rFonts w:ascii="Times New Roman" w:hAnsi="Times New Roman" w:cs="Times New Roman" w:hint="eastAsia"/>
                <w:szCs w:val="24"/>
              </w:rPr>
              <w:t>(c)</w:t>
            </w:r>
            <w:r w:rsidR="00AF4D00" w:rsidRPr="00AF4D00">
              <w:rPr>
                <w:rFonts w:ascii="Times New Roman" w:hAnsi="Times New Roman" w:cs="Times New Roman"/>
                <w:szCs w:val="24"/>
              </w:rPr>
              <w:t>“</w:t>
            </w:r>
            <w:r w:rsidR="00AF4D00" w:rsidRPr="00AF4D00">
              <w:rPr>
                <w:rFonts w:ascii="Times New Roman" w:hAnsi="Times New Roman" w:cs="Times New Roman"/>
                <w:szCs w:val="24"/>
              </w:rPr>
              <w:t>膨胀</w:t>
            </w:r>
            <w:r w:rsidR="00AF4D00" w:rsidRPr="00AF4D00">
              <w:rPr>
                <w:rFonts w:ascii="Times New Roman" w:hAnsi="Times New Roman" w:cs="Times New Roman"/>
                <w:szCs w:val="24"/>
              </w:rPr>
              <w:t>”</w:t>
            </w:r>
            <w:r w:rsidR="00AF4D00">
              <w:rPr>
                <w:rFonts w:ascii="Times New Roman" w:hAnsi="Times New Roman" w:cs="Times New Roman" w:hint="eastAsia"/>
                <w:szCs w:val="24"/>
              </w:rPr>
              <w:t>操作：消除单航次中的航行轨迹</w:t>
            </w:r>
            <w:r>
              <w:rPr>
                <w:rFonts w:ascii="Times New Roman" w:hAnsi="Times New Roman" w:cs="Times New Roman" w:hint="eastAsia"/>
                <w:szCs w:val="24"/>
              </w:rPr>
              <w:t>(d)</w:t>
            </w:r>
            <w:r w:rsidR="00AF4D00" w:rsidRPr="00AF4D00">
              <w:rPr>
                <w:rFonts w:ascii="Times New Roman" w:hAnsi="Times New Roman" w:cs="Times New Roman"/>
                <w:szCs w:val="24"/>
              </w:rPr>
              <w:t>“</w:t>
            </w:r>
            <w:r w:rsidR="00AF4D00" w:rsidRPr="00AF4D00">
              <w:rPr>
                <w:rFonts w:ascii="Times New Roman" w:hAnsi="Times New Roman" w:cs="Times New Roman"/>
                <w:szCs w:val="24"/>
              </w:rPr>
              <w:t>腐蚀</w:t>
            </w:r>
            <w:r w:rsidR="00AF4D00" w:rsidRPr="00AF4D00">
              <w:rPr>
                <w:rFonts w:ascii="Times New Roman" w:hAnsi="Times New Roman" w:cs="Times New Roman"/>
                <w:szCs w:val="24"/>
              </w:rPr>
              <w:t>”</w:t>
            </w:r>
            <w:r w:rsidR="00AF4D00">
              <w:rPr>
                <w:rFonts w:ascii="Times New Roman" w:hAnsi="Times New Roman" w:cs="Times New Roman" w:hint="eastAsia"/>
                <w:szCs w:val="24"/>
              </w:rPr>
              <w:t>操作：放大捕捞区域</w:t>
            </w:r>
          </w:p>
        </w:tc>
      </w:tr>
    </w:tbl>
    <w:p w14:paraId="6FE5BBD0" w14:textId="53372246" w:rsidR="002466F3" w:rsidRPr="00D11E62" w:rsidRDefault="00AF4D00"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首先，将单航次轨迹记录可视化为图像，图像中的每个像素代表</w:t>
      </w:r>
      <w:r>
        <w:rPr>
          <w:rFonts w:ascii="Times New Roman" w:hAnsi="Times New Roman" w:cs="Times New Roman"/>
          <w:szCs w:val="24"/>
        </w:rPr>
        <w:t>1′</w:t>
      </w:r>
      <w:r>
        <w:rPr>
          <w:rFonts w:ascii="Times New Roman" w:hAnsi="Times New Roman" w:cs="Times New Roman"/>
          <w:szCs w:val="24"/>
        </w:rPr>
        <w:t>经度</w:t>
      </w:r>
      <w:r>
        <w:rPr>
          <w:rFonts w:ascii="Times New Roman" w:hAnsi="Times New Roman" w:cs="Times New Roman"/>
          <w:szCs w:val="24"/>
        </w:rPr>
        <w:t>×1′</w:t>
      </w:r>
      <w:r>
        <w:rPr>
          <w:rFonts w:ascii="Times New Roman" w:hAnsi="Times New Roman" w:cs="Times New Roman"/>
          <w:szCs w:val="24"/>
        </w:rPr>
        <w:t>纬度的区域，</w:t>
      </w:r>
      <w:r>
        <w:rPr>
          <w:rFonts w:ascii="Times New Roman" w:hAnsi="Times New Roman" w:cs="Times New Roman" w:hint="eastAsia"/>
          <w:szCs w:val="24"/>
        </w:rPr>
        <w:t>如图</w:t>
      </w:r>
      <w:r>
        <w:rPr>
          <w:rFonts w:ascii="Times New Roman" w:hAnsi="Times New Roman" w:cs="Times New Roman" w:hint="eastAsia"/>
          <w:szCs w:val="24"/>
        </w:rPr>
        <w:t>2-</w:t>
      </w:r>
      <w:r w:rsidR="002466F3">
        <w:rPr>
          <w:rFonts w:ascii="Times New Roman" w:hAnsi="Times New Roman" w:cs="Times New Roman" w:hint="eastAsia"/>
          <w:szCs w:val="24"/>
        </w:rPr>
        <w:t>9</w:t>
      </w:r>
      <w:r>
        <w:rPr>
          <w:rFonts w:ascii="Times New Roman" w:hAnsi="Times New Roman" w:cs="Times New Roman" w:hint="eastAsia"/>
          <w:szCs w:val="24"/>
        </w:rPr>
        <w:t>(a)</w:t>
      </w:r>
      <w:r>
        <w:rPr>
          <w:rFonts w:ascii="Times New Roman" w:hAnsi="Times New Roman" w:cs="Times New Roman" w:hint="eastAsia"/>
          <w:szCs w:val="24"/>
        </w:rPr>
        <w:t>。然后，</w:t>
      </w:r>
      <w:r>
        <w:rPr>
          <w:rFonts w:ascii="Times New Roman" w:hAnsi="Times New Roman" w:cs="Times New Roman"/>
          <w:szCs w:val="24"/>
        </w:rPr>
        <w:t>通过结构元素对图像进行</w:t>
      </w:r>
      <w:r w:rsidRPr="00F903E2">
        <w:rPr>
          <w:rFonts w:ascii="Times New Roman" w:eastAsia="宋体" w:hAnsi="Times New Roman" w:cs="Times New Roman"/>
          <w:szCs w:val="24"/>
        </w:rPr>
        <w:t>“</w:t>
      </w:r>
      <w:r>
        <w:rPr>
          <w:rFonts w:ascii="Times New Roman" w:hAnsi="Times New Roman" w:cs="Times New Roman"/>
          <w:szCs w:val="24"/>
        </w:rPr>
        <w:t>膨胀</w:t>
      </w:r>
      <w:r w:rsidRPr="00F903E2">
        <w:rPr>
          <w:rFonts w:ascii="Times New Roman" w:eastAsia="宋体" w:hAnsi="Times New Roman" w:cs="Times New Roman"/>
          <w:szCs w:val="24"/>
        </w:rPr>
        <w:t>”</w:t>
      </w:r>
      <w:r>
        <w:rPr>
          <w:rFonts w:ascii="Times New Roman" w:hAnsi="Times New Roman" w:cs="Times New Roman"/>
          <w:szCs w:val="24"/>
        </w:rPr>
        <w:t>与</w:t>
      </w:r>
      <w:r w:rsidRPr="00F903E2">
        <w:rPr>
          <w:rFonts w:ascii="Times New Roman" w:eastAsia="宋体" w:hAnsi="Times New Roman" w:cs="Times New Roman"/>
          <w:szCs w:val="24"/>
        </w:rPr>
        <w:t>“</w:t>
      </w:r>
      <w:r>
        <w:rPr>
          <w:rFonts w:ascii="Times New Roman" w:hAnsi="Times New Roman" w:cs="Times New Roman"/>
          <w:szCs w:val="24"/>
        </w:rPr>
        <w:t>腐蚀</w:t>
      </w:r>
      <w:r w:rsidRPr="00F903E2">
        <w:rPr>
          <w:rFonts w:ascii="Times New Roman" w:eastAsia="宋体" w:hAnsi="Times New Roman" w:cs="Times New Roman"/>
          <w:szCs w:val="24"/>
        </w:rPr>
        <w:t>”</w:t>
      </w:r>
      <w:r>
        <w:rPr>
          <w:rFonts w:ascii="Times New Roman" w:hAnsi="Times New Roman" w:cs="Times New Roman"/>
          <w:szCs w:val="24"/>
        </w:rPr>
        <w:t>操作</w:t>
      </w:r>
      <w:r w:rsidR="002466F3">
        <w:rPr>
          <w:rFonts w:ascii="Times New Roman" w:hAnsi="Times New Roman" w:cs="Times New Roman" w:hint="eastAsia"/>
          <w:szCs w:val="24"/>
        </w:rPr>
        <w:t>识别捕捞区域</w:t>
      </w:r>
      <w:r>
        <w:rPr>
          <w:rFonts w:ascii="Times New Roman" w:hAnsi="Times New Roman" w:cs="Times New Roman"/>
          <w:szCs w:val="24"/>
        </w:rPr>
        <w:t>。</w:t>
      </w:r>
      <w:proofErr w:type="gramStart"/>
      <w:r>
        <w:rPr>
          <w:rFonts w:ascii="Times New Roman" w:hAnsi="Times New Roman" w:cs="Times New Roman"/>
          <w:szCs w:val="24"/>
        </w:rPr>
        <w:t>令结构</w:t>
      </w:r>
      <w:proofErr w:type="gramEnd"/>
      <w:r>
        <w:rPr>
          <w:rFonts w:ascii="Times New Roman" w:hAnsi="Times New Roman" w:cs="Times New Roman"/>
          <w:szCs w:val="24"/>
        </w:rPr>
        <w:t>元素为</w:t>
      </w:r>
      <w:r w:rsidRPr="00F903E2">
        <w:rPr>
          <w:rFonts w:ascii="Times New Roman" w:eastAsia="宋体" w:hAnsi="Times New Roman" w:cs="Times New Roman"/>
          <w:szCs w:val="24"/>
        </w:rPr>
        <w:t>“</w:t>
      </w:r>
      <w:r>
        <w:rPr>
          <w:rFonts w:ascii="Times New Roman" w:hAnsi="Times New Roman" w:cs="Times New Roman"/>
          <w:szCs w:val="24"/>
        </w:rPr>
        <w:t>圆盘</w:t>
      </w:r>
      <w:r w:rsidRPr="00F903E2">
        <w:rPr>
          <w:rFonts w:ascii="Times New Roman" w:eastAsia="宋体" w:hAnsi="Times New Roman" w:cs="Times New Roman"/>
          <w:szCs w:val="24"/>
        </w:rPr>
        <w:t>”</w:t>
      </w:r>
      <w:r>
        <w:rPr>
          <w:rFonts w:ascii="Times New Roman" w:hAnsi="Times New Roman" w:cs="Times New Roman"/>
          <w:szCs w:val="24"/>
        </w:rPr>
        <w:t>，半径为</w:t>
      </w:r>
      <w:r>
        <w:rPr>
          <w:rFonts w:ascii="Times New Roman" w:hAnsi="Times New Roman" w:cs="Times New Roman"/>
          <w:szCs w:val="24"/>
        </w:rPr>
        <w:t>4</w:t>
      </w:r>
      <w:r>
        <w:rPr>
          <w:rFonts w:ascii="Times New Roman" w:hAnsi="Times New Roman" w:cs="Times New Roman"/>
          <w:szCs w:val="24"/>
        </w:rPr>
        <w:t>。</w:t>
      </w:r>
      <w:r w:rsidR="002466F3">
        <w:rPr>
          <w:rFonts w:ascii="Times New Roman" w:hAnsi="Times New Roman" w:cs="Times New Roman" w:hint="eastAsia"/>
          <w:szCs w:val="24"/>
        </w:rPr>
        <w:t>先</w:t>
      </w:r>
      <w:r>
        <w:rPr>
          <w:rFonts w:ascii="Times New Roman" w:hAnsi="Times New Roman" w:cs="Times New Roman" w:hint="eastAsia"/>
          <w:szCs w:val="24"/>
        </w:rPr>
        <w:t>通过</w:t>
      </w:r>
      <w:r w:rsidRPr="00AF4D00">
        <w:rPr>
          <w:rFonts w:ascii="Times New Roman" w:hAnsi="Times New Roman" w:cs="Times New Roman"/>
          <w:szCs w:val="24"/>
        </w:rPr>
        <w:t>“</w:t>
      </w:r>
      <w:r w:rsidRPr="00AF4D00">
        <w:rPr>
          <w:rFonts w:ascii="Times New Roman" w:hAnsi="Times New Roman" w:cs="Times New Roman"/>
          <w:szCs w:val="24"/>
        </w:rPr>
        <w:t>腐蚀</w:t>
      </w:r>
      <w:r w:rsidRPr="00AF4D00">
        <w:rPr>
          <w:rFonts w:ascii="Times New Roman" w:hAnsi="Times New Roman" w:cs="Times New Roman"/>
          <w:szCs w:val="24"/>
        </w:rPr>
        <w:t>”</w:t>
      </w:r>
      <w:r w:rsidRPr="00AF4D00">
        <w:rPr>
          <w:rFonts w:ascii="Times New Roman" w:hAnsi="Times New Roman" w:cs="Times New Roman"/>
          <w:szCs w:val="24"/>
        </w:rPr>
        <w:t>操作</w:t>
      </w:r>
      <w:r>
        <w:rPr>
          <w:rFonts w:ascii="Times New Roman" w:hAnsi="Times New Roman" w:cs="Times New Roman"/>
          <w:szCs w:val="24"/>
        </w:rPr>
        <w:t>将</w:t>
      </w:r>
      <w:r>
        <w:rPr>
          <w:rFonts w:ascii="Times New Roman" w:hAnsi="Times New Roman" w:cs="Times New Roman" w:hint="eastAsia"/>
          <w:szCs w:val="24"/>
        </w:rPr>
        <w:t>轨迹重叠区域联结</w:t>
      </w:r>
      <w:r>
        <w:rPr>
          <w:rFonts w:ascii="Times New Roman" w:hAnsi="Times New Roman" w:cs="Times New Roman"/>
          <w:szCs w:val="24"/>
        </w:rPr>
        <w:t>成</w:t>
      </w:r>
      <w:r>
        <w:rPr>
          <w:rFonts w:ascii="Times New Roman" w:hAnsi="Times New Roman" w:cs="Times New Roman" w:hint="eastAsia"/>
          <w:szCs w:val="24"/>
        </w:rPr>
        <w:t>块</w:t>
      </w:r>
      <w:r>
        <w:rPr>
          <w:rFonts w:ascii="Times New Roman" w:hAnsi="Times New Roman" w:cs="Times New Roman"/>
          <w:szCs w:val="24"/>
        </w:rPr>
        <w:t>，</w:t>
      </w:r>
      <w:r>
        <w:rPr>
          <w:rFonts w:ascii="Times New Roman" w:hAnsi="Times New Roman" w:cs="Times New Roman" w:hint="eastAsia"/>
          <w:szCs w:val="24"/>
        </w:rPr>
        <w:t>如</w:t>
      </w:r>
      <w:r>
        <w:rPr>
          <w:rFonts w:ascii="Times New Roman" w:hAnsi="Times New Roman" w:cs="Times New Roman"/>
          <w:szCs w:val="24"/>
        </w:rPr>
        <w:t>图</w:t>
      </w:r>
      <w:r>
        <w:rPr>
          <w:rFonts w:ascii="Times New Roman" w:hAnsi="Times New Roman" w:cs="Times New Roman"/>
          <w:szCs w:val="24"/>
        </w:rPr>
        <w:t>2-</w:t>
      </w:r>
      <w:r w:rsidR="002466F3">
        <w:rPr>
          <w:rFonts w:ascii="Times New Roman" w:hAnsi="Times New Roman" w:cs="Times New Roman"/>
          <w:szCs w:val="24"/>
        </w:rPr>
        <w:t>9</w:t>
      </w:r>
      <w:r>
        <w:rPr>
          <w:rFonts w:ascii="Times New Roman" w:hAnsi="Times New Roman" w:cs="Times New Roman"/>
          <w:szCs w:val="24"/>
        </w:rPr>
        <w:t xml:space="preserve"> (b)</w:t>
      </w:r>
      <w:r>
        <w:rPr>
          <w:rFonts w:ascii="Times New Roman" w:hAnsi="Times New Roman" w:cs="Times New Roman"/>
          <w:szCs w:val="24"/>
        </w:rPr>
        <w:t>；</w:t>
      </w:r>
      <w:r w:rsidR="002466F3">
        <w:rPr>
          <w:rFonts w:ascii="Times New Roman" w:hAnsi="Times New Roman" w:cs="Times New Roman" w:hint="eastAsia"/>
          <w:szCs w:val="24"/>
        </w:rPr>
        <w:t>再通过</w:t>
      </w:r>
      <w:r>
        <w:rPr>
          <w:rFonts w:ascii="Times New Roman" w:hAnsi="Times New Roman" w:cs="Times New Roman"/>
          <w:szCs w:val="24"/>
        </w:rPr>
        <w:t>“</w:t>
      </w:r>
      <w:r>
        <w:rPr>
          <w:rFonts w:ascii="Times New Roman" w:hAnsi="Times New Roman" w:cs="Times New Roman"/>
          <w:szCs w:val="24"/>
        </w:rPr>
        <w:t>扩张</w:t>
      </w:r>
      <w:r>
        <w:rPr>
          <w:rFonts w:ascii="Times New Roman" w:hAnsi="Times New Roman" w:cs="Times New Roman"/>
          <w:szCs w:val="24"/>
        </w:rPr>
        <w:t>”</w:t>
      </w:r>
      <w:r>
        <w:rPr>
          <w:rFonts w:ascii="Times New Roman" w:hAnsi="Times New Roman" w:cs="Times New Roman"/>
          <w:szCs w:val="24"/>
        </w:rPr>
        <w:t>操作</w:t>
      </w:r>
      <w:r>
        <w:rPr>
          <w:rFonts w:ascii="Times New Roman" w:hAnsi="Times New Roman" w:cs="Times New Roman" w:hint="eastAsia"/>
          <w:szCs w:val="24"/>
        </w:rPr>
        <w:t>消除</w:t>
      </w:r>
      <w:r w:rsidR="002466F3">
        <w:rPr>
          <w:rFonts w:ascii="Times New Roman" w:hAnsi="Times New Roman" w:cs="Times New Roman" w:hint="eastAsia"/>
          <w:szCs w:val="24"/>
        </w:rPr>
        <w:t>单航次中的航行轨迹</w:t>
      </w:r>
      <w:r w:rsidR="002466F3">
        <w:rPr>
          <w:rFonts w:ascii="Times New Roman" w:hAnsi="Times New Roman" w:cs="Times New Roman"/>
          <w:szCs w:val="24"/>
        </w:rPr>
        <w:t>，保留下的区域即为捕捞</w:t>
      </w:r>
      <w:r>
        <w:rPr>
          <w:rFonts w:ascii="Times New Roman" w:hAnsi="Times New Roman" w:cs="Times New Roman"/>
          <w:szCs w:val="24"/>
        </w:rPr>
        <w:t>区域的</w:t>
      </w:r>
      <w:r w:rsidRPr="00F903E2">
        <w:rPr>
          <w:rFonts w:ascii="Times New Roman" w:eastAsia="宋体" w:hAnsi="Times New Roman" w:cs="Times New Roman"/>
          <w:szCs w:val="24"/>
        </w:rPr>
        <w:t>“</w:t>
      </w:r>
      <w:r>
        <w:rPr>
          <w:rFonts w:ascii="Times New Roman" w:hAnsi="Times New Roman" w:cs="Times New Roman"/>
          <w:szCs w:val="24"/>
        </w:rPr>
        <w:t>核心</w:t>
      </w:r>
      <w:r w:rsidRPr="00F903E2">
        <w:rPr>
          <w:rFonts w:ascii="Times New Roman" w:eastAsia="宋体" w:hAnsi="Times New Roman" w:cs="Times New Roman"/>
          <w:szCs w:val="24"/>
        </w:rPr>
        <w:t>”</w:t>
      </w:r>
      <w:r w:rsidR="002466F3">
        <w:rPr>
          <w:rFonts w:ascii="Times New Roman" w:hAnsi="Times New Roman" w:cs="Times New Roman"/>
          <w:szCs w:val="24"/>
        </w:rPr>
        <w:t>，</w:t>
      </w:r>
      <w:r w:rsidR="002466F3">
        <w:rPr>
          <w:rFonts w:ascii="Times New Roman" w:hAnsi="Times New Roman" w:cs="Times New Roman" w:hint="eastAsia"/>
          <w:szCs w:val="24"/>
        </w:rPr>
        <w:t>如</w:t>
      </w:r>
      <w:r>
        <w:rPr>
          <w:rFonts w:ascii="Times New Roman" w:hAnsi="Times New Roman" w:cs="Times New Roman"/>
          <w:szCs w:val="24"/>
        </w:rPr>
        <w:t>图</w:t>
      </w:r>
      <w:r w:rsidR="002466F3">
        <w:rPr>
          <w:rFonts w:ascii="Times New Roman" w:hAnsi="Times New Roman" w:cs="Times New Roman"/>
          <w:szCs w:val="24"/>
        </w:rPr>
        <w:t>2-9</w:t>
      </w:r>
      <w:r>
        <w:rPr>
          <w:rFonts w:ascii="Times New Roman" w:hAnsi="Times New Roman" w:cs="Times New Roman"/>
          <w:szCs w:val="24"/>
        </w:rPr>
        <w:t xml:space="preserve"> (c)</w:t>
      </w:r>
      <w:r>
        <w:rPr>
          <w:rFonts w:ascii="Times New Roman" w:hAnsi="Times New Roman" w:cs="Times New Roman"/>
          <w:szCs w:val="24"/>
        </w:rPr>
        <w:t>；最后</w:t>
      </w:r>
      <w:r w:rsidR="002466F3">
        <w:rPr>
          <w:rFonts w:ascii="Times New Roman" w:hAnsi="Times New Roman" w:cs="Times New Roman"/>
          <w:szCs w:val="24"/>
        </w:rPr>
        <w:t>，</w:t>
      </w:r>
      <w:r w:rsidR="002466F3">
        <w:rPr>
          <w:rFonts w:ascii="Times New Roman" w:hAnsi="Times New Roman" w:cs="Times New Roman" w:hint="eastAsia"/>
          <w:szCs w:val="24"/>
        </w:rPr>
        <w:t>利用</w:t>
      </w:r>
      <w:r w:rsidR="002466F3">
        <w:rPr>
          <w:rFonts w:ascii="Times New Roman" w:hAnsi="Times New Roman" w:cs="Times New Roman"/>
          <w:szCs w:val="24"/>
        </w:rPr>
        <w:t>“</w:t>
      </w:r>
      <w:r>
        <w:rPr>
          <w:rFonts w:ascii="Times New Roman" w:hAnsi="Times New Roman" w:cs="Times New Roman"/>
          <w:szCs w:val="24"/>
        </w:rPr>
        <w:t>腐蚀</w:t>
      </w:r>
      <w:r w:rsidR="002466F3">
        <w:rPr>
          <w:rFonts w:ascii="Times New Roman" w:hAnsi="Times New Roman" w:cs="Times New Roman"/>
          <w:szCs w:val="24"/>
        </w:rPr>
        <w:t>”</w:t>
      </w:r>
      <w:r>
        <w:rPr>
          <w:rFonts w:ascii="Times New Roman" w:hAnsi="Times New Roman" w:cs="Times New Roman"/>
          <w:szCs w:val="24"/>
        </w:rPr>
        <w:t>操作将核</w:t>
      </w:r>
      <w:r w:rsidR="002466F3">
        <w:rPr>
          <w:rFonts w:ascii="Times New Roman" w:hAnsi="Times New Roman" w:cs="Times New Roman"/>
          <w:szCs w:val="24"/>
        </w:rPr>
        <w:t>心放</w:t>
      </w:r>
      <w:r w:rsidR="002466F3">
        <w:rPr>
          <w:rFonts w:ascii="Times New Roman" w:hAnsi="Times New Roman" w:cs="Times New Roman"/>
          <w:szCs w:val="24"/>
        </w:rPr>
        <w:lastRenderedPageBreak/>
        <w:t>大，</w:t>
      </w:r>
      <w:r w:rsidR="002466F3">
        <w:rPr>
          <w:rFonts w:ascii="Times New Roman" w:hAnsi="Times New Roman" w:cs="Times New Roman" w:hint="eastAsia"/>
          <w:szCs w:val="24"/>
        </w:rPr>
        <w:t>得到单航次的</w:t>
      </w:r>
      <w:r w:rsidR="002466F3">
        <w:rPr>
          <w:rFonts w:ascii="Times New Roman" w:hAnsi="Times New Roman" w:cs="Times New Roman"/>
          <w:szCs w:val="24"/>
        </w:rPr>
        <w:t>捕捞区域，</w:t>
      </w:r>
      <w:r w:rsidR="002466F3">
        <w:rPr>
          <w:rFonts w:ascii="Times New Roman" w:hAnsi="Times New Roman" w:cs="Times New Roman" w:hint="eastAsia"/>
          <w:szCs w:val="24"/>
        </w:rPr>
        <w:t>如</w:t>
      </w:r>
      <w:r>
        <w:rPr>
          <w:rFonts w:ascii="Times New Roman" w:hAnsi="Times New Roman" w:cs="Times New Roman"/>
          <w:szCs w:val="24"/>
        </w:rPr>
        <w:t>图</w:t>
      </w:r>
      <w:r>
        <w:rPr>
          <w:rFonts w:ascii="Times New Roman" w:hAnsi="Times New Roman" w:cs="Times New Roman"/>
          <w:szCs w:val="24"/>
        </w:rPr>
        <w:t>2-</w:t>
      </w:r>
      <w:r w:rsidR="002466F3">
        <w:rPr>
          <w:rFonts w:ascii="Times New Roman" w:hAnsi="Times New Roman" w:cs="Times New Roman"/>
          <w:szCs w:val="24"/>
        </w:rPr>
        <w:t>9</w:t>
      </w:r>
      <w:r>
        <w:rPr>
          <w:rFonts w:ascii="Times New Roman" w:hAnsi="Times New Roman" w:cs="Times New Roman"/>
          <w:szCs w:val="24"/>
        </w:rPr>
        <w:t xml:space="preserve"> (d)</w:t>
      </w:r>
      <w:r w:rsidR="002466F3">
        <w:rPr>
          <w:rFonts w:ascii="Times New Roman" w:hAnsi="Times New Roman" w:cs="Times New Roman" w:hint="eastAsia"/>
          <w:szCs w:val="24"/>
        </w:rPr>
        <w:t>所示</w:t>
      </w:r>
      <w:r>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466F3" w14:paraId="23E551A5" w14:textId="77777777" w:rsidTr="002466F3">
        <w:tc>
          <w:tcPr>
            <w:tcW w:w="8522" w:type="dxa"/>
            <w:vAlign w:val="center"/>
          </w:tcPr>
          <w:p w14:paraId="0071AC22" w14:textId="6331750B" w:rsidR="002466F3" w:rsidRDefault="00EF7680" w:rsidP="002466F3">
            <w:pPr>
              <w:spacing w:line="300" w:lineRule="auto"/>
              <w:jc w:val="center"/>
              <w:rPr>
                <w:rFonts w:ascii="Times New Roman" w:hAnsi="Times New Roman" w:cs="Times New Roman"/>
                <w:szCs w:val="24"/>
              </w:rPr>
            </w:pPr>
            <w:r>
              <w:rPr>
                <w:noProof/>
              </w:rPr>
              <w:drawing>
                <wp:inline distT="0" distB="0" distL="0" distR="0" wp14:anchorId="7B641344" wp14:editId="064EC448">
                  <wp:extent cx="3746835" cy="2895600"/>
                  <wp:effectExtent l="0" t="0" r="6350" b="0"/>
                  <wp:docPr id="7193" name="图片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51992" cy="2899585"/>
                          </a:xfrm>
                          <a:prstGeom prst="rect">
                            <a:avLst/>
                          </a:prstGeom>
                        </pic:spPr>
                      </pic:pic>
                    </a:graphicData>
                  </a:graphic>
                </wp:inline>
              </w:drawing>
            </w:r>
          </w:p>
        </w:tc>
      </w:tr>
      <w:tr w:rsidR="002466F3" w14:paraId="7415B181" w14:textId="77777777" w:rsidTr="002466F3">
        <w:tc>
          <w:tcPr>
            <w:tcW w:w="8522" w:type="dxa"/>
            <w:vAlign w:val="center"/>
          </w:tcPr>
          <w:p w14:paraId="2F79F0C0" w14:textId="51723AA7" w:rsidR="002466F3" w:rsidRPr="002466F3" w:rsidRDefault="002466F3" w:rsidP="002466F3">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2-1</w:t>
            </w:r>
            <w:r>
              <w:rPr>
                <w:rFonts w:ascii="Times New Roman" w:hAnsi="Times New Roman" w:cs="Times New Roman"/>
                <w:szCs w:val="24"/>
              </w:rPr>
              <w:t>0</w:t>
            </w:r>
            <w:r w:rsidRPr="00D11E62">
              <w:rPr>
                <w:rFonts w:ascii="Times New Roman" w:hAnsi="Times New Roman" w:cs="Times New Roman"/>
                <w:szCs w:val="24"/>
              </w:rPr>
              <w:t xml:space="preserve"> </w:t>
            </w:r>
            <w:r w:rsidRPr="00D11E62">
              <w:rPr>
                <w:rFonts w:ascii="Times New Roman" w:hAnsi="Times New Roman" w:cs="Times New Roman"/>
                <w:szCs w:val="24"/>
              </w:rPr>
              <w:t>完成捕捞区域识别的航次轨迹</w:t>
            </w:r>
          </w:p>
        </w:tc>
      </w:tr>
    </w:tbl>
    <w:p w14:paraId="18110745" w14:textId="6DAB6AC1" w:rsidR="002466F3" w:rsidRPr="002466F3" w:rsidRDefault="002466F3" w:rsidP="002466F3">
      <w:pPr>
        <w:spacing w:line="360" w:lineRule="auto"/>
        <w:ind w:firstLine="420"/>
        <w:rPr>
          <w:rFonts w:ascii="Times New Roman" w:hAnsi="Times New Roman" w:cs="Times New Roman"/>
          <w:szCs w:val="24"/>
        </w:rPr>
      </w:pPr>
      <w:bookmarkStart w:id="37" w:name="_Toc508613005"/>
      <w:bookmarkStart w:id="38" w:name="_Toc508613078"/>
      <w:r w:rsidRPr="002466F3">
        <w:rPr>
          <w:rFonts w:ascii="Times New Roman" w:hAnsi="Times New Roman" w:cs="Times New Roman"/>
          <w:szCs w:val="24"/>
        </w:rPr>
        <w:t>在</w:t>
      </w:r>
      <w:r>
        <w:rPr>
          <w:rFonts w:ascii="Times New Roman" w:hAnsi="Times New Roman" w:cs="Times New Roman"/>
          <w:szCs w:val="24"/>
        </w:rPr>
        <w:t>识别捕捞轨迹区域后，就可以完成捕捞行为的识别：对于</w:t>
      </w:r>
      <w:r>
        <w:rPr>
          <w:rFonts w:ascii="Times New Roman" w:hAnsi="Times New Roman" w:cs="Times New Roman" w:hint="eastAsia"/>
          <w:szCs w:val="24"/>
        </w:rPr>
        <w:t>单</w:t>
      </w:r>
      <w:r w:rsidRPr="002466F3">
        <w:rPr>
          <w:rFonts w:ascii="Times New Roman" w:hAnsi="Times New Roman" w:cs="Times New Roman"/>
          <w:szCs w:val="24"/>
        </w:rPr>
        <w:t>航次而言，</w:t>
      </w:r>
      <w:r>
        <w:rPr>
          <w:rFonts w:ascii="Times New Roman" w:hAnsi="Times New Roman" w:cs="Times New Roman" w:hint="eastAsia"/>
          <w:szCs w:val="24"/>
        </w:rPr>
        <w:t>将</w:t>
      </w:r>
      <w:r w:rsidRPr="002466F3">
        <w:rPr>
          <w:rFonts w:ascii="Times New Roman" w:hAnsi="Times New Roman" w:cs="Times New Roman"/>
          <w:szCs w:val="24"/>
        </w:rPr>
        <w:t>捕捞轨迹区域内的轨迹视为</w:t>
      </w:r>
      <w:r w:rsidRPr="002466F3">
        <w:rPr>
          <w:rFonts w:ascii="Times New Roman" w:hAnsi="Times New Roman" w:cs="Times New Roman" w:hint="eastAsia"/>
          <w:szCs w:val="24"/>
        </w:rPr>
        <w:t>渔业船舶</w:t>
      </w:r>
      <w:r w:rsidRPr="002466F3">
        <w:rPr>
          <w:rFonts w:ascii="Times New Roman" w:hAnsi="Times New Roman" w:cs="Times New Roman"/>
          <w:szCs w:val="24"/>
        </w:rPr>
        <w:t>的捕捞行为，其余轨迹视为航行行为。图</w:t>
      </w:r>
      <w:r>
        <w:rPr>
          <w:rFonts w:ascii="Times New Roman" w:hAnsi="Times New Roman" w:cs="Times New Roman"/>
          <w:szCs w:val="24"/>
        </w:rPr>
        <w:t>2-10</w:t>
      </w:r>
      <w:r>
        <w:rPr>
          <w:rFonts w:ascii="Times New Roman" w:hAnsi="Times New Roman" w:cs="Times New Roman"/>
          <w:szCs w:val="24"/>
        </w:rPr>
        <w:t>中灰色区域是该航次通过数学形态学识别出的捕捞</w:t>
      </w:r>
      <w:r w:rsidRPr="002466F3">
        <w:rPr>
          <w:rFonts w:ascii="Times New Roman" w:hAnsi="Times New Roman" w:cs="Times New Roman"/>
          <w:szCs w:val="24"/>
        </w:rPr>
        <w:t>区域，</w:t>
      </w:r>
      <w:r w:rsidRPr="002466F3">
        <w:rPr>
          <w:rFonts w:ascii="Times New Roman" w:hAnsi="Times New Roman" w:cs="Times New Roman"/>
          <w:szCs w:val="24"/>
        </w:rPr>
        <w:t>AB</w:t>
      </w:r>
      <w:r w:rsidRPr="002466F3">
        <w:rPr>
          <w:rFonts w:ascii="Times New Roman" w:hAnsi="Times New Roman" w:cs="Times New Roman"/>
          <w:szCs w:val="24"/>
        </w:rPr>
        <w:t>两点是</w:t>
      </w:r>
      <w:r w:rsidRPr="002466F3">
        <w:rPr>
          <w:rFonts w:ascii="Times New Roman" w:hAnsi="Times New Roman" w:cs="Times New Roman" w:hint="eastAsia"/>
          <w:szCs w:val="24"/>
        </w:rPr>
        <w:t>一次</w:t>
      </w:r>
      <w:r w:rsidRPr="002466F3">
        <w:rPr>
          <w:rFonts w:ascii="Times New Roman" w:hAnsi="Times New Roman" w:cs="Times New Roman"/>
          <w:szCs w:val="24"/>
        </w:rPr>
        <w:t>捕捞行为的起点和终点。</w:t>
      </w:r>
    </w:p>
    <w:p w14:paraId="6F56F7D1" w14:textId="31C1196F" w:rsidR="00BB0A96" w:rsidRPr="00B5588E" w:rsidRDefault="007C5AD9" w:rsidP="0088685E">
      <w:pPr>
        <w:pStyle w:val="2"/>
        <w:keepNext w:val="0"/>
        <w:keepLines w:val="0"/>
        <w:numPr>
          <w:ilvl w:val="1"/>
          <w:numId w:val="20"/>
        </w:numPr>
        <w:spacing w:line="300" w:lineRule="auto"/>
      </w:pPr>
      <w:r>
        <w:rPr>
          <w:rFonts w:hint="eastAsia"/>
        </w:rPr>
        <w:t>结果验证</w:t>
      </w:r>
      <w:r w:rsidR="00EC2753">
        <w:rPr>
          <w:rFonts w:hint="eastAsia"/>
        </w:rPr>
        <w:t>与分析</w:t>
      </w:r>
      <w:bookmarkEnd w:id="37"/>
      <w:bookmarkEnd w:id="38"/>
    </w:p>
    <w:p w14:paraId="1A0F733F" w14:textId="5ADA7FB8" w:rsidR="002466F3" w:rsidRPr="002466F3" w:rsidRDefault="002466F3" w:rsidP="002466F3">
      <w:pPr>
        <w:spacing w:line="360" w:lineRule="auto"/>
        <w:ind w:firstLine="420"/>
        <w:rPr>
          <w:rFonts w:ascii="Times New Roman" w:hAnsi="Times New Roman" w:cs="Times New Roman"/>
          <w:szCs w:val="24"/>
        </w:rPr>
      </w:pPr>
      <w:bookmarkStart w:id="39" w:name="_Toc508613006"/>
      <w:bookmarkStart w:id="40" w:name="_Toc508613079"/>
      <w:r w:rsidRPr="002466F3">
        <w:rPr>
          <w:rFonts w:ascii="Times New Roman" w:hAnsi="Times New Roman" w:cs="Times New Roman"/>
          <w:szCs w:val="24"/>
        </w:rPr>
        <w:t>为了验证算法的准确性，</w:t>
      </w:r>
      <w:r w:rsidRPr="002466F3">
        <w:rPr>
          <w:rFonts w:ascii="Times New Roman" w:hAnsi="Times New Roman" w:cs="Times New Roman" w:hint="eastAsia"/>
          <w:szCs w:val="24"/>
        </w:rPr>
        <w:t>本文统计捕捞行为记录的持续时间</w:t>
      </w:r>
      <w:r w:rsidR="00EF7680">
        <w:rPr>
          <w:rFonts w:ascii="Times New Roman" w:hAnsi="Times New Roman" w:cs="Times New Roman" w:hint="eastAsia"/>
          <w:szCs w:val="24"/>
        </w:rPr>
        <w:t>和航行距离</w:t>
      </w:r>
      <w:r w:rsidRPr="002466F3">
        <w:rPr>
          <w:rFonts w:ascii="Times New Roman" w:hAnsi="Times New Roman" w:cs="Times New Roman" w:hint="eastAsia"/>
          <w:szCs w:val="24"/>
        </w:rPr>
        <w:t>，</w:t>
      </w:r>
      <w:r w:rsidR="00EF7680">
        <w:rPr>
          <w:rFonts w:ascii="Times New Roman" w:hAnsi="Times New Roman" w:cs="Times New Roman" w:hint="eastAsia"/>
          <w:szCs w:val="24"/>
        </w:rPr>
        <w:t>并与</w:t>
      </w:r>
      <w:proofErr w:type="gramStart"/>
      <w:r w:rsidRPr="002466F3">
        <w:rPr>
          <w:rFonts w:ascii="Times New Roman" w:hAnsi="Times New Roman" w:cs="Times New Roman"/>
          <w:szCs w:val="24"/>
        </w:rPr>
        <w:t>与</w:t>
      </w:r>
      <w:proofErr w:type="gramEnd"/>
      <w:r w:rsidRPr="002466F3">
        <w:rPr>
          <w:rFonts w:ascii="Times New Roman" w:hAnsi="Times New Roman" w:cs="Times New Roman"/>
          <w:szCs w:val="24"/>
        </w:rPr>
        <w:t>渔业产量进行了对比。</w:t>
      </w:r>
      <w:r w:rsidRPr="002466F3">
        <w:rPr>
          <w:rFonts w:ascii="Times New Roman" w:hAnsi="Times New Roman" w:cs="Times New Roman" w:hint="eastAsia"/>
          <w:szCs w:val="24"/>
        </w:rPr>
        <w:t>进而，将所有单拖渔业船舶的每个</w:t>
      </w:r>
      <w:r w:rsidRPr="002466F3">
        <w:rPr>
          <w:rFonts w:ascii="Times New Roman" w:hAnsi="Times New Roman" w:cs="Times New Roman"/>
          <w:szCs w:val="24"/>
        </w:rPr>
        <w:t>季度的</w:t>
      </w:r>
      <w:r w:rsidRPr="002466F3">
        <w:rPr>
          <w:rFonts w:ascii="Times New Roman" w:hAnsi="Times New Roman" w:cs="Times New Roman" w:hint="eastAsia"/>
          <w:szCs w:val="24"/>
        </w:rPr>
        <w:t>捕捞区域进行叠加形成</w:t>
      </w:r>
      <w:r w:rsidRPr="002466F3">
        <w:rPr>
          <w:rFonts w:ascii="Times New Roman" w:hAnsi="Times New Roman" w:cs="Times New Roman"/>
          <w:szCs w:val="24"/>
        </w:rPr>
        <w:t>捕捞区</w:t>
      </w:r>
      <w:r w:rsidRPr="002466F3">
        <w:rPr>
          <w:rFonts w:ascii="Times New Roman" w:hAnsi="Times New Roman" w:cs="Times New Roman" w:hint="eastAsia"/>
          <w:szCs w:val="24"/>
        </w:rPr>
        <w:t>域</w:t>
      </w:r>
      <w:r w:rsidRPr="002466F3">
        <w:rPr>
          <w:rFonts w:ascii="Times New Roman" w:hAnsi="Times New Roman" w:cs="Times New Roman"/>
          <w:szCs w:val="24"/>
        </w:rPr>
        <w:t>热度图，分析捕捞区域的变化规律。</w:t>
      </w:r>
    </w:p>
    <w:p w14:paraId="0E337F0E" w14:textId="2328DC89" w:rsidR="003A1F6C" w:rsidRPr="00067336" w:rsidRDefault="00067336" w:rsidP="0088685E">
      <w:pPr>
        <w:pStyle w:val="3"/>
        <w:keepNext w:val="0"/>
        <w:keepLines w:val="0"/>
        <w:numPr>
          <w:ilvl w:val="2"/>
          <w:numId w:val="20"/>
        </w:numPr>
        <w:spacing w:line="300" w:lineRule="auto"/>
      </w:pPr>
      <w:r>
        <w:rPr>
          <w:rFonts w:hint="eastAsia"/>
        </w:rPr>
        <w:t>结果验证</w:t>
      </w:r>
      <w:bookmarkEnd w:id="39"/>
      <w:bookmarkEnd w:id="40"/>
    </w:p>
    <w:p w14:paraId="16BF9959" w14:textId="4176A947" w:rsidR="00EA44AF" w:rsidRPr="00D11E62" w:rsidRDefault="00DD6BB1" w:rsidP="0088685E">
      <w:pPr>
        <w:spacing w:line="300" w:lineRule="auto"/>
        <w:rPr>
          <w:rFonts w:ascii="Times New Roman" w:hAnsi="Times New Roman" w:cs="Times New Roman"/>
          <w:szCs w:val="24"/>
        </w:rPr>
      </w:pPr>
      <w:r>
        <w:rPr>
          <w:rFonts w:asciiTheme="minorEastAsia" w:hAnsiTheme="minorEastAsia" w:hint="eastAsia"/>
          <w:szCs w:val="24"/>
        </w:rPr>
        <w:tab/>
      </w:r>
      <w:r w:rsidR="00DA4997" w:rsidRPr="00D11E62">
        <w:rPr>
          <w:rFonts w:ascii="Times New Roman" w:hAnsi="Times New Roman" w:cs="Times New Roman"/>
          <w:szCs w:val="24"/>
        </w:rPr>
        <w:t>由于渔业产量与捕捞</w:t>
      </w:r>
      <w:r w:rsidR="00067336" w:rsidRPr="00D11E62">
        <w:rPr>
          <w:rFonts w:ascii="Times New Roman" w:hAnsi="Times New Roman" w:cs="Times New Roman"/>
          <w:szCs w:val="24"/>
        </w:rPr>
        <w:t>时间和捕捞距离</w:t>
      </w:r>
      <w:r w:rsidR="00DA4997" w:rsidRPr="00D11E62">
        <w:rPr>
          <w:rFonts w:ascii="Times New Roman" w:hAnsi="Times New Roman" w:cs="Times New Roman"/>
          <w:szCs w:val="24"/>
        </w:rPr>
        <w:t>息息相关，</w:t>
      </w:r>
      <w:r w:rsidR="00305918">
        <w:rPr>
          <w:rFonts w:ascii="Times New Roman" w:hAnsi="Times New Roman" w:cs="Times New Roman"/>
          <w:szCs w:val="24"/>
        </w:rPr>
        <w:t>可以通过计算两者的相关性</w:t>
      </w:r>
      <w:r w:rsidR="00305918">
        <w:rPr>
          <w:rFonts w:ascii="Times New Roman" w:hAnsi="Times New Roman" w:cs="Times New Roman" w:hint="eastAsia"/>
          <w:szCs w:val="24"/>
        </w:rPr>
        <w:t>验证捕捞行为的识别准确率</w:t>
      </w:r>
      <w:r w:rsidR="00067336" w:rsidRPr="00D11E62">
        <w:rPr>
          <w:rFonts w:ascii="Times New Roman" w:hAnsi="Times New Roman" w:cs="Times New Roman"/>
          <w:szCs w:val="24"/>
        </w:rPr>
        <w:t>。</w:t>
      </w:r>
      <w:r w:rsidR="00305918">
        <w:rPr>
          <w:rFonts w:ascii="Times New Roman" w:hAnsi="Times New Roman" w:cs="Times New Roman" w:hint="eastAsia"/>
          <w:szCs w:val="24"/>
        </w:rPr>
        <w:t>本文</w:t>
      </w:r>
      <w:r w:rsidR="00165310" w:rsidRPr="00D11E62">
        <w:rPr>
          <w:rFonts w:ascii="Times New Roman" w:hAnsi="Times New Roman" w:cs="Times New Roman"/>
          <w:szCs w:val="24"/>
        </w:rPr>
        <w:t>根据渔业数据的发布周期</w:t>
      </w:r>
      <w:r w:rsidR="00067336" w:rsidRPr="00D11E62">
        <w:rPr>
          <w:rFonts w:ascii="Times New Roman" w:hAnsi="Times New Roman" w:cs="Times New Roman"/>
          <w:szCs w:val="24"/>
        </w:rPr>
        <w:t>，按月统计了</w:t>
      </w:r>
      <w:r w:rsidR="006E2618">
        <w:rPr>
          <w:rFonts w:ascii="Times New Roman" w:hAnsi="Times New Roman" w:cs="Times New Roman"/>
          <w:szCs w:val="24"/>
        </w:rPr>
        <w:t>渔业船舶</w:t>
      </w:r>
      <w:r w:rsidR="00067336" w:rsidRPr="00D11E62">
        <w:rPr>
          <w:rFonts w:ascii="Times New Roman" w:hAnsi="Times New Roman" w:cs="Times New Roman"/>
          <w:szCs w:val="24"/>
        </w:rPr>
        <w:t>的</w:t>
      </w:r>
      <w:r w:rsidR="00165310" w:rsidRPr="00D11E62">
        <w:rPr>
          <w:rFonts w:ascii="Times New Roman" w:hAnsi="Times New Roman" w:cs="Times New Roman"/>
          <w:szCs w:val="24"/>
        </w:rPr>
        <w:t>捕捞时间</w:t>
      </w:r>
      <w:r w:rsidR="00067336" w:rsidRPr="00D11E62">
        <w:rPr>
          <w:rFonts w:ascii="Times New Roman" w:hAnsi="Times New Roman" w:cs="Times New Roman"/>
          <w:szCs w:val="24"/>
        </w:rPr>
        <w:t>和捕捞距离</w:t>
      </w:r>
      <w:r w:rsidR="00165310" w:rsidRPr="00D11E62">
        <w:rPr>
          <w:rFonts w:ascii="Times New Roman" w:hAnsi="Times New Roman" w:cs="Times New Roman"/>
          <w:szCs w:val="24"/>
        </w:rPr>
        <w:t>，与浙江省温州市海洋渔业救助中心记录的渔业产量数据进行对比</w:t>
      </w:r>
      <w:r w:rsidR="00305918">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A44AF" w14:paraId="0FF552A5" w14:textId="77777777" w:rsidTr="00EA44AF">
        <w:tc>
          <w:tcPr>
            <w:tcW w:w="8522" w:type="dxa"/>
            <w:gridSpan w:val="2"/>
            <w:vAlign w:val="center"/>
          </w:tcPr>
          <w:p w14:paraId="0E9F4A62" w14:textId="17643BAA" w:rsidR="00EA44AF" w:rsidRDefault="00EA44AF" w:rsidP="00EA44AF">
            <w:pPr>
              <w:spacing w:line="300" w:lineRule="auto"/>
              <w:jc w:val="center"/>
              <w:rPr>
                <w:rFonts w:ascii="Times New Roman" w:hAnsi="Times New Roman" w:cs="Times New Roman"/>
                <w:szCs w:val="24"/>
              </w:rPr>
            </w:pPr>
            <w:r>
              <w:rPr>
                <w:noProof/>
              </w:rPr>
              <w:lastRenderedPageBreak/>
              <w:drawing>
                <wp:inline distT="0" distB="0" distL="0" distR="0" wp14:anchorId="7B51A4C6" wp14:editId="2B7DD231">
                  <wp:extent cx="5267325" cy="2246538"/>
                  <wp:effectExtent l="0" t="0" r="0" b="1905"/>
                  <wp:docPr id="7197" name="图片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67325" cy="2246538"/>
                          </a:xfrm>
                          <a:prstGeom prst="rect">
                            <a:avLst/>
                          </a:prstGeom>
                        </pic:spPr>
                      </pic:pic>
                    </a:graphicData>
                  </a:graphic>
                </wp:inline>
              </w:drawing>
            </w:r>
          </w:p>
        </w:tc>
      </w:tr>
      <w:tr w:rsidR="00EA44AF" w14:paraId="36D0E620" w14:textId="77777777" w:rsidTr="00EA44AF">
        <w:tc>
          <w:tcPr>
            <w:tcW w:w="4261" w:type="dxa"/>
            <w:vAlign w:val="center"/>
          </w:tcPr>
          <w:p w14:paraId="51704188" w14:textId="0E43DFE4" w:rsidR="00EA44AF" w:rsidRDefault="00EA44AF" w:rsidP="00EA44AF">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5A8EE415" w14:textId="20F773E3" w:rsidR="00EA44AF" w:rsidRDefault="00EA44AF" w:rsidP="00EA44AF">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EA44AF" w14:paraId="2E991F6F" w14:textId="77777777" w:rsidTr="00EA44AF">
        <w:tc>
          <w:tcPr>
            <w:tcW w:w="8522" w:type="dxa"/>
            <w:gridSpan w:val="2"/>
            <w:vAlign w:val="center"/>
          </w:tcPr>
          <w:p w14:paraId="6CEF2CDE" w14:textId="4BA54E0C" w:rsidR="00EA44AF" w:rsidRPr="00EA44AF" w:rsidRDefault="00EA44AF" w:rsidP="00EA44AF">
            <w:pPr>
              <w:spacing w:line="300" w:lineRule="auto"/>
              <w:jc w:val="center"/>
              <w:rPr>
                <w:rFonts w:ascii="Times New Roman" w:hAnsi="Times New Roman" w:cs="Times New Roman"/>
                <w:noProof/>
                <w:szCs w:val="24"/>
              </w:rPr>
            </w:pPr>
            <w:r w:rsidRPr="00D11E62">
              <w:rPr>
                <w:rFonts w:ascii="Times New Roman" w:hAnsi="Times New Roman" w:cs="Times New Roman"/>
                <w:noProof/>
                <w:szCs w:val="24"/>
              </w:rPr>
              <w:t>图</w:t>
            </w:r>
            <w:r>
              <w:rPr>
                <w:rFonts w:ascii="Times New Roman" w:hAnsi="Times New Roman" w:cs="Times New Roman"/>
                <w:noProof/>
                <w:szCs w:val="24"/>
              </w:rPr>
              <w:t>2-1</w:t>
            </w:r>
            <w:r>
              <w:rPr>
                <w:rFonts w:ascii="Times New Roman" w:hAnsi="Times New Roman" w:cs="Times New Roman" w:hint="eastAsia"/>
                <w:noProof/>
                <w:szCs w:val="24"/>
              </w:rPr>
              <w:t>1</w:t>
            </w:r>
            <w:r w:rsidRPr="00D11E62">
              <w:rPr>
                <w:rFonts w:ascii="Times New Roman" w:hAnsi="Times New Roman" w:cs="Times New Roman"/>
                <w:noProof/>
                <w:szCs w:val="24"/>
              </w:rPr>
              <w:t xml:space="preserve"> </w:t>
            </w:r>
            <w:r w:rsidRPr="00D11E62">
              <w:rPr>
                <w:rFonts w:ascii="Times New Roman" w:hAnsi="Times New Roman" w:cs="Times New Roman"/>
                <w:noProof/>
                <w:szCs w:val="24"/>
              </w:rPr>
              <w:t>捕捞时间</w:t>
            </w:r>
            <w:r w:rsidRPr="00D11E62">
              <w:rPr>
                <w:rFonts w:ascii="Times New Roman" w:hAnsi="Times New Roman" w:cs="Times New Roman"/>
                <w:noProof/>
                <w:szCs w:val="24"/>
              </w:rPr>
              <w:t>/</w:t>
            </w:r>
            <w:r w:rsidRPr="00D11E62">
              <w:rPr>
                <w:rFonts w:ascii="Times New Roman" w:hAnsi="Times New Roman" w:cs="Times New Roman"/>
                <w:noProof/>
                <w:szCs w:val="24"/>
              </w:rPr>
              <w:t>捕捞距离与渔业产量数据对比</w:t>
            </w:r>
            <w:r>
              <w:rPr>
                <w:rFonts w:ascii="Times New Roman" w:hAnsi="Times New Roman" w:cs="Times New Roman" w:hint="eastAsia"/>
                <w:noProof/>
                <w:szCs w:val="24"/>
              </w:rPr>
              <w:t>(a)</w:t>
            </w:r>
            <w:r w:rsidRPr="00EA44AF">
              <w:rPr>
                <w:rFonts w:ascii="Times New Roman" w:hAnsi="Times New Roman" w:cs="Times New Roman"/>
                <w:noProof/>
                <w:szCs w:val="24"/>
              </w:rPr>
              <w:t xml:space="preserve"> </w:t>
            </w:r>
            <w:r w:rsidRPr="00D11E62">
              <w:rPr>
                <w:rFonts w:ascii="Times New Roman" w:hAnsi="Times New Roman" w:cs="Times New Roman"/>
                <w:noProof/>
                <w:szCs w:val="24"/>
              </w:rPr>
              <w:t>捕捞时间与渔业产量</w:t>
            </w:r>
            <w:r>
              <w:rPr>
                <w:rFonts w:ascii="Times New Roman" w:hAnsi="Times New Roman" w:cs="Times New Roman" w:hint="eastAsia"/>
                <w:noProof/>
                <w:szCs w:val="24"/>
              </w:rPr>
              <w:t>(b)</w:t>
            </w:r>
            <w:r w:rsidRPr="00EA44AF">
              <w:rPr>
                <w:rFonts w:ascii="Times New Roman" w:hAnsi="Times New Roman" w:cs="Times New Roman"/>
                <w:noProof/>
                <w:szCs w:val="24"/>
              </w:rPr>
              <w:t xml:space="preserve"> </w:t>
            </w:r>
            <w:r w:rsidRPr="00D11E62">
              <w:rPr>
                <w:rFonts w:ascii="Times New Roman" w:hAnsi="Times New Roman" w:cs="Times New Roman"/>
                <w:noProof/>
                <w:szCs w:val="24"/>
              </w:rPr>
              <w:t>捕捞距离与渔业产量</w:t>
            </w:r>
          </w:p>
        </w:tc>
      </w:tr>
    </w:tbl>
    <w:p w14:paraId="4954A40E" w14:textId="2586E5CF" w:rsidR="00EF7680" w:rsidRPr="00EF7680" w:rsidRDefault="00EF7680" w:rsidP="00EF7680">
      <w:pPr>
        <w:spacing w:line="360" w:lineRule="auto"/>
        <w:ind w:firstLine="420"/>
        <w:rPr>
          <w:rFonts w:ascii="Times New Roman" w:hAnsi="Times New Roman" w:cs="Times New Roman"/>
          <w:szCs w:val="24"/>
        </w:rPr>
      </w:pPr>
      <w:bookmarkStart w:id="41" w:name="_Toc508613007"/>
      <w:bookmarkStart w:id="42" w:name="_Toc508613080"/>
      <w:r w:rsidRPr="00EF7680">
        <w:rPr>
          <w:rFonts w:ascii="Times New Roman" w:hAnsi="Times New Roman" w:cs="Times New Roman"/>
          <w:szCs w:val="24"/>
        </w:rPr>
        <w:t>图</w:t>
      </w:r>
      <w:r w:rsidR="00EA44AF">
        <w:rPr>
          <w:rFonts w:ascii="Times New Roman" w:hAnsi="Times New Roman" w:cs="Times New Roman"/>
          <w:szCs w:val="24"/>
        </w:rPr>
        <w:t>2-1</w:t>
      </w:r>
      <w:r w:rsidR="00EA44AF">
        <w:rPr>
          <w:rFonts w:ascii="Times New Roman" w:hAnsi="Times New Roman" w:cs="Times New Roman" w:hint="eastAsia"/>
          <w:szCs w:val="24"/>
        </w:rPr>
        <w:t>1</w:t>
      </w:r>
      <w:r w:rsidRPr="00EF7680">
        <w:rPr>
          <w:rFonts w:ascii="Times New Roman" w:hAnsi="Times New Roman" w:cs="Times New Roman"/>
          <w:szCs w:val="24"/>
        </w:rPr>
        <w:t>中，蓝色折线为</w:t>
      </w:r>
      <w:r w:rsidRPr="00EF7680">
        <w:rPr>
          <w:rFonts w:ascii="Times New Roman" w:hAnsi="Times New Roman" w:cs="Times New Roman"/>
          <w:szCs w:val="24"/>
        </w:rPr>
        <w:t>2014</w:t>
      </w:r>
      <w:r w:rsidRPr="00EF7680">
        <w:rPr>
          <w:rFonts w:ascii="Times New Roman" w:hAnsi="Times New Roman" w:cs="Times New Roman"/>
          <w:szCs w:val="24"/>
        </w:rPr>
        <w:t>年</w:t>
      </w:r>
      <w:r w:rsidRPr="00EF7680">
        <w:rPr>
          <w:rFonts w:ascii="Times New Roman" w:hAnsi="Times New Roman" w:cs="Times New Roman"/>
          <w:szCs w:val="24"/>
        </w:rPr>
        <w:t>4</w:t>
      </w:r>
      <w:r w:rsidRPr="00EF7680">
        <w:rPr>
          <w:rFonts w:ascii="Times New Roman" w:hAnsi="Times New Roman" w:cs="Times New Roman"/>
          <w:szCs w:val="24"/>
        </w:rPr>
        <w:t>月至</w:t>
      </w:r>
      <w:r w:rsidRPr="00EF7680">
        <w:rPr>
          <w:rFonts w:ascii="Times New Roman" w:hAnsi="Times New Roman" w:cs="Times New Roman"/>
          <w:szCs w:val="24"/>
        </w:rPr>
        <w:t>2016</w:t>
      </w:r>
      <w:r w:rsidRPr="00EF7680">
        <w:rPr>
          <w:rFonts w:ascii="Times New Roman" w:hAnsi="Times New Roman" w:cs="Times New Roman"/>
          <w:szCs w:val="24"/>
        </w:rPr>
        <w:t>年</w:t>
      </w:r>
      <w:r w:rsidRPr="00EF7680">
        <w:rPr>
          <w:rFonts w:ascii="Times New Roman" w:hAnsi="Times New Roman" w:cs="Times New Roman"/>
          <w:szCs w:val="24"/>
        </w:rPr>
        <w:t>3</w:t>
      </w:r>
      <w:r w:rsidRPr="00EF7680">
        <w:rPr>
          <w:rFonts w:ascii="Times New Roman" w:hAnsi="Times New Roman" w:cs="Times New Roman"/>
          <w:szCs w:val="24"/>
        </w:rPr>
        <w:t>月浙江省渔业产量。</w:t>
      </w:r>
      <w:r w:rsidRPr="00EF7680">
        <w:rPr>
          <w:rFonts w:ascii="Times New Roman" w:hAnsi="Times New Roman" w:cs="Times New Roman" w:hint="eastAsia"/>
          <w:szCs w:val="24"/>
        </w:rPr>
        <w:t>图</w:t>
      </w:r>
      <w:r w:rsidR="00EA44AF">
        <w:rPr>
          <w:rFonts w:ascii="Times New Roman" w:hAnsi="Times New Roman" w:cs="Times New Roman" w:hint="eastAsia"/>
          <w:szCs w:val="24"/>
        </w:rPr>
        <w:t>2-11</w:t>
      </w:r>
      <w:r w:rsidRPr="00EF7680">
        <w:rPr>
          <w:rFonts w:ascii="Times New Roman" w:hAnsi="Times New Roman" w:cs="Times New Roman" w:hint="eastAsia"/>
          <w:szCs w:val="24"/>
        </w:rPr>
        <w:t>(a)</w:t>
      </w:r>
      <w:r w:rsidRPr="00EF7680">
        <w:rPr>
          <w:rFonts w:ascii="Times New Roman" w:hAnsi="Times New Roman" w:cs="Times New Roman" w:hint="eastAsia"/>
          <w:szCs w:val="24"/>
        </w:rPr>
        <w:t>中的柱状图表示了捕捞时间分布：灰色的柱表示捕捞活动的时间；白色的柱表示相关月内航行和捕捞活动的时间</w:t>
      </w:r>
      <w:proofErr w:type="gramStart"/>
      <w:r w:rsidRPr="00EF7680">
        <w:rPr>
          <w:rFonts w:ascii="Times New Roman" w:hAnsi="Times New Roman" w:cs="Times New Roman" w:hint="eastAsia"/>
          <w:szCs w:val="24"/>
        </w:rPr>
        <w:t>和</w:t>
      </w:r>
      <w:proofErr w:type="gramEnd"/>
      <w:r w:rsidRPr="00EF7680">
        <w:rPr>
          <w:rFonts w:ascii="Times New Roman" w:hAnsi="Times New Roman" w:cs="Times New Roman" w:hint="eastAsia"/>
          <w:szCs w:val="24"/>
        </w:rPr>
        <w:t>。图</w:t>
      </w:r>
      <w:r w:rsidR="00EA44AF">
        <w:rPr>
          <w:rFonts w:ascii="Times New Roman" w:hAnsi="Times New Roman" w:cs="Times New Roman" w:hint="eastAsia"/>
          <w:szCs w:val="24"/>
        </w:rPr>
        <w:t>2-11</w:t>
      </w:r>
      <w:r w:rsidRPr="00EF7680">
        <w:rPr>
          <w:rFonts w:ascii="Times New Roman" w:hAnsi="Times New Roman" w:cs="Times New Roman" w:hint="eastAsia"/>
          <w:szCs w:val="24"/>
        </w:rPr>
        <w:t>(b)</w:t>
      </w:r>
      <w:r w:rsidRPr="00EF7680">
        <w:rPr>
          <w:rFonts w:ascii="Times New Roman" w:hAnsi="Times New Roman" w:cs="Times New Roman" w:hint="eastAsia"/>
          <w:szCs w:val="24"/>
        </w:rPr>
        <w:t>中的柱状图表示了捕捞距离分布：灰色的柱表示捕捞活动的距离；白色的柱表示相关月内航行和捕捞活动的距离</w:t>
      </w:r>
      <w:proofErr w:type="gramStart"/>
      <w:r w:rsidRPr="00EF7680">
        <w:rPr>
          <w:rFonts w:ascii="Times New Roman" w:hAnsi="Times New Roman" w:cs="Times New Roman" w:hint="eastAsia"/>
          <w:szCs w:val="24"/>
        </w:rPr>
        <w:t>和</w:t>
      </w:r>
      <w:proofErr w:type="gramEnd"/>
      <w:r w:rsidRPr="00EF7680">
        <w:rPr>
          <w:rFonts w:ascii="Times New Roman" w:hAnsi="Times New Roman" w:cs="Times New Roman" w:hint="eastAsia"/>
          <w:szCs w:val="24"/>
        </w:rPr>
        <w:t>。</w:t>
      </w:r>
      <w:r w:rsidRPr="00EF7680">
        <w:rPr>
          <w:rFonts w:ascii="Times New Roman" w:hAnsi="Times New Roman" w:cs="Times New Roman"/>
          <w:szCs w:val="24"/>
        </w:rPr>
        <w:t>从图</w:t>
      </w:r>
      <w:r w:rsidR="00EA44AF">
        <w:rPr>
          <w:rFonts w:ascii="Times New Roman" w:hAnsi="Times New Roman" w:cs="Times New Roman"/>
          <w:szCs w:val="24"/>
        </w:rPr>
        <w:t>2-1</w:t>
      </w:r>
      <w:r w:rsidR="00EA44AF">
        <w:rPr>
          <w:rFonts w:ascii="Times New Roman" w:hAnsi="Times New Roman" w:cs="Times New Roman" w:hint="eastAsia"/>
          <w:szCs w:val="24"/>
        </w:rPr>
        <w:t>1</w:t>
      </w:r>
      <w:r w:rsidRPr="00EF7680">
        <w:rPr>
          <w:rFonts w:ascii="Times New Roman" w:hAnsi="Times New Roman" w:cs="Times New Roman"/>
          <w:szCs w:val="24"/>
        </w:rPr>
        <w:t>中可以看出，</w:t>
      </w:r>
      <w:r w:rsidRPr="00EF7680">
        <w:rPr>
          <w:rFonts w:ascii="Times New Roman" w:hAnsi="Times New Roman" w:cs="Times New Roman" w:hint="eastAsia"/>
          <w:szCs w:val="24"/>
        </w:rPr>
        <w:t>本文提出的</w:t>
      </w:r>
      <w:r w:rsidRPr="00EF7680">
        <w:rPr>
          <w:rFonts w:ascii="Times New Roman" w:hAnsi="Times New Roman" w:cs="Times New Roman"/>
          <w:szCs w:val="24"/>
        </w:rPr>
        <w:t>统计结果与渔业产量数据呈现明显的正相关：禁渔期（</w:t>
      </w:r>
      <w:r w:rsidRPr="00EF7680">
        <w:rPr>
          <w:rFonts w:ascii="Times New Roman" w:hAnsi="Times New Roman" w:cs="Times New Roman"/>
          <w:szCs w:val="24"/>
        </w:rPr>
        <w:t>7</w:t>
      </w:r>
      <w:r w:rsidRPr="00EF7680">
        <w:rPr>
          <w:rFonts w:ascii="Times New Roman" w:hAnsi="Times New Roman" w:cs="Times New Roman"/>
          <w:szCs w:val="24"/>
        </w:rPr>
        <w:t>月</w:t>
      </w:r>
      <w:r w:rsidRPr="00EF7680">
        <w:rPr>
          <w:rFonts w:ascii="Times New Roman" w:hAnsi="Times New Roman" w:cs="Times New Roman"/>
          <w:szCs w:val="24"/>
        </w:rPr>
        <w:t>-8</w:t>
      </w:r>
      <w:r w:rsidRPr="00EF7680">
        <w:rPr>
          <w:rFonts w:ascii="Times New Roman" w:hAnsi="Times New Roman" w:cs="Times New Roman"/>
          <w:szCs w:val="24"/>
        </w:rPr>
        <w:t>月）捕捞累计时间短、</w:t>
      </w:r>
      <w:r w:rsidRPr="00EF7680">
        <w:rPr>
          <w:rFonts w:ascii="Times New Roman" w:hAnsi="Times New Roman" w:cs="Times New Roman" w:hint="eastAsia"/>
          <w:szCs w:val="24"/>
        </w:rPr>
        <w:t>距离短、</w:t>
      </w:r>
      <w:r w:rsidRPr="00EF7680">
        <w:rPr>
          <w:rFonts w:ascii="Times New Roman" w:hAnsi="Times New Roman" w:cs="Times New Roman"/>
          <w:szCs w:val="24"/>
        </w:rPr>
        <w:t>产量低；</w:t>
      </w:r>
      <w:proofErr w:type="gramStart"/>
      <w:r w:rsidRPr="00EF7680">
        <w:rPr>
          <w:rFonts w:ascii="Times New Roman" w:hAnsi="Times New Roman" w:cs="Times New Roman"/>
          <w:szCs w:val="24"/>
        </w:rPr>
        <w:t>冬捕期</w:t>
      </w:r>
      <w:proofErr w:type="gramEnd"/>
      <w:r w:rsidRPr="00EF7680">
        <w:rPr>
          <w:rFonts w:ascii="Times New Roman" w:hAnsi="Times New Roman" w:cs="Times New Roman"/>
          <w:szCs w:val="24"/>
        </w:rPr>
        <w:t>和春节旺季（</w:t>
      </w:r>
      <w:r w:rsidRPr="00EF7680">
        <w:rPr>
          <w:rFonts w:ascii="Times New Roman" w:hAnsi="Times New Roman" w:cs="Times New Roman"/>
          <w:szCs w:val="24"/>
        </w:rPr>
        <w:t>10</w:t>
      </w:r>
      <w:r w:rsidRPr="00EF7680">
        <w:rPr>
          <w:rFonts w:ascii="Times New Roman" w:hAnsi="Times New Roman" w:cs="Times New Roman"/>
          <w:szCs w:val="24"/>
        </w:rPr>
        <w:t>月</w:t>
      </w:r>
      <w:r w:rsidRPr="00EF7680">
        <w:rPr>
          <w:rFonts w:ascii="Times New Roman" w:hAnsi="Times New Roman" w:cs="Times New Roman"/>
          <w:szCs w:val="24"/>
        </w:rPr>
        <w:t>-</w:t>
      </w:r>
      <w:r w:rsidRPr="00EF7680">
        <w:rPr>
          <w:rFonts w:ascii="Times New Roman" w:hAnsi="Times New Roman" w:cs="Times New Roman"/>
          <w:szCs w:val="24"/>
        </w:rPr>
        <w:t>次年</w:t>
      </w:r>
      <w:r w:rsidRPr="00EF7680">
        <w:rPr>
          <w:rFonts w:ascii="Times New Roman" w:hAnsi="Times New Roman" w:cs="Times New Roman"/>
          <w:szCs w:val="24"/>
        </w:rPr>
        <w:t>1</w:t>
      </w:r>
      <w:r w:rsidRPr="00EF7680">
        <w:rPr>
          <w:rFonts w:ascii="Times New Roman" w:hAnsi="Times New Roman" w:cs="Times New Roman"/>
          <w:szCs w:val="24"/>
        </w:rPr>
        <w:t>月）捕捞累计时间长，</w:t>
      </w:r>
      <w:r w:rsidRPr="00EF7680">
        <w:rPr>
          <w:rFonts w:ascii="Times New Roman" w:hAnsi="Times New Roman" w:cs="Times New Roman" w:hint="eastAsia"/>
          <w:szCs w:val="24"/>
        </w:rPr>
        <w:t>距离长，</w:t>
      </w:r>
      <w:r w:rsidRPr="00EF7680">
        <w:rPr>
          <w:rFonts w:ascii="Times New Roman" w:hAnsi="Times New Roman" w:cs="Times New Roman"/>
          <w:szCs w:val="24"/>
        </w:rPr>
        <w:t>产量高。捕捞</w:t>
      </w:r>
      <w:proofErr w:type="gramStart"/>
      <w:r w:rsidRPr="00EF7680">
        <w:rPr>
          <w:rFonts w:ascii="Times New Roman" w:hAnsi="Times New Roman" w:cs="Times New Roman"/>
          <w:szCs w:val="24"/>
        </w:rPr>
        <w:t>作业总</w:t>
      </w:r>
      <w:proofErr w:type="gramEnd"/>
      <w:r w:rsidRPr="00EF7680">
        <w:rPr>
          <w:rFonts w:ascii="Times New Roman" w:hAnsi="Times New Roman" w:cs="Times New Roman"/>
          <w:szCs w:val="24"/>
        </w:rPr>
        <w:t>时间与渔业产量的</w:t>
      </w:r>
      <w:r w:rsidRPr="00EF7680">
        <w:rPr>
          <w:rFonts w:ascii="Times New Roman" w:hAnsi="Times New Roman" w:cs="Times New Roman"/>
          <w:szCs w:val="24"/>
        </w:rPr>
        <w:t>Pearson</w:t>
      </w:r>
      <w:r w:rsidRPr="00EF7680">
        <w:rPr>
          <w:rFonts w:ascii="Times New Roman" w:hAnsi="Times New Roman" w:cs="Times New Roman"/>
          <w:szCs w:val="24"/>
        </w:rPr>
        <w:t>相关系数为</w:t>
      </w:r>
      <w:r w:rsidRPr="00EF7680">
        <w:rPr>
          <w:rFonts w:ascii="Times New Roman" w:hAnsi="Times New Roman" w:cs="Times New Roman"/>
          <w:szCs w:val="24"/>
        </w:rPr>
        <w:t>89.80%</w:t>
      </w:r>
      <w:r w:rsidRPr="00EF7680">
        <w:rPr>
          <w:rFonts w:ascii="Times New Roman" w:hAnsi="Times New Roman" w:cs="Times New Roman"/>
          <w:szCs w:val="24"/>
        </w:rPr>
        <w:t>，捕捞</w:t>
      </w:r>
      <w:proofErr w:type="gramStart"/>
      <w:r w:rsidRPr="00EF7680">
        <w:rPr>
          <w:rFonts w:ascii="Times New Roman" w:hAnsi="Times New Roman" w:cs="Times New Roman"/>
          <w:szCs w:val="24"/>
        </w:rPr>
        <w:t>作业总</w:t>
      </w:r>
      <w:proofErr w:type="gramEnd"/>
      <w:r w:rsidRPr="00EF7680">
        <w:rPr>
          <w:rFonts w:ascii="Times New Roman" w:hAnsi="Times New Roman" w:cs="Times New Roman"/>
          <w:szCs w:val="24"/>
        </w:rPr>
        <w:t>距离与渔业产量的</w:t>
      </w:r>
      <w:r w:rsidRPr="00EF7680">
        <w:rPr>
          <w:rFonts w:ascii="Times New Roman" w:hAnsi="Times New Roman" w:cs="Times New Roman"/>
          <w:szCs w:val="24"/>
        </w:rPr>
        <w:t>Pearson</w:t>
      </w:r>
      <w:r w:rsidRPr="00EF7680">
        <w:rPr>
          <w:rFonts w:ascii="Times New Roman" w:hAnsi="Times New Roman" w:cs="Times New Roman"/>
          <w:szCs w:val="24"/>
        </w:rPr>
        <w:t>相关系数为</w:t>
      </w:r>
      <w:r w:rsidRPr="00EF7680">
        <w:rPr>
          <w:rFonts w:ascii="Times New Roman" w:hAnsi="Times New Roman" w:cs="Times New Roman"/>
          <w:szCs w:val="24"/>
        </w:rPr>
        <w:t>82.11%</w:t>
      </w:r>
      <w:r w:rsidRPr="00EF7680">
        <w:rPr>
          <w:rFonts w:ascii="Times New Roman" w:hAnsi="Times New Roman" w:cs="Times New Roman"/>
          <w:szCs w:val="24"/>
        </w:rPr>
        <w:t>。</w:t>
      </w:r>
      <w:r w:rsidRPr="00EF7680">
        <w:rPr>
          <w:rFonts w:ascii="Times New Roman" w:hAnsi="Times New Roman" w:cs="Times New Roman" w:hint="eastAsia"/>
          <w:szCs w:val="24"/>
        </w:rPr>
        <w:t>相关系数结果揭示了所提出的捕捞行为识别算法具有一定的有效性</w:t>
      </w:r>
      <w:r w:rsidRPr="00EF7680">
        <w:rPr>
          <w:rFonts w:ascii="Times New Roman" w:hAnsi="Times New Roman" w:cs="Times New Roman"/>
          <w:szCs w:val="24"/>
        </w:rPr>
        <w:t>。</w:t>
      </w:r>
      <w:r w:rsidRPr="00EF7680">
        <w:rPr>
          <w:rFonts w:ascii="Times New Roman" w:hAnsi="Times New Roman" w:cs="Times New Roman" w:hint="eastAsia"/>
          <w:szCs w:val="24"/>
        </w:rPr>
        <w:t>这里要强调的是，由于没有标定数据作为基准，因此无法直接计算所提出的基于</w:t>
      </w:r>
      <w:r w:rsidRPr="00EF7680">
        <w:rPr>
          <w:rFonts w:ascii="Times New Roman" w:hAnsi="Times New Roman" w:cs="Times New Roman" w:hint="eastAsia"/>
          <w:szCs w:val="24"/>
        </w:rPr>
        <w:t>VMS</w:t>
      </w:r>
      <w:r w:rsidRPr="00EF7680">
        <w:rPr>
          <w:rFonts w:ascii="Times New Roman" w:hAnsi="Times New Roman" w:cs="Times New Roman" w:hint="eastAsia"/>
          <w:szCs w:val="24"/>
        </w:rPr>
        <w:t>轨迹数据的捕捞行为识别算法的有效性。</w:t>
      </w:r>
    </w:p>
    <w:p w14:paraId="6D180392" w14:textId="09D64CA6" w:rsidR="00AE30BC" w:rsidRPr="00AE30BC" w:rsidRDefault="00AE30BC" w:rsidP="0088685E">
      <w:pPr>
        <w:pStyle w:val="3"/>
        <w:keepNext w:val="0"/>
        <w:keepLines w:val="0"/>
        <w:numPr>
          <w:ilvl w:val="2"/>
          <w:numId w:val="20"/>
        </w:numPr>
        <w:spacing w:line="300" w:lineRule="auto"/>
      </w:pPr>
      <w:r>
        <w:rPr>
          <w:rFonts w:hint="eastAsia"/>
        </w:rPr>
        <w:t>结果分析</w:t>
      </w:r>
      <w:bookmarkEnd w:id="41"/>
      <w:bookmarkEnd w:id="42"/>
    </w:p>
    <w:p w14:paraId="3CCE0CF6" w14:textId="77777777" w:rsidR="00EA44AF" w:rsidRPr="00D11E62" w:rsidRDefault="002F642A" w:rsidP="0088685E">
      <w:pPr>
        <w:spacing w:line="300" w:lineRule="auto"/>
        <w:rPr>
          <w:rFonts w:ascii="Times New Roman" w:hAnsi="Times New Roman" w:cs="Times New Roman"/>
          <w:szCs w:val="24"/>
        </w:rPr>
      </w:pPr>
      <w:r>
        <w:rPr>
          <w:rFonts w:asciiTheme="minorEastAsia" w:hAnsiTheme="minorEastAsia" w:hint="eastAsia"/>
          <w:szCs w:val="24"/>
        </w:rPr>
        <w:tab/>
      </w:r>
      <w:r w:rsidR="00EA44AF">
        <w:rPr>
          <w:rFonts w:ascii="Times New Roman" w:hAnsi="Times New Roman" w:cs="Times New Roman"/>
          <w:szCs w:val="24"/>
        </w:rPr>
        <w:t>从图</w:t>
      </w:r>
      <w:r w:rsidR="00EA44AF">
        <w:rPr>
          <w:rFonts w:ascii="Times New Roman" w:hAnsi="Times New Roman" w:cs="Times New Roman"/>
          <w:szCs w:val="24"/>
        </w:rPr>
        <w:t>2-1</w:t>
      </w:r>
      <w:r w:rsidR="00EA44AF">
        <w:rPr>
          <w:rFonts w:ascii="Times New Roman" w:hAnsi="Times New Roman" w:cs="Times New Roman" w:hint="eastAsia"/>
          <w:szCs w:val="24"/>
        </w:rPr>
        <w:t>1</w:t>
      </w:r>
      <w:r w:rsidR="00EA44AF">
        <w:rPr>
          <w:rFonts w:ascii="Times New Roman" w:hAnsi="Times New Roman" w:cs="Times New Roman"/>
          <w:szCs w:val="24"/>
        </w:rPr>
        <w:t>中还可以看出，与</w:t>
      </w:r>
      <w:r w:rsidR="00EA44AF">
        <w:rPr>
          <w:rFonts w:ascii="Times New Roman" w:hAnsi="Times New Roman" w:cs="Times New Roman"/>
          <w:szCs w:val="24"/>
        </w:rPr>
        <w:t>2014</w:t>
      </w:r>
      <w:r w:rsidR="00EA44AF">
        <w:rPr>
          <w:rFonts w:ascii="Times New Roman" w:hAnsi="Times New Roman" w:cs="Times New Roman"/>
          <w:szCs w:val="24"/>
        </w:rPr>
        <w:t>年冬季捕捞数据（蓝色折线图的第一个峰值）相比，</w:t>
      </w:r>
      <w:r w:rsidR="00EA44AF">
        <w:rPr>
          <w:rFonts w:ascii="Times New Roman" w:hAnsi="Times New Roman" w:cs="Times New Roman"/>
          <w:szCs w:val="24"/>
        </w:rPr>
        <w:t>2015</w:t>
      </w:r>
      <w:r w:rsidR="00EA44AF">
        <w:rPr>
          <w:rFonts w:ascii="Times New Roman" w:hAnsi="Times New Roman" w:cs="Times New Roman"/>
          <w:szCs w:val="24"/>
        </w:rPr>
        <w:t>年冬</w:t>
      </w:r>
      <w:proofErr w:type="gramStart"/>
      <w:r w:rsidR="00EA44AF">
        <w:rPr>
          <w:rFonts w:ascii="Times New Roman" w:hAnsi="Times New Roman" w:cs="Times New Roman"/>
          <w:szCs w:val="24"/>
        </w:rPr>
        <w:t>捕</w:t>
      </w:r>
      <w:proofErr w:type="gramEnd"/>
      <w:r w:rsidR="00EA44AF">
        <w:rPr>
          <w:rFonts w:ascii="Times New Roman" w:hAnsi="Times New Roman" w:cs="Times New Roman"/>
          <w:szCs w:val="24"/>
        </w:rPr>
        <w:t>数据（蓝色折线图的第二个峰值）并没有明显变化，说明两年产量相似，但捕捞时间和捕捞距离明显增大。这说明了捕捞难度加大，渔民需要投入更多的时间且捕捞成本提高。</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EA44AF" w14:paraId="35917468" w14:textId="77777777" w:rsidTr="006E2618">
        <w:tc>
          <w:tcPr>
            <w:tcW w:w="8522" w:type="dxa"/>
            <w:gridSpan w:val="3"/>
            <w:vAlign w:val="center"/>
          </w:tcPr>
          <w:p w14:paraId="436FDD81" w14:textId="64E46B7D" w:rsidR="00EA44AF" w:rsidRDefault="00EA44AF" w:rsidP="006E2618">
            <w:pPr>
              <w:spacing w:line="300" w:lineRule="auto"/>
              <w:jc w:val="center"/>
              <w:rPr>
                <w:rFonts w:ascii="Times New Roman" w:hAnsi="Times New Roman" w:cs="Times New Roman"/>
                <w:szCs w:val="24"/>
              </w:rPr>
            </w:pPr>
            <w:r>
              <w:rPr>
                <w:noProof/>
              </w:rPr>
              <w:lastRenderedPageBreak/>
              <w:drawing>
                <wp:inline distT="0" distB="0" distL="0" distR="0" wp14:anchorId="29FC748D" wp14:editId="51711995">
                  <wp:extent cx="5257172" cy="1676400"/>
                  <wp:effectExtent l="0" t="0" r="635" b="0"/>
                  <wp:docPr id="7198" name="图片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4865"/>
                          <a:stretch/>
                        </pic:blipFill>
                        <pic:spPr bwMode="auto">
                          <a:xfrm>
                            <a:off x="0" y="0"/>
                            <a:ext cx="5270398" cy="1680617"/>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701B706A" w14:textId="77777777" w:rsidTr="006E2618">
        <w:tc>
          <w:tcPr>
            <w:tcW w:w="2840" w:type="dxa"/>
            <w:vAlign w:val="center"/>
          </w:tcPr>
          <w:p w14:paraId="282B8BC1" w14:textId="44F57698"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2841" w:type="dxa"/>
            <w:vAlign w:val="center"/>
          </w:tcPr>
          <w:p w14:paraId="299D3A04" w14:textId="17D384D4"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c>
          <w:tcPr>
            <w:tcW w:w="2841" w:type="dxa"/>
            <w:vAlign w:val="center"/>
          </w:tcPr>
          <w:p w14:paraId="0FC76933" w14:textId="72103C3B"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EA44AF" w14:paraId="15236D87" w14:textId="77777777" w:rsidTr="006E2618">
        <w:tc>
          <w:tcPr>
            <w:tcW w:w="8522" w:type="dxa"/>
            <w:gridSpan w:val="3"/>
            <w:vAlign w:val="center"/>
          </w:tcPr>
          <w:p w14:paraId="6A1DD28D" w14:textId="6D59B685" w:rsidR="00EA44AF" w:rsidRDefault="006E2618" w:rsidP="006E2618">
            <w:pPr>
              <w:spacing w:line="300" w:lineRule="auto"/>
              <w:jc w:val="center"/>
              <w:rPr>
                <w:rFonts w:ascii="Times New Roman" w:hAnsi="Times New Roman" w:cs="Times New Roman"/>
                <w:szCs w:val="24"/>
              </w:rPr>
            </w:pPr>
            <w:r>
              <w:rPr>
                <w:noProof/>
              </w:rPr>
              <w:drawing>
                <wp:inline distT="0" distB="0" distL="0" distR="0" wp14:anchorId="25BBF405" wp14:editId="3A0FB6FC">
                  <wp:extent cx="5267325" cy="1666875"/>
                  <wp:effectExtent l="0" t="0" r="9525" b="9525"/>
                  <wp:docPr id="2048" name="图片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t="1" b="6395"/>
                          <a:stretch/>
                        </pic:blipFill>
                        <pic:spPr bwMode="auto">
                          <a:xfrm>
                            <a:off x="0" y="0"/>
                            <a:ext cx="5267325" cy="1666875"/>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382F6C05" w14:textId="77777777" w:rsidTr="006E2618">
        <w:tc>
          <w:tcPr>
            <w:tcW w:w="2840" w:type="dxa"/>
            <w:vAlign w:val="center"/>
          </w:tcPr>
          <w:p w14:paraId="0B2D82A7" w14:textId="227344E5"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c>
          <w:tcPr>
            <w:tcW w:w="2841" w:type="dxa"/>
            <w:vAlign w:val="center"/>
          </w:tcPr>
          <w:p w14:paraId="6BF9F364" w14:textId="59111813"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(e)</w:t>
            </w:r>
          </w:p>
        </w:tc>
        <w:tc>
          <w:tcPr>
            <w:tcW w:w="2841" w:type="dxa"/>
            <w:vAlign w:val="center"/>
          </w:tcPr>
          <w:p w14:paraId="6EFB4267" w14:textId="094BB837"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(f)</w:t>
            </w:r>
          </w:p>
        </w:tc>
      </w:tr>
      <w:tr w:rsidR="00EA44AF" w14:paraId="554FBE84" w14:textId="77777777" w:rsidTr="006E2618">
        <w:tc>
          <w:tcPr>
            <w:tcW w:w="8522" w:type="dxa"/>
            <w:gridSpan w:val="3"/>
            <w:vAlign w:val="center"/>
          </w:tcPr>
          <w:p w14:paraId="537BF415" w14:textId="0704B8D5" w:rsidR="00EA44AF" w:rsidRDefault="006E2618" w:rsidP="006E2618">
            <w:pPr>
              <w:spacing w:line="300" w:lineRule="auto"/>
              <w:jc w:val="center"/>
              <w:rPr>
                <w:rFonts w:ascii="Times New Roman" w:hAnsi="Times New Roman" w:cs="Times New Roman"/>
                <w:szCs w:val="24"/>
              </w:rPr>
            </w:pPr>
            <w:r>
              <w:rPr>
                <w:noProof/>
              </w:rPr>
              <w:drawing>
                <wp:inline distT="0" distB="0" distL="0" distR="0" wp14:anchorId="5B3368C4" wp14:editId="05266295">
                  <wp:extent cx="5257169" cy="1657350"/>
                  <wp:effectExtent l="0" t="0" r="635" b="0"/>
                  <wp:docPr id="2049" name="图片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b="5946"/>
                          <a:stretch/>
                        </pic:blipFill>
                        <pic:spPr bwMode="auto">
                          <a:xfrm>
                            <a:off x="0" y="0"/>
                            <a:ext cx="5269144" cy="1661125"/>
                          </a:xfrm>
                          <a:prstGeom prst="rect">
                            <a:avLst/>
                          </a:prstGeom>
                          <a:ln>
                            <a:noFill/>
                          </a:ln>
                          <a:extLst>
                            <a:ext uri="{53640926-AAD7-44D8-BBD7-CCE9431645EC}">
                              <a14:shadowObscured xmlns:a14="http://schemas.microsoft.com/office/drawing/2010/main"/>
                            </a:ext>
                          </a:extLst>
                        </pic:spPr>
                      </pic:pic>
                    </a:graphicData>
                  </a:graphic>
                </wp:inline>
              </w:drawing>
            </w:r>
          </w:p>
        </w:tc>
      </w:tr>
      <w:tr w:rsidR="00EA44AF" w14:paraId="14EDBFF4" w14:textId="77777777" w:rsidTr="006E2618">
        <w:tc>
          <w:tcPr>
            <w:tcW w:w="2840" w:type="dxa"/>
            <w:vAlign w:val="center"/>
          </w:tcPr>
          <w:p w14:paraId="6F4CB594" w14:textId="38E6BBF8"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(g)</w:t>
            </w:r>
          </w:p>
        </w:tc>
        <w:tc>
          <w:tcPr>
            <w:tcW w:w="2841" w:type="dxa"/>
            <w:vAlign w:val="center"/>
          </w:tcPr>
          <w:p w14:paraId="6CDED09F" w14:textId="06C5F675"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(h)</w:t>
            </w:r>
          </w:p>
        </w:tc>
        <w:tc>
          <w:tcPr>
            <w:tcW w:w="2841" w:type="dxa"/>
            <w:vAlign w:val="center"/>
          </w:tcPr>
          <w:p w14:paraId="3AF64625" w14:textId="738CA66A" w:rsidR="00EA44AF" w:rsidRDefault="006E2618" w:rsidP="006E2618">
            <w:pPr>
              <w:spacing w:line="300" w:lineRule="auto"/>
              <w:jc w:val="center"/>
              <w:rPr>
                <w:rFonts w:ascii="Times New Roman" w:hAnsi="Times New Roman" w:cs="Times New Roman"/>
                <w:szCs w:val="24"/>
              </w:rPr>
            </w:pPr>
            <w:r>
              <w:rPr>
                <w:rFonts w:ascii="Times New Roman" w:hAnsi="Times New Roman" w:cs="Times New Roman" w:hint="eastAsia"/>
                <w:szCs w:val="24"/>
              </w:rPr>
              <w:t>(</w:t>
            </w:r>
            <w:proofErr w:type="spellStart"/>
            <w:r>
              <w:rPr>
                <w:rFonts w:ascii="Times New Roman" w:hAnsi="Times New Roman" w:cs="Times New Roman" w:hint="eastAsia"/>
                <w:szCs w:val="24"/>
              </w:rPr>
              <w:t>i</w:t>
            </w:r>
            <w:proofErr w:type="spellEnd"/>
            <w:r>
              <w:rPr>
                <w:rFonts w:ascii="Times New Roman" w:hAnsi="Times New Roman" w:cs="Times New Roman" w:hint="eastAsia"/>
                <w:szCs w:val="24"/>
              </w:rPr>
              <w:t>)</w:t>
            </w:r>
          </w:p>
        </w:tc>
      </w:tr>
      <w:tr w:rsidR="00EA44AF" w14:paraId="05699727" w14:textId="77777777" w:rsidTr="006E2618">
        <w:tc>
          <w:tcPr>
            <w:tcW w:w="8522" w:type="dxa"/>
            <w:gridSpan w:val="3"/>
            <w:vAlign w:val="center"/>
          </w:tcPr>
          <w:p w14:paraId="3D51C7C5" w14:textId="0094E00D" w:rsidR="00EA44AF" w:rsidRDefault="006E2618" w:rsidP="006E2618">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Pr>
                <w:rFonts w:ascii="Times New Roman" w:hAnsi="Times New Roman" w:cs="Times New Roman"/>
                <w:szCs w:val="24"/>
              </w:rPr>
              <w:t>2-1</w:t>
            </w:r>
            <w:r>
              <w:rPr>
                <w:rFonts w:ascii="Times New Roman" w:hAnsi="Times New Roman" w:cs="Times New Roman" w:hint="eastAsia"/>
                <w:szCs w:val="24"/>
              </w:rPr>
              <w:t>2</w:t>
            </w:r>
            <w:r w:rsidRPr="00D11E62">
              <w:rPr>
                <w:rFonts w:ascii="Times New Roman" w:hAnsi="Times New Roman" w:cs="Times New Roman"/>
                <w:szCs w:val="24"/>
              </w:rPr>
              <w:t xml:space="preserve"> 2014</w:t>
            </w:r>
            <w:r w:rsidRPr="00D11E62">
              <w:rPr>
                <w:rFonts w:ascii="Times New Roman" w:hAnsi="Times New Roman" w:cs="Times New Roman"/>
                <w:szCs w:val="24"/>
              </w:rPr>
              <w:t>年第二季度到</w:t>
            </w:r>
            <w:r w:rsidRPr="00D11E62">
              <w:rPr>
                <w:rFonts w:ascii="Times New Roman" w:hAnsi="Times New Roman" w:cs="Times New Roman"/>
                <w:szCs w:val="24"/>
              </w:rPr>
              <w:t>2016</w:t>
            </w:r>
            <w:r w:rsidR="00E91D95">
              <w:rPr>
                <w:rFonts w:ascii="Times New Roman" w:hAnsi="Times New Roman" w:cs="Times New Roman"/>
                <w:szCs w:val="24"/>
              </w:rPr>
              <w:t>年第二季度的捕捞</w:t>
            </w:r>
            <w:r w:rsidR="00B93C84">
              <w:rPr>
                <w:rFonts w:ascii="Times New Roman" w:hAnsi="Times New Roman" w:cs="Times New Roman" w:hint="eastAsia"/>
                <w:szCs w:val="24"/>
              </w:rPr>
              <w:t>强度</w:t>
            </w:r>
            <w:r w:rsidRPr="00D11E62">
              <w:rPr>
                <w:rFonts w:ascii="Times New Roman" w:hAnsi="Times New Roman" w:cs="Times New Roman"/>
                <w:szCs w:val="24"/>
              </w:rPr>
              <w:t>热度图</w:t>
            </w:r>
            <w:r>
              <w:rPr>
                <w:rFonts w:ascii="Times New Roman" w:hAnsi="Times New Roman" w:cs="Times New Roman" w:hint="eastAsia"/>
                <w:szCs w:val="24"/>
              </w:rPr>
              <w:t>(a)</w:t>
            </w:r>
            <w:r w:rsidRPr="00D11E62">
              <w:rPr>
                <w:rFonts w:ascii="Times New Roman" w:hAnsi="Times New Roman" w:cs="Times New Roman"/>
                <w:szCs w:val="24"/>
              </w:rPr>
              <w:t xml:space="preserve"> 2014</w:t>
            </w:r>
            <w:r w:rsidRPr="00D11E62">
              <w:rPr>
                <w:rFonts w:ascii="Times New Roman" w:hAnsi="Times New Roman" w:cs="Times New Roman"/>
                <w:szCs w:val="24"/>
              </w:rPr>
              <w:t>第二季度</w:t>
            </w:r>
            <w:r>
              <w:rPr>
                <w:rFonts w:ascii="Times New Roman" w:hAnsi="Times New Roman" w:cs="Times New Roman" w:hint="eastAsia"/>
                <w:szCs w:val="24"/>
              </w:rPr>
              <w:t>(b)</w:t>
            </w:r>
            <w:r w:rsidRPr="00D11E62">
              <w:rPr>
                <w:rFonts w:ascii="Times New Roman" w:hAnsi="Times New Roman" w:cs="Times New Roman"/>
                <w:szCs w:val="24"/>
              </w:rPr>
              <w:t xml:space="preserve"> 2014</w:t>
            </w:r>
            <w:r w:rsidRPr="00D11E62">
              <w:rPr>
                <w:rFonts w:ascii="Times New Roman" w:hAnsi="Times New Roman" w:cs="Times New Roman"/>
                <w:szCs w:val="24"/>
              </w:rPr>
              <w:t>第三季度</w:t>
            </w:r>
            <w:r>
              <w:rPr>
                <w:rFonts w:ascii="Times New Roman" w:hAnsi="Times New Roman" w:cs="Times New Roman" w:hint="eastAsia"/>
                <w:szCs w:val="24"/>
              </w:rPr>
              <w:t>(c)</w:t>
            </w:r>
            <w:r w:rsidRPr="00D11E62">
              <w:rPr>
                <w:rFonts w:ascii="Times New Roman" w:hAnsi="Times New Roman" w:cs="Times New Roman"/>
                <w:szCs w:val="24"/>
              </w:rPr>
              <w:t xml:space="preserve"> 2014</w:t>
            </w:r>
            <w:r w:rsidRPr="00D11E62">
              <w:rPr>
                <w:rFonts w:ascii="Times New Roman" w:hAnsi="Times New Roman" w:cs="Times New Roman"/>
                <w:szCs w:val="24"/>
              </w:rPr>
              <w:t>第四季度</w:t>
            </w:r>
            <w:r>
              <w:rPr>
                <w:rFonts w:ascii="Times New Roman" w:hAnsi="Times New Roman" w:cs="Times New Roman" w:hint="eastAsia"/>
                <w:szCs w:val="24"/>
              </w:rPr>
              <w:t>(d)</w:t>
            </w:r>
            <w:r w:rsidRPr="00D11E62">
              <w:rPr>
                <w:rFonts w:ascii="Times New Roman" w:hAnsi="Times New Roman" w:cs="Times New Roman"/>
                <w:szCs w:val="24"/>
              </w:rPr>
              <w:t xml:space="preserve"> 2015</w:t>
            </w:r>
            <w:r w:rsidRPr="00D11E62">
              <w:rPr>
                <w:rFonts w:ascii="Times New Roman" w:hAnsi="Times New Roman" w:cs="Times New Roman"/>
                <w:szCs w:val="24"/>
              </w:rPr>
              <w:t>第一季度</w:t>
            </w:r>
            <w:r>
              <w:rPr>
                <w:rFonts w:ascii="Times New Roman" w:hAnsi="Times New Roman" w:cs="Times New Roman" w:hint="eastAsia"/>
                <w:szCs w:val="24"/>
              </w:rPr>
              <w:t>(e)</w:t>
            </w:r>
            <w:r w:rsidRPr="00D11E62">
              <w:rPr>
                <w:rFonts w:ascii="Times New Roman" w:hAnsi="Times New Roman" w:cs="Times New Roman"/>
                <w:szCs w:val="24"/>
              </w:rPr>
              <w:t xml:space="preserve"> 2015</w:t>
            </w:r>
            <w:r w:rsidRPr="00D11E62">
              <w:rPr>
                <w:rFonts w:ascii="Times New Roman" w:hAnsi="Times New Roman" w:cs="Times New Roman"/>
                <w:szCs w:val="24"/>
              </w:rPr>
              <w:t>第二季度</w:t>
            </w:r>
            <w:r>
              <w:rPr>
                <w:rFonts w:ascii="Times New Roman" w:hAnsi="Times New Roman" w:cs="Times New Roman" w:hint="eastAsia"/>
                <w:szCs w:val="24"/>
              </w:rPr>
              <w:t>(f)</w:t>
            </w:r>
            <w:r w:rsidRPr="00D11E62">
              <w:rPr>
                <w:rFonts w:ascii="Times New Roman" w:hAnsi="Times New Roman" w:cs="Times New Roman"/>
                <w:szCs w:val="24"/>
              </w:rPr>
              <w:t xml:space="preserve"> 2015</w:t>
            </w:r>
            <w:r w:rsidRPr="00D11E62">
              <w:rPr>
                <w:rFonts w:ascii="Times New Roman" w:hAnsi="Times New Roman" w:cs="Times New Roman"/>
                <w:szCs w:val="24"/>
              </w:rPr>
              <w:t>第三季度</w:t>
            </w:r>
            <w:r>
              <w:rPr>
                <w:rFonts w:ascii="Times New Roman" w:hAnsi="Times New Roman" w:cs="Times New Roman" w:hint="eastAsia"/>
                <w:szCs w:val="24"/>
              </w:rPr>
              <w:t>(g)</w:t>
            </w:r>
            <w:r w:rsidRPr="00D11E62">
              <w:rPr>
                <w:rFonts w:ascii="Times New Roman" w:hAnsi="Times New Roman" w:cs="Times New Roman"/>
                <w:szCs w:val="24"/>
              </w:rPr>
              <w:t xml:space="preserve"> 2015</w:t>
            </w:r>
            <w:r w:rsidRPr="00D11E62">
              <w:rPr>
                <w:rFonts w:ascii="Times New Roman" w:hAnsi="Times New Roman" w:cs="Times New Roman"/>
                <w:szCs w:val="24"/>
              </w:rPr>
              <w:t>第四季度</w:t>
            </w:r>
            <w:r>
              <w:rPr>
                <w:rFonts w:ascii="Times New Roman" w:hAnsi="Times New Roman" w:cs="Times New Roman" w:hint="eastAsia"/>
                <w:szCs w:val="24"/>
              </w:rPr>
              <w:t>(h)</w:t>
            </w:r>
            <w:r w:rsidRPr="00D11E62">
              <w:rPr>
                <w:rFonts w:ascii="Times New Roman" w:hAnsi="Times New Roman" w:cs="Times New Roman"/>
                <w:szCs w:val="24"/>
              </w:rPr>
              <w:t xml:space="preserve"> 2016</w:t>
            </w:r>
            <w:r w:rsidRPr="00D11E62">
              <w:rPr>
                <w:rFonts w:ascii="Times New Roman" w:hAnsi="Times New Roman" w:cs="Times New Roman"/>
                <w:szCs w:val="24"/>
              </w:rPr>
              <w:t>第一季度</w:t>
            </w:r>
            <w:r>
              <w:rPr>
                <w:rFonts w:ascii="Times New Roman" w:hAnsi="Times New Roman" w:cs="Times New Roman" w:hint="eastAsia"/>
                <w:szCs w:val="24"/>
              </w:rPr>
              <w:t>(</w:t>
            </w:r>
            <w:proofErr w:type="spellStart"/>
            <w:r>
              <w:rPr>
                <w:rFonts w:ascii="Times New Roman" w:hAnsi="Times New Roman" w:cs="Times New Roman" w:hint="eastAsia"/>
                <w:szCs w:val="24"/>
              </w:rPr>
              <w:t>i</w:t>
            </w:r>
            <w:proofErr w:type="spellEnd"/>
            <w:r>
              <w:rPr>
                <w:rFonts w:ascii="Times New Roman" w:hAnsi="Times New Roman" w:cs="Times New Roman" w:hint="eastAsia"/>
                <w:szCs w:val="24"/>
              </w:rPr>
              <w:t>)</w:t>
            </w:r>
            <w:r w:rsidRPr="00D11E62">
              <w:rPr>
                <w:rFonts w:ascii="Times New Roman" w:hAnsi="Times New Roman" w:cs="Times New Roman"/>
                <w:szCs w:val="24"/>
              </w:rPr>
              <w:t xml:space="preserve"> 2016</w:t>
            </w:r>
            <w:r w:rsidRPr="00D11E62">
              <w:rPr>
                <w:rFonts w:ascii="Times New Roman" w:hAnsi="Times New Roman" w:cs="Times New Roman"/>
                <w:szCs w:val="24"/>
              </w:rPr>
              <w:t>第二季度</w:t>
            </w:r>
          </w:p>
        </w:tc>
      </w:tr>
    </w:tbl>
    <w:p w14:paraId="43342D4B" w14:textId="1F2D8F49" w:rsidR="0073569B" w:rsidRPr="00D11E62" w:rsidRDefault="0033788E"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B93C84">
        <w:rPr>
          <w:rFonts w:ascii="Times New Roman" w:hAnsi="Times New Roman" w:cs="Times New Roman"/>
          <w:szCs w:val="24"/>
        </w:rPr>
        <w:t>统计一段时间内的捕捞轨迹区域，可以得到</w:t>
      </w:r>
      <w:r w:rsidR="00B93C84">
        <w:rPr>
          <w:rFonts w:ascii="Times New Roman" w:hAnsi="Times New Roman" w:cs="Times New Roman" w:hint="eastAsia"/>
          <w:szCs w:val="24"/>
        </w:rPr>
        <w:t>渔业船舶</w:t>
      </w:r>
      <w:r w:rsidR="00B93C84">
        <w:rPr>
          <w:rFonts w:ascii="Times New Roman" w:hAnsi="Times New Roman" w:cs="Times New Roman"/>
          <w:szCs w:val="24"/>
        </w:rPr>
        <w:t>在该时间段内的捕捞强度分布。</w:t>
      </w:r>
      <w:r w:rsidRPr="00D11E62">
        <w:rPr>
          <w:rFonts w:ascii="Times New Roman" w:hAnsi="Times New Roman" w:cs="Times New Roman"/>
          <w:szCs w:val="24"/>
        </w:rPr>
        <w:t>图</w:t>
      </w:r>
      <w:r w:rsidR="006E2618">
        <w:rPr>
          <w:rFonts w:ascii="Times New Roman" w:hAnsi="Times New Roman" w:cs="Times New Roman"/>
          <w:szCs w:val="24"/>
        </w:rPr>
        <w:t>2-1</w:t>
      </w:r>
      <w:r w:rsidR="006E2618">
        <w:rPr>
          <w:rFonts w:ascii="Times New Roman" w:hAnsi="Times New Roman" w:cs="Times New Roman" w:hint="eastAsia"/>
          <w:szCs w:val="24"/>
        </w:rPr>
        <w:t>2</w:t>
      </w:r>
      <w:r w:rsidR="00E608B7" w:rsidRPr="00D11E62">
        <w:rPr>
          <w:rFonts w:ascii="Times New Roman" w:hAnsi="Times New Roman" w:cs="Times New Roman"/>
          <w:szCs w:val="24"/>
        </w:rPr>
        <w:t>是按季度统计的</w:t>
      </w:r>
      <w:r w:rsidR="00AE30BC" w:rsidRPr="00D11E62">
        <w:rPr>
          <w:rFonts w:ascii="Times New Roman" w:hAnsi="Times New Roman" w:cs="Times New Roman"/>
          <w:szCs w:val="24"/>
        </w:rPr>
        <w:t>捕捞</w:t>
      </w:r>
      <w:r w:rsidR="00B93C84">
        <w:rPr>
          <w:rFonts w:ascii="Times New Roman" w:hAnsi="Times New Roman" w:cs="Times New Roman" w:hint="eastAsia"/>
          <w:szCs w:val="24"/>
        </w:rPr>
        <w:t>强度</w:t>
      </w:r>
      <w:r w:rsidR="00FF52FE" w:rsidRPr="00D11E62">
        <w:rPr>
          <w:rFonts w:ascii="Times New Roman" w:hAnsi="Times New Roman" w:cs="Times New Roman"/>
          <w:szCs w:val="24"/>
        </w:rPr>
        <w:t>热度</w:t>
      </w:r>
      <w:r w:rsidR="00AE30BC" w:rsidRPr="00D11E62">
        <w:rPr>
          <w:rFonts w:ascii="Times New Roman" w:hAnsi="Times New Roman" w:cs="Times New Roman"/>
          <w:szCs w:val="24"/>
        </w:rPr>
        <w:t>图</w:t>
      </w:r>
      <w:r w:rsidR="00E608B7" w:rsidRPr="00D11E62">
        <w:rPr>
          <w:rFonts w:ascii="Times New Roman" w:hAnsi="Times New Roman" w:cs="Times New Roman"/>
          <w:szCs w:val="24"/>
        </w:rPr>
        <w:t>，可以看出捕捞</w:t>
      </w:r>
      <w:r w:rsidR="00FF52FE" w:rsidRPr="00D11E62">
        <w:rPr>
          <w:rFonts w:ascii="Times New Roman" w:hAnsi="Times New Roman" w:cs="Times New Roman"/>
          <w:szCs w:val="24"/>
        </w:rPr>
        <w:t>作业</w:t>
      </w:r>
      <w:r w:rsidR="006E2618">
        <w:rPr>
          <w:rFonts w:ascii="Times New Roman" w:hAnsi="Times New Roman" w:cs="Times New Roman"/>
          <w:szCs w:val="24"/>
        </w:rPr>
        <w:t>确实存在东移趋势。</w:t>
      </w:r>
      <w:r w:rsidR="00AE30BC" w:rsidRPr="00D11E62">
        <w:rPr>
          <w:rFonts w:ascii="Times New Roman" w:hAnsi="Times New Roman" w:cs="Times New Roman"/>
          <w:szCs w:val="24"/>
        </w:rPr>
        <w:t>如</w:t>
      </w:r>
      <w:r w:rsidR="006E2618" w:rsidRPr="00D11E62">
        <w:rPr>
          <w:rFonts w:ascii="Times New Roman" w:hAnsi="Times New Roman" w:cs="Times New Roman"/>
          <w:szCs w:val="24"/>
        </w:rPr>
        <w:t>图</w:t>
      </w:r>
      <w:r w:rsidR="006E2618">
        <w:rPr>
          <w:rFonts w:ascii="Times New Roman" w:hAnsi="Times New Roman" w:cs="Times New Roman"/>
          <w:szCs w:val="24"/>
        </w:rPr>
        <w:t>2-1</w:t>
      </w:r>
      <w:r w:rsidR="006E2618">
        <w:rPr>
          <w:rFonts w:ascii="Times New Roman" w:hAnsi="Times New Roman" w:cs="Times New Roman" w:hint="eastAsia"/>
          <w:szCs w:val="24"/>
        </w:rPr>
        <w:t>2(a)(e)(</w:t>
      </w:r>
      <w:proofErr w:type="spellStart"/>
      <w:r w:rsidR="006E2618">
        <w:rPr>
          <w:rFonts w:ascii="Times New Roman" w:hAnsi="Times New Roman" w:cs="Times New Roman" w:hint="eastAsia"/>
          <w:szCs w:val="24"/>
        </w:rPr>
        <w:t>i</w:t>
      </w:r>
      <w:proofErr w:type="spellEnd"/>
      <w:r w:rsidR="006E2618">
        <w:rPr>
          <w:rFonts w:ascii="Times New Roman" w:hAnsi="Times New Roman" w:cs="Times New Roman" w:hint="eastAsia"/>
          <w:szCs w:val="24"/>
        </w:rPr>
        <w:t>)</w:t>
      </w:r>
      <w:r w:rsidR="006E2618">
        <w:rPr>
          <w:rFonts w:ascii="Times New Roman" w:hAnsi="Times New Roman" w:cs="Times New Roman" w:hint="eastAsia"/>
          <w:szCs w:val="24"/>
        </w:rPr>
        <w:t>所示，</w:t>
      </w:r>
      <w:r w:rsidR="00AE30BC" w:rsidRPr="00D11E62">
        <w:rPr>
          <w:rFonts w:ascii="Times New Roman" w:hAnsi="Times New Roman" w:cs="Times New Roman"/>
          <w:szCs w:val="24"/>
        </w:rPr>
        <w:t>从</w:t>
      </w:r>
      <w:r w:rsidRPr="00D11E62">
        <w:rPr>
          <w:rFonts w:ascii="Times New Roman" w:hAnsi="Times New Roman" w:cs="Times New Roman"/>
          <w:szCs w:val="24"/>
        </w:rPr>
        <w:t>2014</w:t>
      </w:r>
      <w:r w:rsidR="00AE30BC" w:rsidRPr="00D11E62">
        <w:rPr>
          <w:rFonts w:ascii="Times New Roman" w:hAnsi="Times New Roman" w:cs="Times New Roman"/>
          <w:szCs w:val="24"/>
        </w:rPr>
        <w:t>年至</w:t>
      </w:r>
      <w:r w:rsidRPr="00D11E62">
        <w:rPr>
          <w:rFonts w:ascii="Times New Roman" w:hAnsi="Times New Roman" w:cs="Times New Roman"/>
          <w:szCs w:val="24"/>
        </w:rPr>
        <w:t>2016</w:t>
      </w:r>
      <w:r w:rsidRPr="00D11E62">
        <w:rPr>
          <w:rFonts w:ascii="Times New Roman" w:hAnsi="Times New Roman" w:cs="Times New Roman"/>
          <w:szCs w:val="24"/>
        </w:rPr>
        <w:t>年的第二季度</w:t>
      </w:r>
      <w:r w:rsidR="00A85645">
        <w:rPr>
          <w:rFonts w:ascii="Times New Roman" w:hAnsi="Times New Roman" w:cs="Times New Roman"/>
          <w:szCs w:val="24"/>
        </w:rPr>
        <w:t>捕捞</w:t>
      </w:r>
      <w:r w:rsidR="00A85645">
        <w:rPr>
          <w:rFonts w:ascii="Times New Roman" w:hAnsi="Times New Roman" w:cs="Times New Roman" w:hint="eastAsia"/>
          <w:szCs w:val="24"/>
        </w:rPr>
        <w:t>强度分布</w:t>
      </w:r>
      <w:r w:rsidR="0073569B" w:rsidRPr="00D11E62">
        <w:rPr>
          <w:rFonts w:ascii="Times New Roman" w:hAnsi="Times New Roman" w:cs="Times New Roman"/>
          <w:szCs w:val="24"/>
        </w:rPr>
        <w:t>可以明显看出这一趋势。与图</w:t>
      </w:r>
      <w:r w:rsidR="006E2618">
        <w:rPr>
          <w:rFonts w:ascii="Times New Roman" w:hAnsi="Times New Roman" w:cs="Times New Roman"/>
          <w:noProof/>
          <w:szCs w:val="24"/>
        </w:rPr>
        <w:t>2-11</w:t>
      </w:r>
      <w:r w:rsidR="00AE30BC" w:rsidRPr="00D11E62">
        <w:rPr>
          <w:rFonts w:ascii="Times New Roman" w:hAnsi="Times New Roman" w:cs="Times New Roman"/>
          <w:noProof/>
          <w:szCs w:val="24"/>
        </w:rPr>
        <w:t>的</w:t>
      </w:r>
      <w:r w:rsidR="00AE30BC" w:rsidRPr="00D11E62">
        <w:rPr>
          <w:rFonts w:ascii="Times New Roman" w:hAnsi="Times New Roman" w:cs="Times New Roman"/>
          <w:szCs w:val="24"/>
        </w:rPr>
        <w:t>分析</w:t>
      </w:r>
      <w:r w:rsidR="0073569B" w:rsidRPr="00D11E62">
        <w:rPr>
          <w:rFonts w:ascii="Times New Roman" w:hAnsi="Times New Roman" w:cs="Times New Roman"/>
          <w:szCs w:val="24"/>
        </w:rPr>
        <w:t>结果一致，说明渔民需要航行至更远的海域进行捕捞作业。这种行为一方面反映出近海捕捞资源</w:t>
      </w:r>
      <w:r w:rsidR="001E5C00" w:rsidRPr="00D11E62">
        <w:rPr>
          <w:rFonts w:ascii="Times New Roman" w:hAnsi="Times New Roman" w:cs="Times New Roman"/>
          <w:szCs w:val="24"/>
        </w:rPr>
        <w:t>不足，渔业资源枯竭；另一方面预示着捕捞</w:t>
      </w:r>
      <w:r w:rsidR="00B93C84">
        <w:rPr>
          <w:rFonts w:ascii="Times New Roman" w:hAnsi="Times New Roman" w:cs="Times New Roman"/>
          <w:szCs w:val="24"/>
        </w:rPr>
        <w:t>成本的增加，可能会造成渔民生活水平下降、水产品价格上升、海洋</w:t>
      </w:r>
      <w:r w:rsidR="00B93C84">
        <w:rPr>
          <w:rFonts w:ascii="Times New Roman" w:hAnsi="Times New Roman" w:cs="Times New Roman" w:hint="eastAsia"/>
          <w:szCs w:val="24"/>
        </w:rPr>
        <w:t>资源</w:t>
      </w:r>
      <w:r w:rsidR="001E5C00" w:rsidRPr="00D11E62">
        <w:rPr>
          <w:rFonts w:ascii="Times New Roman" w:hAnsi="Times New Roman" w:cs="Times New Roman"/>
          <w:szCs w:val="24"/>
        </w:rPr>
        <w:t>进一步恶化。</w:t>
      </w:r>
    </w:p>
    <w:p w14:paraId="43BA63F2" w14:textId="77777777" w:rsidR="00C26FDF" w:rsidRPr="0073569B" w:rsidRDefault="00C26FDF" w:rsidP="0088685E">
      <w:pPr>
        <w:pStyle w:val="2"/>
        <w:keepNext w:val="0"/>
        <w:keepLines w:val="0"/>
        <w:numPr>
          <w:ilvl w:val="1"/>
          <w:numId w:val="20"/>
        </w:numPr>
        <w:spacing w:line="300" w:lineRule="auto"/>
      </w:pPr>
      <w:bookmarkStart w:id="43" w:name="_Toc508613008"/>
      <w:bookmarkStart w:id="44" w:name="_Toc508613081"/>
      <w:r w:rsidRPr="00BC7F8E">
        <w:rPr>
          <w:rFonts w:hint="eastAsia"/>
        </w:rPr>
        <w:lastRenderedPageBreak/>
        <w:t>本章小结</w:t>
      </w:r>
      <w:bookmarkEnd w:id="43"/>
      <w:bookmarkEnd w:id="44"/>
    </w:p>
    <w:p w14:paraId="6162107A" w14:textId="77777777" w:rsidR="006E2618" w:rsidRPr="006E2618" w:rsidRDefault="006E2618" w:rsidP="006E2618">
      <w:pPr>
        <w:spacing w:line="360" w:lineRule="auto"/>
        <w:ind w:firstLine="420"/>
        <w:rPr>
          <w:rFonts w:ascii="Times New Roman" w:hAnsi="Times New Roman" w:cs="Times New Roman"/>
          <w:szCs w:val="24"/>
        </w:rPr>
      </w:pPr>
      <w:r w:rsidRPr="006E2618">
        <w:rPr>
          <w:rFonts w:ascii="Times New Roman" w:hAnsi="Times New Roman" w:cs="Times New Roman"/>
          <w:szCs w:val="24"/>
        </w:rPr>
        <w:t>本章提出了</w:t>
      </w:r>
      <w:r w:rsidRPr="006E2618">
        <w:rPr>
          <w:rFonts w:ascii="Times New Roman" w:hAnsi="Times New Roman" w:cs="Times New Roman" w:hint="eastAsia"/>
          <w:szCs w:val="24"/>
        </w:rPr>
        <w:t>渔业船舶</w:t>
      </w:r>
      <w:r w:rsidRPr="006E2618">
        <w:rPr>
          <w:rFonts w:ascii="Times New Roman" w:hAnsi="Times New Roman" w:cs="Times New Roman"/>
          <w:szCs w:val="24"/>
        </w:rPr>
        <w:t>捕捞行为识别算法。按照系统实现的顺序，依次介绍了数据处理、港口定位、航次划分、捕捞区识别四个模块，并对识别结果进行了验证和分析。通过与渔业经济数据对比并计算</w:t>
      </w:r>
      <w:r w:rsidRPr="006E2618">
        <w:rPr>
          <w:rFonts w:ascii="Times New Roman" w:hAnsi="Times New Roman" w:cs="Times New Roman"/>
          <w:szCs w:val="24"/>
        </w:rPr>
        <w:t>Pearson</w:t>
      </w:r>
      <w:r w:rsidRPr="006E2618">
        <w:rPr>
          <w:rFonts w:ascii="Times New Roman" w:hAnsi="Times New Roman" w:cs="Times New Roman"/>
          <w:szCs w:val="24"/>
        </w:rPr>
        <w:t>相关系数可以看出，算法的输出结果准确的识别了</w:t>
      </w:r>
      <w:r w:rsidRPr="006E2618">
        <w:rPr>
          <w:rFonts w:ascii="Times New Roman" w:hAnsi="Times New Roman" w:cs="Times New Roman" w:hint="eastAsia"/>
          <w:szCs w:val="24"/>
        </w:rPr>
        <w:t>渔业船舶</w:t>
      </w:r>
      <w:r w:rsidRPr="006E2618">
        <w:rPr>
          <w:rFonts w:ascii="Times New Roman" w:hAnsi="Times New Roman" w:cs="Times New Roman"/>
          <w:szCs w:val="24"/>
        </w:rPr>
        <w:t>的捕捞行为。统计的捕捞强度强度图能够反映出捕捞作业东移的趋势，这种变化表明近海渔业资源枯竭和渔民捕捞成本提高。</w:t>
      </w:r>
    </w:p>
    <w:p w14:paraId="6DD1C9DB" w14:textId="77777777" w:rsidR="00515B47" w:rsidRPr="00BC7F8E" w:rsidRDefault="00515B47" w:rsidP="0088685E">
      <w:pPr>
        <w:widowControl/>
        <w:spacing w:line="300" w:lineRule="auto"/>
        <w:jc w:val="left"/>
        <w:rPr>
          <w:rFonts w:asciiTheme="minorEastAsia" w:hAnsiTheme="minorEastAsia"/>
          <w:szCs w:val="24"/>
        </w:rPr>
      </w:pPr>
      <w:r w:rsidRPr="00BC7F8E">
        <w:rPr>
          <w:rFonts w:asciiTheme="minorEastAsia" w:hAnsiTheme="minorEastAsia"/>
          <w:szCs w:val="24"/>
        </w:rPr>
        <w:br w:type="page"/>
      </w:r>
    </w:p>
    <w:p w14:paraId="2439DB2F" w14:textId="08AC6133" w:rsidR="00515B47" w:rsidRPr="005510F8" w:rsidRDefault="006E2618" w:rsidP="0088685E">
      <w:pPr>
        <w:pStyle w:val="1"/>
        <w:keepNext w:val="0"/>
        <w:keepLines w:val="0"/>
        <w:numPr>
          <w:ilvl w:val="0"/>
          <w:numId w:val="20"/>
        </w:numPr>
        <w:spacing w:line="300" w:lineRule="auto"/>
      </w:pPr>
      <w:bookmarkStart w:id="45" w:name="_Toc508613009"/>
      <w:bookmarkStart w:id="46" w:name="_Toc508613082"/>
      <w:r>
        <w:rPr>
          <w:rFonts w:hint="eastAsia"/>
        </w:rPr>
        <w:lastRenderedPageBreak/>
        <w:t>渔业船舶</w:t>
      </w:r>
      <w:r w:rsidR="0011628D">
        <w:rPr>
          <w:rFonts w:hint="eastAsia"/>
        </w:rPr>
        <w:t>航道识别</w:t>
      </w:r>
      <w:r w:rsidR="00515B47" w:rsidRPr="00BC7F8E">
        <w:rPr>
          <w:rFonts w:hint="eastAsia"/>
        </w:rPr>
        <w:t>算法</w:t>
      </w:r>
      <w:bookmarkEnd w:id="45"/>
      <w:bookmarkEnd w:id="46"/>
    </w:p>
    <w:p w14:paraId="29ECF588" w14:textId="181998F7" w:rsidR="008A6FF5" w:rsidRPr="006E2618" w:rsidRDefault="00E91D95"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已有的</w:t>
      </w:r>
      <w:r>
        <w:rPr>
          <w:rFonts w:ascii="Times New Roman" w:hAnsi="Times New Roman" w:cs="Times New Roman" w:hint="eastAsia"/>
          <w:szCs w:val="24"/>
        </w:rPr>
        <w:t>VMS</w:t>
      </w:r>
      <w:r>
        <w:rPr>
          <w:rFonts w:ascii="Times New Roman" w:hAnsi="Times New Roman" w:cs="Times New Roman" w:hint="eastAsia"/>
          <w:szCs w:val="24"/>
        </w:rPr>
        <w:t>数据研究在完成捕捞行为识别后通常仅关心</w:t>
      </w:r>
      <w:r w:rsidR="0096626B">
        <w:rPr>
          <w:rFonts w:ascii="Times New Roman" w:hAnsi="Times New Roman" w:cs="Times New Roman" w:hint="eastAsia"/>
          <w:szCs w:val="24"/>
        </w:rPr>
        <w:t>渔业产量相关指标，或者</w:t>
      </w:r>
      <w:r w:rsidR="009B0979" w:rsidRPr="006E2618">
        <w:rPr>
          <w:rFonts w:ascii="Times New Roman" w:hAnsi="Times New Roman" w:cs="Times New Roman"/>
          <w:szCs w:val="24"/>
        </w:rPr>
        <w:t>根据</w:t>
      </w:r>
      <w:r w:rsidR="00EF6F6B" w:rsidRPr="006E2618">
        <w:rPr>
          <w:rFonts w:ascii="Times New Roman" w:hAnsi="Times New Roman" w:cs="Times New Roman"/>
          <w:szCs w:val="24"/>
        </w:rPr>
        <w:t>捕捞活动</w:t>
      </w:r>
      <w:r w:rsidR="0096626B">
        <w:rPr>
          <w:rFonts w:ascii="Times New Roman" w:hAnsi="Times New Roman" w:cs="Times New Roman"/>
          <w:szCs w:val="24"/>
        </w:rPr>
        <w:t>分析捕捞努力量、生态环境变化等要素。</w:t>
      </w:r>
      <w:r w:rsidR="0096626B">
        <w:rPr>
          <w:rFonts w:ascii="Times New Roman" w:hAnsi="Times New Roman" w:cs="Times New Roman" w:hint="eastAsia"/>
          <w:szCs w:val="24"/>
        </w:rPr>
        <w:t>但</w:t>
      </w:r>
      <w:r w:rsidR="00DA7A4C" w:rsidRPr="006E2618">
        <w:rPr>
          <w:rFonts w:ascii="Times New Roman" w:hAnsi="Times New Roman" w:cs="Times New Roman"/>
          <w:szCs w:val="24"/>
        </w:rPr>
        <w:t>忽略了</w:t>
      </w:r>
      <w:r w:rsidR="006E2618" w:rsidRPr="006E2618">
        <w:rPr>
          <w:rFonts w:ascii="Times New Roman" w:hAnsi="Times New Roman" w:cs="Times New Roman"/>
          <w:szCs w:val="24"/>
        </w:rPr>
        <w:t>渔业船舶</w:t>
      </w:r>
      <w:r w:rsidR="0096626B">
        <w:rPr>
          <w:rFonts w:ascii="Times New Roman" w:hAnsi="Times New Roman" w:cs="Times New Roman" w:hint="eastAsia"/>
          <w:szCs w:val="24"/>
        </w:rPr>
        <w:t>在两次捕捞轨迹之间</w:t>
      </w:r>
      <w:r w:rsidR="0096626B">
        <w:rPr>
          <w:rFonts w:ascii="Times New Roman" w:hAnsi="Times New Roman" w:cs="Times New Roman"/>
          <w:szCs w:val="24"/>
        </w:rPr>
        <w:t>的航行</w:t>
      </w:r>
      <w:r w:rsidR="0096626B">
        <w:rPr>
          <w:rFonts w:ascii="Times New Roman" w:hAnsi="Times New Roman" w:cs="Times New Roman" w:hint="eastAsia"/>
          <w:szCs w:val="24"/>
        </w:rPr>
        <w:t>轨迹</w:t>
      </w:r>
      <w:r w:rsidR="0096626B">
        <w:rPr>
          <w:rFonts w:ascii="Times New Roman" w:hAnsi="Times New Roman" w:cs="Times New Roman"/>
          <w:szCs w:val="24"/>
        </w:rPr>
        <w:t>。</w:t>
      </w:r>
      <w:r w:rsidR="0096626B">
        <w:rPr>
          <w:rFonts w:ascii="Times New Roman" w:hAnsi="Times New Roman" w:cs="Times New Roman" w:hint="eastAsia"/>
          <w:szCs w:val="24"/>
        </w:rPr>
        <w:t>这些航行轨迹象征着</w:t>
      </w:r>
      <w:r w:rsidR="00C47566">
        <w:rPr>
          <w:rFonts w:ascii="Times New Roman" w:hAnsi="Times New Roman" w:cs="Times New Roman" w:hint="eastAsia"/>
          <w:szCs w:val="24"/>
        </w:rPr>
        <w:t>捕捞</w:t>
      </w:r>
      <w:r w:rsidR="0096626B">
        <w:rPr>
          <w:rFonts w:ascii="Times New Roman" w:hAnsi="Times New Roman" w:cs="Times New Roman" w:hint="eastAsia"/>
          <w:szCs w:val="24"/>
        </w:rPr>
        <w:t>区域之间</w:t>
      </w:r>
      <w:r w:rsidR="00DA7A4C" w:rsidRPr="006E2618">
        <w:rPr>
          <w:rFonts w:ascii="Times New Roman" w:hAnsi="Times New Roman" w:cs="Times New Roman"/>
          <w:szCs w:val="24"/>
        </w:rPr>
        <w:t>的</w:t>
      </w:r>
      <w:r w:rsidR="009B0979" w:rsidRPr="006E2618">
        <w:rPr>
          <w:rFonts w:ascii="Times New Roman" w:hAnsi="Times New Roman" w:cs="Times New Roman"/>
          <w:szCs w:val="24"/>
        </w:rPr>
        <w:t>航道</w:t>
      </w:r>
      <w:r w:rsidR="00184D52">
        <w:rPr>
          <w:rFonts w:ascii="Times New Roman" w:hAnsi="Times New Roman" w:cs="Times New Roman"/>
          <w:szCs w:val="24"/>
        </w:rPr>
        <w:t>，</w:t>
      </w:r>
      <w:r w:rsidR="00184D52">
        <w:rPr>
          <w:rFonts w:ascii="Times New Roman" w:hAnsi="Times New Roman" w:cs="Times New Roman" w:hint="eastAsia"/>
          <w:szCs w:val="24"/>
        </w:rPr>
        <w:t>有助于</w:t>
      </w:r>
      <w:r w:rsidR="00EF6F6B" w:rsidRPr="006E2618">
        <w:rPr>
          <w:rFonts w:ascii="Times New Roman" w:hAnsi="Times New Roman" w:cs="Times New Roman"/>
          <w:szCs w:val="24"/>
        </w:rPr>
        <w:t>研究捕捞区域</w:t>
      </w:r>
      <w:r w:rsidR="005825C8" w:rsidRPr="006E2618">
        <w:rPr>
          <w:rFonts w:ascii="Times New Roman" w:hAnsi="Times New Roman" w:cs="Times New Roman"/>
          <w:szCs w:val="24"/>
        </w:rPr>
        <w:t>间的</w:t>
      </w:r>
      <w:r w:rsidR="00DA7A4C" w:rsidRPr="006E2618">
        <w:rPr>
          <w:rFonts w:ascii="Times New Roman" w:hAnsi="Times New Roman" w:cs="Times New Roman"/>
          <w:szCs w:val="24"/>
        </w:rPr>
        <w:t>联系</w:t>
      </w:r>
      <w:r w:rsidR="0096626B">
        <w:rPr>
          <w:rFonts w:ascii="Times New Roman" w:hAnsi="Times New Roman" w:cs="Times New Roman" w:hint="eastAsia"/>
          <w:szCs w:val="24"/>
        </w:rPr>
        <w:t>以及</w:t>
      </w:r>
      <w:r w:rsidR="00EF6F6B" w:rsidRPr="006E2618">
        <w:rPr>
          <w:rFonts w:ascii="Times New Roman" w:hAnsi="Times New Roman" w:cs="Times New Roman"/>
          <w:szCs w:val="24"/>
        </w:rPr>
        <w:t>渔业资源</w:t>
      </w:r>
      <w:r w:rsidR="0096626B">
        <w:rPr>
          <w:rFonts w:ascii="Times New Roman" w:hAnsi="Times New Roman" w:cs="Times New Roman" w:hint="eastAsia"/>
          <w:szCs w:val="24"/>
        </w:rPr>
        <w:t>的</w:t>
      </w:r>
      <w:r w:rsidR="005825C8" w:rsidRPr="006E2618">
        <w:rPr>
          <w:rFonts w:ascii="Times New Roman" w:hAnsi="Times New Roman" w:cs="Times New Roman"/>
          <w:szCs w:val="24"/>
        </w:rPr>
        <w:t>时空</w:t>
      </w:r>
      <w:r w:rsidR="00EF6F6B" w:rsidRPr="006E2618">
        <w:rPr>
          <w:rFonts w:ascii="Times New Roman" w:hAnsi="Times New Roman" w:cs="Times New Roman"/>
          <w:szCs w:val="24"/>
        </w:rPr>
        <w:t>变化</w:t>
      </w:r>
      <w:r w:rsidR="0096626B">
        <w:rPr>
          <w:rFonts w:ascii="Times New Roman" w:hAnsi="Times New Roman" w:cs="Times New Roman" w:hint="eastAsia"/>
          <w:szCs w:val="24"/>
        </w:rPr>
        <w:t>规律</w:t>
      </w:r>
      <w:r w:rsidR="009B0979" w:rsidRPr="006E2618">
        <w:rPr>
          <w:rFonts w:ascii="Times New Roman" w:hAnsi="Times New Roman" w:cs="Times New Roman"/>
          <w:szCs w:val="24"/>
        </w:rPr>
        <w:t>。</w:t>
      </w:r>
    </w:p>
    <w:p w14:paraId="285478EE" w14:textId="14F84901" w:rsidR="007C4648" w:rsidRPr="006E2618" w:rsidRDefault="00886199"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之前的研究者们已经对</w:t>
      </w:r>
      <w:r w:rsidR="0048204D" w:rsidRPr="006E2618">
        <w:rPr>
          <w:rFonts w:ascii="Times New Roman" w:hAnsi="Times New Roman" w:cs="Times New Roman"/>
          <w:szCs w:val="24"/>
        </w:rPr>
        <w:t>捕捞</w:t>
      </w:r>
      <w:r w:rsidR="00C47566">
        <w:rPr>
          <w:rFonts w:ascii="Times New Roman" w:hAnsi="Times New Roman" w:cs="Times New Roman" w:hint="eastAsia"/>
          <w:szCs w:val="24"/>
        </w:rPr>
        <w:t>轨迹</w:t>
      </w:r>
      <w:r w:rsidRPr="006E2618">
        <w:rPr>
          <w:rFonts w:ascii="Times New Roman" w:hAnsi="Times New Roman" w:cs="Times New Roman"/>
          <w:szCs w:val="24"/>
        </w:rPr>
        <w:t>区域</w:t>
      </w:r>
      <w:r w:rsidR="0048204D" w:rsidRPr="006E2618">
        <w:rPr>
          <w:rFonts w:ascii="Times New Roman" w:hAnsi="Times New Roman" w:cs="Times New Roman"/>
          <w:szCs w:val="24"/>
        </w:rPr>
        <w:t>的变化和联系</w:t>
      </w:r>
      <w:r w:rsidRPr="006E2618">
        <w:rPr>
          <w:rFonts w:ascii="Times New Roman" w:hAnsi="Times New Roman" w:cs="Times New Roman"/>
          <w:szCs w:val="24"/>
        </w:rPr>
        <w:t>进行了一些分析。</w:t>
      </w:r>
      <w:r w:rsidR="00EB6185" w:rsidRPr="006E2618">
        <w:rPr>
          <w:rFonts w:ascii="Times New Roman" w:hAnsi="Times New Roman" w:cs="Times New Roman"/>
          <w:szCs w:val="24"/>
        </w:rPr>
        <w:t>Campbell</w:t>
      </w:r>
      <w:r w:rsidR="00DA7A4C" w:rsidRPr="006E2618">
        <w:rPr>
          <w:rFonts w:ascii="Times New Roman" w:hAnsi="Times New Roman" w:cs="Times New Roman"/>
          <w:szCs w:val="24"/>
        </w:rPr>
        <w:t>等</w:t>
      </w:r>
      <w:r w:rsidR="00DA7A4C" w:rsidRPr="006E2618">
        <w:rPr>
          <w:rFonts w:ascii="Times New Roman" w:hAnsi="Times New Roman" w:cs="Times New Roman"/>
          <w:szCs w:val="24"/>
          <w:vertAlign w:val="superscript"/>
        </w:rPr>
        <w:t>[</w:t>
      </w:r>
      <w:r w:rsidR="00EE4E28" w:rsidRPr="006E2618">
        <w:rPr>
          <w:rStyle w:val="ae"/>
          <w:rFonts w:ascii="Times New Roman" w:hAnsi="Times New Roman" w:cs="Times New Roman"/>
          <w:szCs w:val="24"/>
        </w:rPr>
        <w:endnoteReference w:id="38"/>
      </w:r>
      <w:r w:rsidR="00DA7A4C" w:rsidRPr="006E2618">
        <w:rPr>
          <w:rFonts w:ascii="Times New Roman" w:hAnsi="Times New Roman" w:cs="Times New Roman"/>
          <w:szCs w:val="24"/>
          <w:vertAlign w:val="superscript"/>
        </w:rPr>
        <w:t>]</w:t>
      </w:r>
      <w:r w:rsidR="00EB6185" w:rsidRPr="006E2618">
        <w:rPr>
          <w:rFonts w:ascii="Times New Roman" w:hAnsi="Times New Roman" w:cs="Times New Roman"/>
          <w:szCs w:val="24"/>
        </w:rPr>
        <w:t>在研究英国西南海域海洋保护与可再生资源时，</w:t>
      </w:r>
      <w:r w:rsidR="00F521E6" w:rsidRPr="006E2618">
        <w:rPr>
          <w:rFonts w:ascii="Times New Roman" w:hAnsi="Times New Roman" w:cs="Times New Roman"/>
          <w:szCs w:val="24"/>
        </w:rPr>
        <w:t>借助</w:t>
      </w:r>
      <w:r w:rsidR="00F521E6" w:rsidRPr="006E2618">
        <w:rPr>
          <w:rFonts w:ascii="Times New Roman" w:hAnsi="Times New Roman" w:cs="Times New Roman"/>
          <w:szCs w:val="24"/>
        </w:rPr>
        <w:t>VMS</w:t>
      </w:r>
      <w:r w:rsidR="00F521E6" w:rsidRPr="006E2618">
        <w:rPr>
          <w:rFonts w:ascii="Times New Roman" w:hAnsi="Times New Roman" w:cs="Times New Roman"/>
          <w:szCs w:val="24"/>
        </w:rPr>
        <w:t>数据对拖网、刺网、延绳钓等多种</w:t>
      </w:r>
      <w:r w:rsidR="006E2618" w:rsidRPr="006E2618">
        <w:rPr>
          <w:rFonts w:ascii="Times New Roman" w:hAnsi="Times New Roman" w:cs="Times New Roman"/>
          <w:szCs w:val="24"/>
        </w:rPr>
        <w:t>渔业船舶</w:t>
      </w:r>
      <w:r w:rsidR="00EB6185" w:rsidRPr="006E2618">
        <w:rPr>
          <w:rFonts w:ascii="Times New Roman" w:hAnsi="Times New Roman" w:cs="Times New Roman"/>
          <w:szCs w:val="24"/>
        </w:rPr>
        <w:t>类型</w:t>
      </w:r>
      <w:r w:rsidR="00EB6185" w:rsidRPr="006E2618">
        <w:rPr>
          <w:rFonts w:ascii="Times New Roman" w:hAnsi="Times New Roman" w:cs="Times New Roman"/>
          <w:szCs w:val="24"/>
        </w:rPr>
        <w:t>2005</w:t>
      </w:r>
      <w:r w:rsidR="00EB6185" w:rsidRPr="006E2618">
        <w:rPr>
          <w:rFonts w:ascii="Times New Roman" w:hAnsi="Times New Roman" w:cs="Times New Roman"/>
          <w:szCs w:val="24"/>
        </w:rPr>
        <w:t>至</w:t>
      </w:r>
      <w:r w:rsidR="00EB6185" w:rsidRPr="006E2618">
        <w:rPr>
          <w:rFonts w:ascii="Times New Roman" w:hAnsi="Times New Roman" w:cs="Times New Roman"/>
          <w:szCs w:val="24"/>
        </w:rPr>
        <w:t>2008</w:t>
      </w:r>
      <w:r w:rsidR="00EB6185" w:rsidRPr="006E2618">
        <w:rPr>
          <w:rFonts w:ascii="Times New Roman" w:hAnsi="Times New Roman" w:cs="Times New Roman"/>
          <w:szCs w:val="24"/>
        </w:rPr>
        <w:t>年的捕捞努力量分布进行了可视化</w:t>
      </w:r>
      <w:r w:rsidR="006666CB" w:rsidRPr="006E2618">
        <w:rPr>
          <w:rFonts w:ascii="Times New Roman" w:hAnsi="Times New Roman" w:cs="Times New Roman"/>
          <w:szCs w:val="24"/>
        </w:rPr>
        <w:t>分析</w:t>
      </w:r>
      <w:r w:rsidR="00EB6185" w:rsidRPr="006E2618">
        <w:rPr>
          <w:rFonts w:ascii="Times New Roman" w:hAnsi="Times New Roman" w:cs="Times New Roman"/>
          <w:szCs w:val="24"/>
        </w:rPr>
        <w:t>，</w:t>
      </w:r>
      <w:r w:rsidR="00DC0F09" w:rsidRPr="006E2618">
        <w:rPr>
          <w:rFonts w:ascii="Times New Roman" w:hAnsi="Times New Roman" w:cs="Times New Roman"/>
          <w:szCs w:val="24"/>
        </w:rPr>
        <w:t>利用空间变化指数（</w:t>
      </w:r>
      <w:r w:rsidR="00DC0F09" w:rsidRPr="006E2618">
        <w:rPr>
          <w:rFonts w:ascii="Times New Roman" w:hAnsi="Times New Roman" w:cs="Times New Roman"/>
          <w:szCs w:val="24"/>
        </w:rPr>
        <w:t>index of difference in spatial pattern</w:t>
      </w:r>
      <w:r w:rsidR="00DC0F09" w:rsidRPr="006E2618">
        <w:rPr>
          <w:rFonts w:ascii="Times New Roman" w:hAnsi="Times New Roman" w:cs="Times New Roman"/>
          <w:szCs w:val="24"/>
        </w:rPr>
        <w:t>）</w:t>
      </w:r>
      <w:r w:rsidR="006666CB" w:rsidRPr="006E2618">
        <w:rPr>
          <w:rFonts w:ascii="Times New Roman" w:hAnsi="Times New Roman" w:cs="Times New Roman"/>
          <w:szCs w:val="24"/>
        </w:rPr>
        <w:t>对捕捞努力量的</w:t>
      </w:r>
      <w:r w:rsidR="00184D52">
        <w:rPr>
          <w:rFonts w:ascii="Times New Roman" w:hAnsi="Times New Roman" w:cs="Times New Roman"/>
          <w:szCs w:val="24"/>
        </w:rPr>
        <w:t>变化进行了</w:t>
      </w:r>
      <w:r w:rsidR="00184D52">
        <w:rPr>
          <w:rFonts w:ascii="Times New Roman" w:hAnsi="Times New Roman" w:cs="Times New Roman" w:hint="eastAsia"/>
          <w:szCs w:val="24"/>
        </w:rPr>
        <w:t>分析</w:t>
      </w:r>
      <w:r w:rsidR="008A6FF5" w:rsidRPr="006E2618">
        <w:rPr>
          <w:rFonts w:ascii="Times New Roman" w:hAnsi="Times New Roman" w:cs="Times New Roman"/>
          <w:szCs w:val="24"/>
        </w:rPr>
        <w:t>。</w:t>
      </w:r>
      <w:r w:rsidR="003A374A" w:rsidRPr="006E2618">
        <w:rPr>
          <w:rFonts w:ascii="Times New Roman" w:hAnsi="Times New Roman" w:cs="Times New Roman"/>
          <w:szCs w:val="24"/>
        </w:rPr>
        <w:t>Russo</w:t>
      </w:r>
      <w:r w:rsidR="00EE4E28" w:rsidRPr="006E2618">
        <w:rPr>
          <w:rFonts w:ascii="Times New Roman" w:hAnsi="Times New Roman" w:cs="Times New Roman"/>
          <w:szCs w:val="24"/>
        </w:rPr>
        <w:t>等</w:t>
      </w:r>
      <w:r w:rsidR="00EE4E28" w:rsidRPr="006E2618">
        <w:rPr>
          <w:rFonts w:ascii="Times New Roman" w:hAnsi="Times New Roman" w:cs="Times New Roman"/>
          <w:szCs w:val="24"/>
          <w:vertAlign w:val="superscript"/>
        </w:rPr>
        <w:t>[</w:t>
      </w:r>
      <w:r w:rsidR="00EE4E28" w:rsidRPr="006E2618">
        <w:rPr>
          <w:rStyle w:val="ae"/>
          <w:rFonts w:ascii="Times New Roman" w:hAnsi="Times New Roman" w:cs="Times New Roman"/>
          <w:szCs w:val="24"/>
        </w:rPr>
        <w:endnoteReference w:id="39"/>
      </w:r>
      <w:r w:rsidR="00EE4E28" w:rsidRPr="006E2618">
        <w:rPr>
          <w:rFonts w:ascii="Times New Roman" w:hAnsi="Times New Roman" w:cs="Times New Roman"/>
          <w:szCs w:val="24"/>
          <w:vertAlign w:val="superscript"/>
        </w:rPr>
        <w:t>]</w:t>
      </w:r>
      <w:r w:rsidR="003A374A" w:rsidRPr="006E2618">
        <w:rPr>
          <w:rFonts w:ascii="Times New Roman" w:hAnsi="Times New Roman" w:cs="Times New Roman"/>
          <w:szCs w:val="24"/>
        </w:rPr>
        <w:t>在利用意大利海域拖网</w:t>
      </w:r>
      <w:r w:rsidR="006E2618" w:rsidRPr="006E2618">
        <w:rPr>
          <w:rFonts w:ascii="Times New Roman" w:hAnsi="Times New Roman" w:cs="Times New Roman"/>
          <w:szCs w:val="24"/>
        </w:rPr>
        <w:t>渔业船舶</w:t>
      </w:r>
      <w:r w:rsidR="003A374A" w:rsidRPr="006E2618">
        <w:rPr>
          <w:rFonts w:ascii="Times New Roman" w:hAnsi="Times New Roman" w:cs="Times New Roman"/>
          <w:szCs w:val="24"/>
        </w:rPr>
        <w:t>的</w:t>
      </w:r>
      <w:r w:rsidR="003A374A" w:rsidRPr="006E2618">
        <w:rPr>
          <w:rFonts w:ascii="Times New Roman" w:hAnsi="Times New Roman" w:cs="Times New Roman"/>
          <w:szCs w:val="24"/>
        </w:rPr>
        <w:t>VMS</w:t>
      </w:r>
      <w:r w:rsidR="003A374A" w:rsidRPr="006E2618">
        <w:rPr>
          <w:rFonts w:ascii="Times New Roman" w:hAnsi="Times New Roman" w:cs="Times New Roman"/>
          <w:szCs w:val="24"/>
        </w:rPr>
        <w:t>数据分析捕捞压力的经济学指标时，将海域</w:t>
      </w:r>
      <w:r w:rsidR="00184D52">
        <w:rPr>
          <w:rFonts w:ascii="Times New Roman" w:hAnsi="Times New Roman" w:cs="Times New Roman" w:hint="eastAsia"/>
          <w:szCs w:val="24"/>
        </w:rPr>
        <w:t>空间</w:t>
      </w:r>
      <w:r w:rsidR="003A374A" w:rsidRPr="006E2618">
        <w:rPr>
          <w:rFonts w:ascii="Times New Roman" w:hAnsi="Times New Roman" w:cs="Times New Roman"/>
          <w:szCs w:val="24"/>
        </w:rPr>
        <w:t>按照</w:t>
      </w:r>
      <w:r w:rsidR="003A374A" w:rsidRPr="006E2618">
        <w:rPr>
          <w:rFonts w:ascii="Times New Roman" w:hAnsi="Times New Roman" w:cs="Times New Roman"/>
          <w:szCs w:val="24"/>
        </w:rPr>
        <w:t>3km×3km</w:t>
      </w:r>
      <w:r w:rsidR="00184D52">
        <w:rPr>
          <w:rFonts w:ascii="Times New Roman" w:hAnsi="Times New Roman" w:cs="Times New Roman"/>
          <w:szCs w:val="24"/>
        </w:rPr>
        <w:t>划分网格，</w:t>
      </w:r>
      <w:r w:rsidR="00184D52">
        <w:rPr>
          <w:rFonts w:ascii="Times New Roman" w:hAnsi="Times New Roman" w:cs="Times New Roman" w:hint="eastAsia"/>
          <w:szCs w:val="24"/>
        </w:rPr>
        <w:t>根据经纬度</w:t>
      </w:r>
      <w:r w:rsidR="00184D52">
        <w:rPr>
          <w:rFonts w:ascii="Times New Roman" w:hAnsi="Times New Roman" w:cs="Times New Roman"/>
          <w:szCs w:val="24"/>
        </w:rPr>
        <w:t>按月统计了网格中的</w:t>
      </w:r>
      <w:r w:rsidR="00184D52">
        <w:rPr>
          <w:rFonts w:ascii="Times New Roman" w:hAnsi="Times New Roman" w:cs="Times New Roman" w:hint="eastAsia"/>
          <w:szCs w:val="24"/>
        </w:rPr>
        <w:t>VMS</w:t>
      </w:r>
      <w:r w:rsidR="00184D52">
        <w:rPr>
          <w:rFonts w:ascii="Times New Roman" w:hAnsi="Times New Roman" w:cs="Times New Roman" w:hint="eastAsia"/>
          <w:szCs w:val="24"/>
        </w:rPr>
        <w:t>数据</w:t>
      </w:r>
      <w:r w:rsidR="003A374A" w:rsidRPr="006E2618">
        <w:rPr>
          <w:rFonts w:ascii="Times New Roman" w:hAnsi="Times New Roman" w:cs="Times New Roman"/>
          <w:szCs w:val="24"/>
        </w:rPr>
        <w:t>点数量，对每个网格</w:t>
      </w:r>
      <w:r w:rsidR="00184D52">
        <w:rPr>
          <w:rFonts w:ascii="Times New Roman" w:hAnsi="Times New Roman" w:cs="Times New Roman"/>
          <w:szCs w:val="24"/>
        </w:rPr>
        <w:t>按时间变化</w:t>
      </w:r>
      <w:r w:rsidR="0048204D" w:rsidRPr="006E2618">
        <w:rPr>
          <w:rFonts w:ascii="Times New Roman" w:hAnsi="Times New Roman" w:cs="Times New Roman"/>
          <w:szCs w:val="24"/>
        </w:rPr>
        <w:t>计算了格里菲斯时空指数（</w:t>
      </w:r>
      <w:r w:rsidR="0048204D" w:rsidRPr="006E2618">
        <w:rPr>
          <w:rFonts w:ascii="Times New Roman" w:hAnsi="Times New Roman" w:cs="Times New Roman"/>
          <w:szCs w:val="24"/>
        </w:rPr>
        <w:t>Griffith</w:t>
      </w:r>
      <w:proofErr w:type="gramStart"/>
      <w:r w:rsidR="0048204D" w:rsidRPr="006E2618">
        <w:rPr>
          <w:rFonts w:ascii="Times New Roman" w:hAnsi="Times New Roman" w:cs="Times New Roman"/>
          <w:szCs w:val="24"/>
        </w:rPr>
        <w:t>’</w:t>
      </w:r>
      <w:proofErr w:type="gramEnd"/>
      <w:r w:rsidR="0048204D" w:rsidRPr="006E2618">
        <w:rPr>
          <w:rFonts w:ascii="Times New Roman" w:hAnsi="Times New Roman" w:cs="Times New Roman"/>
          <w:szCs w:val="24"/>
        </w:rPr>
        <w:t xml:space="preserve">s </w:t>
      </w:r>
      <w:proofErr w:type="spellStart"/>
      <w:r w:rsidR="0048204D" w:rsidRPr="006E2618">
        <w:rPr>
          <w:rFonts w:ascii="Times New Roman" w:hAnsi="Times New Roman" w:cs="Times New Roman"/>
          <w:szCs w:val="24"/>
        </w:rPr>
        <w:t>spatio</w:t>
      </w:r>
      <w:proofErr w:type="spellEnd"/>
      <w:r w:rsidR="0048204D" w:rsidRPr="006E2618">
        <w:rPr>
          <w:rFonts w:ascii="Times New Roman" w:hAnsi="Times New Roman" w:cs="Times New Roman"/>
          <w:szCs w:val="24"/>
        </w:rPr>
        <w:t>-temporal index</w:t>
      </w:r>
      <w:r w:rsidR="0048204D" w:rsidRPr="006E2618">
        <w:rPr>
          <w:rFonts w:ascii="Times New Roman" w:hAnsi="Times New Roman" w:cs="Times New Roman"/>
          <w:szCs w:val="24"/>
        </w:rPr>
        <w:t>），以此</w:t>
      </w:r>
      <w:r w:rsidR="008E31A7" w:rsidRPr="006E2618">
        <w:rPr>
          <w:rFonts w:ascii="Times New Roman" w:hAnsi="Times New Roman" w:cs="Times New Roman"/>
          <w:szCs w:val="24"/>
        </w:rPr>
        <w:t>作为</w:t>
      </w:r>
      <w:r w:rsidR="00184D52">
        <w:rPr>
          <w:rFonts w:ascii="Times New Roman" w:hAnsi="Times New Roman" w:cs="Times New Roman" w:hint="eastAsia"/>
          <w:szCs w:val="24"/>
        </w:rPr>
        <w:t>该海域</w:t>
      </w:r>
      <w:r w:rsidR="0048204D" w:rsidRPr="006E2618">
        <w:rPr>
          <w:rFonts w:ascii="Times New Roman" w:hAnsi="Times New Roman" w:cs="Times New Roman"/>
          <w:szCs w:val="24"/>
        </w:rPr>
        <w:t>的时空变化规律。</w:t>
      </w:r>
      <w:r w:rsidR="0048204B" w:rsidRPr="006E2618">
        <w:rPr>
          <w:rFonts w:ascii="Times New Roman" w:hAnsi="Times New Roman" w:cs="Times New Roman"/>
          <w:szCs w:val="24"/>
        </w:rPr>
        <w:t>然而，</w:t>
      </w:r>
      <w:r w:rsidR="0048204D" w:rsidRPr="006E2618">
        <w:rPr>
          <w:rFonts w:ascii="Times New Roman" w:hAnsi="Times New Roman" w:cs="Times New Roman"/>
          <w:szCs w:val="24"/>
        </w:rPr>
        <w:t>这些研究</w:t>
      </w:r>
      <w:r w:rsidR="007C4648" w:rsidRPr="006E2618">
        <w:rPr>
          <w:rFonts w:ascii="Times New Roman" w:hAnsi="Times New Roman" w:cs="Times New Roman"/>
          <w:szCs w:val="24"/>
        </w:rPr>
        <w:t>或者对捕捞区域整体进行</w:t>
      </w:r>
      <w:r w:rsidR="006666CB" w:rsidRPr="006E2618">
        <w:rPr>
          <w:rFonts w:ascii="Times New Roman" w:hAnsi="Times New Roman" w:cs="Times New Roman"/>
          <w:szCs w:val="24"/>
        </w:rPr>
        <w:t>评估，或者将海域</w:t>
      </w:r>
      <w:r w:rsidR="007C4648" w:rsidRPr="006E2618">
        <w:rPr>
          <w:rFonts w:ascii="Times New Roman" w:hAnsi="Times New Roman" w:cs="Times New Roman"/>
          <w:szCs w:val="24"/>
        </w:rPr>
        <w:t>划分</w:t>
      </w:r>
      <w:r w:rsidR="00C47566">
        <w:rPr>
          <w:rFonts w:ascii="Times New Roman" w:hAnsi="Times New Roman" w:cs="Times New Roman" w:hint="eastAsia"/>
          <w:szCs w:val="24"/>
        </w:rPr>
        <w:t>成固定大小的</w:t>
      </w:r>
      <w:r w:rsidR="007C4648" w:rsidRPr="006E2618">
        <w:rPr>
          <w:rFonts w:ascii="Times New Roman" w:hAnsi="Times New Roman" w:cs="Times New Roman"/>
          <w:szCs w:val="24"/>
        </w:rPr>
        <w:t>网格，缺乏</w:t>
      </w:r>
      <w:r w:rsidR="00EA092F" w:rsidRPr="006E2618">
        <w:rPr>
          <w:rFonts w:ascii="Times New Roman" w:hAnsi="Times New Roman" w:cs="Times New Roman"/>
          <w:szCs w:val="24"/>
        </w:rPr>
        <w:t>灵活的</w:t>
      </w:r>
      <w:r w:rsidR="006666CB" w:rsidRPr="006E2618">
        <w:rPr>
          <w:rFonts w:ascii="Times New Roman" w:hAnsi="Times New Roman" w:cs="Times New Roman"/>
          <w:szCs w:val="24"/>
        </w:rPr>
        <w:t>捕捞区域</w:t>
      </w:r>
      <w:r w:rsidR="00184D52">
        <w:rPr>
          <w:rFonts w:ascii="Times New Roman" w:hAnsi="Times New Roman" w:cs="Times New Roman"/>
          <w:szCs w:val="24"/>
        </w:rPr>
        <w:t>分割</w:t>
      </w:r>
      <w:r w:rsidR="00E935F1">
        <w:rPr>
          <w:rFonts w:ascii="Times New Roman" w:hAnsi="Times New Roman" w:cs="Times New Roman"/>
          <w:szCs w:val="24"/>
        </w:rPr>
        <w:t>方法。</w:t>
      </w:r>
    </w:p>
    <w:p w14:paraId="29AD0E75" w14:textId="18EF2C8E" w:rsidR="00EA092F" w:rsidRPr="006E2618" w:rsidRDefault="00E935F1" w:rsidP="0088685E">
      <w:pPr>
        <w:spacing w:line="300" w:lineRule="auto"/>
        <w:ind w:firstLine="420"/>
        <w:rPr>
          <w:rFonts w:ascii="Times New Roman" w:hAnsi="Times New Roman" w:cs="Times New Roman"/>
          <w:szCs w:val="24"/>
        </w:rPr>
      </w:pPr>
      <w:r>
        <w:rPr>
          <w:rFonts w:ascii="Times New Roman" w:hAnsi="Times New Roman" w:cs="Times New Roman"/>
          <w:szCs w:val="24"/>
        </w:rPr>
        <w:t>由于海上</w:t>
      </w:r>
      <w:r>
        <w:rPr>
          <w:rFonts w:ascii="Times New Roman" w:hAnsi="Times New Roman" w:cs="Times New Roman" w:hint="eastAsia"/>
          <w:szCs w:val="24"/>
        </w:rPr>
        <w:t>没有确定</w:t>
      </w:r>
      <w:r w:rsidR="007C4648" w:rsidRPr="006E2618">
        <w:rPr>
          <w:rFonts w:ascii="Times New Roman" w:hAnsi="Times New Roman" w:cs="Times New Roman"/>
          <w:szCs w:val="24"/>
        </w:rPr>
        <w:t>的</w:t>
      </w:r>
      <w:r w:rsidR="00E326C3" w:rsidRPr="006E2618">
        <w:rPr>
          <w:rFonts w:ascii="Times New Roman" w:hAnsi="Times New Roman" w:cs="Times New Roman"/>
          <w:szCs w:val="24"/>
        </w:rPr>
        <w:t>航道</w:t>
      </w:r>
      <w:r w:rsidR="007C4648" w:rsidRPr="006E2618">
        <w:rPr>
          <w:rFonts w:ascii="Times New Roman" w:hAnsi="Times New Roman" w:cs="Times New Roman"/>
          <w:szCs w:val="24"/>
        </w:rPr>
        <w:t>，</w:t>
      </w:r>
      <w:r>
        <w:rPr>
          <w:rFonts w:ascii="Times New Roman" w:hAnsi="Times New Roman" w:cs="Times New Roman" w:hint="eastAsia"/>
          <w:szCs w:val="24"/>
        </w:rPr>
        <w:t>而航道有助于对捕捞区域进行划分，</w:t>
      </w:r>
      <w:r w:rsidR="007C4648" w:rsidRPr="006E2618">
        <w:rPr>
          <w:rFonts w:ascii="Times New Roman" w:hAnsi="Times New Roman" w:cs="Times New Roman"/>
          <w:szCs w:val="24"/>
        </w:rPr>
        <w:t>本文在</w:t>
      </w:r>
      <w:r w:rsidR="006E2618" w:rsidRPr="006E2618">
        <w:rPr>
          <w:rFonts w:ascii="Times New Roman" w:hAnsi="Times New Roman" w:cs="Times New Roman"/>
          <w:szCs w:val="24"/>
        </w:rPr>
        <w:t>渔业船舶</w:t>
      </w:r>
      <w:r w:rsidR="00C47566">
        <w:rPr>
          <w:rFonts w:ascii="Times New Roman" w:hAnsi="Times New Roman" w:cs="Times New Roman"/>
          <w:szCs w:val="24"/>
        </w:rPr>
        <w:t>捕捞行为识别算法的基础上，提出</w:t>
      </w:r>
      <w:r w:rsidR="006E2618" w:rsidRPr="006E2618">
        <w:rPr>
          <w:rFonts w:ascii="Times New Roman" w:hAnsi="Times New Roman" w:cs="Times New Roman"/>
          <w:szCs w:val="24"/>
        </w:rPr>
        <w:t>渔业船舶</w:t>
      </w:r>
      <w:r w:rsidR="00C47566">
        <w:rPr>
          <w:rFonts w:ascii="Times New Roman" w:hAnsi="Times New Roman" w:cs="Times New Roman"/>
          <w:szCs w:val="24"/>
        </w:rPr>
        <w:t>航道识别算法。借助捕捞区域间的航行轨迹和捕捞热度图，探索</w:t>
      </w:r>
      <w:r w:rsidR="00EA092F" w:rsidRPr="006E2618">
        <w:rPr>
          <w:rFonts w:ascii="Times New Roman" w:hAnsi="Times New Roman" w:cs="Times New Roman"/>
          <w:szCs w:val="24"/>
        </w:rPr>
        <w:t>捕捞区域的</w:t>
      </w:r>
      <w:r w:rsidR="00184D52">
        <w:rPr>
          <w:rFonts w:ascii="Times New Roman" w:hAnsi="Times New Roman" w:cs="Times New Roman"/>
          <w:szCs w:val="24"/>
        </w:rPr>
        <w:t>分割</w:t>
      </w:r>
      <w:r w:rsidR="00EA092F" w:rsidRPr="006E2618">
        <w:rPr>
          <w:rFonts w:ascii="Times New Roman" w:hAnsi="Times New Roman" w:cs="Times New Roman"/>
          <w:szCs w:val="24"/>
        </w:rPr>
        <w:t>方法，并确定</w:t>
      </w:r>
      <w:r w:rsidR="006E2618" w:rsidRPr="006E2618">
        <w:rPr>
          <w:rFonts w:ascii="Times New Roman" w:hAnsi="Times New Roman" w:cs="Times New Roman"/>
          <w:szCs w:val="24"/>
        </w:rPr>
        <w:t>渔业船舶</w:t>
      </w:r>
      <w:r w:rsidR="00EA092F" w:rsidRPr="006E2618">
        <w:rPr>
          <w:rFonts w:ascii="Times New Roman" w:hAnsi="Times New Roman" w:cs="Times New Roman"/>
          <w:szCs w:val="24"/>
        </w:rPr>
        <w:t>航道。</w:t>
      </w:r>
    </w:p>
    <w:p w14:paraId="61B849C0" w14:textId="400CA688" w:rsidR="00EA092F" w:rsidRDefault="00EA092F" w:rsidP="0088685E">
      <w:pPr>
        <w:pStyle w:val="2"/>
        <w:keepNext w:val="0"/>
        <w:keepLines w:val="0"/>
        <w:numPr>
          <w:ilvl w:val="1"/>
          <w:numId w:val="20"/>
        </w:numPr>
        <w:spacing w:line="300" w:lineRule="auto"/>
      </w:pPr>
      <w:r>
        <w:rPr>
          <w:rFonts w:hint="eastAsia"/>
        </w:rPr>
        <w:t>研究思路</w:t>
      </w:r>
    </w:p>
    <w:p w14:paraId="03C1B717" w14:textId="77777777" w:rsidR="00F37BCE" w:rsidRPr="006E2618" w:rsidRDefault="00533ED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在城市计算研究中，主干道路是划分城市区域的重要参考标准。在研究捕捞区域</w:t>
      </w:r>
      <w:r w:rsidR="00184D52">
        <w:rPr>
          <w:rFonts w:ascii="Times New Roman" w:hAnsi="Times New Roman" w:cs="Times New Roman"/>
          <w:szCs w:val="24"/>
        </w:rPr>
        <w:t>分割</w:t>
      </w:r>
      <w:r w:rsidR="00C47566">
        <w:rPr>
          <w:rFonts w:ascii="Times New Roman" w:hAnsi="Times New Roman" w:cs="Times New Roman" w:hint="eastAsia"/>
          <w:szCs w:val="24"/>
        </w:rPr>
        <w:t>问题</w:t>
      </w:r>
      <w:r w:rsidRPr="006E2618">
        <w:rPr>
          <w:rFonts w:ascii="Times New Roman" w:hAnsi="Times New Roman" w:cs="Times New Roman"/>
          <w:szCs w:val="24"/>
        </w:rPr>
        <w:t>时借鉴这一思路，将捕捞行为之间的航行轨</w:t>
      </w:r>
      <w:r w:rsidR="00E935F1">
        <w:rPr>
          <w:rFonts w:ascii="Times New Roman" w:hAnsi="Times New Roman" w:cs="Times New Roman"/>
          <w:szCs w:val="24"/>
        </w:rPr>
        <w:t>迹信息作为</w:t>
      </w:r>
      <w:r w:rsidR="00F37BCE">
        <w:rPr>
          <w:rFonts w:ascii="Times New Roman" w:hAnsi="Times New Roman" w:cs="Times New Roman" w:hint="eastAsia"/>
          <w:szCs w:val="24"/>
        </w:rPr>
        <w:t>划分</w:t>
      </w:r>
      <w:r w:rsidR="00E935F1">
        <w:rPr>
          <w:rFonts w:ascii="Times New Roman" w:hAnsi="Times New Roman" w:cs="Times New Roman" w:hint="eastAsia"/>
          <w:szCs w:val="24"/>
        </w:rPr>
        <w:t>海域</w:t>
      </w:r>
      <w:r w:rsidR="00B07CD5" w:rsidRPr="006E2618">
        <w:rPr>
          <w:rFonts w:ascii="Times New Roman" w:hAnsi="Times New Roman" w:cs="Times New Roman"/>
          <w:szCs w:val="24"/>
        </w:rPr>
        <w:t>的</w:t>
      </w:r>
      <w:r w:rsidR="00F37BCE">
        <w:rPr>
          <w:rFonts w:ascii="Times New Roman" w:hAnsi="Times New Roman" w:cs="Times New Roman"/>
          <w:szCs w:val="24"/>
        </w:rPr>
        <w:t>依据。但是，</w:t>
      </w:r>
      <w:r w:rsidR="00F37BCE">
        <w:rPr>
          <w:rFonts w:ascii="Times New Roman" w:hAnsi="Times New Roman" w:cs="Times New Roman" w:hint="eastAsia"/>
          <w:szCs w:val="24"/>
        </w:rPr>
        <w:t>这些航行轨迹</w:t>
      </w:r>
      <w:r w:rsidRPr="006E2618">
        <w:rPr>
          <w:rFonts w:ascii="Times New Roman" w:hAnsi="Times New Roman" w:cs="Times New Roman"/>
          <w:szCs w:val="24"/>
        </w:rPr>
        <w:t>灵活多变</w:t>
      </w:r>
      <w:r w:rsidR="00F37BCE">
        <w:rPr>
          <w:rFonts w:ascii="Times New Roman" w:hAnsi="Times New Roman" w:cs="Times New Roman"/>
          <w:szCs w:val="24"/>
        </w:rPr>
        <w:t>过于复杂，增加了</w:t>
      </w:r>
      <w:r w:rsidR="00F37BCE">
        <w:rPr>
          <w:rFonts w:ascii="Times New Roman" w:hAnsi="Times New Roman" w:cs="Times New Roman" w:hint="eastAsia"/>
          <w:szCs w:val="24"/>
        </w:rPr>
        <w:t>海域分割的</w:t>
      </w:r>
      <w:r w:rsidR="00B07CD5" w:rsidRPr="006E2618">
        <w:rPr>
          <w:rFonts w:ascii="Times New Roman" w:hAnsi="Times New Roman" w:cs="Times New Roman"/>
          <w:szCs w:val="24"/>
        </w:rPr>
        <w:t>难度。因此，需要对它们进行简化。</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F37BCE" w14:paraId="24590D8C" w14:textId="77777777" w:rsidTr="00B93C84">
        <w:tc>
          <w:tcPr>
            <w:tcW w:w="8522" w:type="dxa"/>
            <w:gridSpan w:val="2"/>
            <w:vAlign w:val="center"/>
          </w:tcPr>
          <w:p w14:paraId="23FC626F" w14:textId="10EB8C05" w:rsidR="00F37BCE" w:rsidRDefault="00F37BCE" w:rsidP="00B93C84">
            <w:pPr>
              <w:spacing w:line="300" w:lineRule="auto"/>
              <w:jc w:val="center"/>
              <w:rPr>
                <w:rFonts w:ascii="Times New Roman" w:hAnsi="Times New Roman" w:cs="Times New Roman"/>
                <w:szCs w:val="24"/>
              </w:rPr>
            </w:pPr>
            <w:r>
              <w:rPr>
                <w:noProof/>
              </w:rPr>
              <w:lastRenderedPageBreak/>
              <w:drawing>
                <wp:inline distT="0" distB="0" distL="0" distR="0" wp14:anchorId="37676805" wp14:editId="2797D860">
                  <wp:extent cx="5258572" cy="2247900"/>
                  <wp:effectExtent l="0" t="0" r="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715" b="-2"/>
                          <a:stretch/>
                        </pic:blipFill>
                        <pic:spPr bwMode="auto">
                          <a:xfrm>
                            <a:off x="0" y="0"/>
                            <a:ext cx="5293893" cy="2262999"/>
                          </a:xfrm>
                          <a:prstGeom prst="rect">
                            <a:avLst/>
                          </a:prstGeom>
                          <a:ln>
                            <a:noFill/>
                          </a:ln>
                          <a:extLst>
                            <a:ext uri="{53640926-AAD7-44D8-BBD7-CCE9431645EC}">
                              <a14:shadowObscured xmlns:a14="http://schemas.microsoft.com/office/drawing/2010/main"/>
                            </a:ext>
                          </a:extLst>
                        </pic:spPr>
                      </pic:pic>
                    </a:graphicData>
                  </a:graphic>
                </wp:inline>
              </w:drawing>
            </w:r>
          </w:p>
        </w:tc>
      </w:tr>
      <w:tr w:rsidR="00F37BCE" w14:paraId="6691731A" w14:textId="77777777" w:rsidTr="00B93C84">
        <w:tc>
          <w:tcPr>
            <w:tcW w:w="4261" w:type="dxa"/>
            <w:vAlign w:val="center"/>
          </w:tcPr>
          <w:p w14:paraId="076989CE" w14:textId="058FE2BE" w:rsidR="00F37BCE" w:rsidRDefault="00A85645" w:rsidP="00B93C84">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F37BCE">
              <w:rPr>
                <w:rFonts w:ascii="Times New Roman" w:hAnsi="Times New Roman" w:cs="Times New Roman" w:hint="eastAsia"/>
                <w:szCs w:val="24"/>
              </w:rPr>
              <w:t>(a)</w:t>
            </w:r>
          </w:p>
        </w:tc>
        <w:tc>
          <w:tcPr>
            <w:tcW w:w="4261" w:type="dxa"/>
            <w:vAlign w:val="center"/>
          </w:tcPr>
          <w:p w14:paraId="76D8646C" w14:textId="04672F58" w:rsidR="00F37BCE" w:rsidRDefault="00A85645" w:rsidP="00B93C84">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F37BCE">
              <w:rPr>
                <w:rFonts w:ascii="Times New Roman" w:hAnsi="Times New Roman" w:cs="Times New Roman" w:hint="eastAsia"/>
                <w:szCs w:val="24"/>
              </w:rPr>
              <w:t>(b)</w:t>
            </w:r>
          </w:p>
        </w:tc>
      </w:tr>
      <w:tr w:rsidR="00F37BCE" w14:paraId="3A4E6A7A" w14:textId="77777777" w:rsidTr="00B93C84">
        <w:tc>
          <w:tcPr>
            <w:tcW w:w="8522" w:type="dxa"/>
            <w:gridSpan w:val="2"/>
            <w:vAlign w:val="center"/>
          </w:tcPr>
          <w:p w14:paraId="24BB2385" w14:textId="431F3913" w:rsidR="00F37BCE" w:rsidRPr="00B93C84" w:rsidRDefault="00B93C84" w:rsidP="00B93C84">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3-1 </w:t>
            </w:r>
            <w:r w:rsidRPr="00D11E62">
              <w:rPr>
                <w:rFonts w:ascii="Times New Roman" w:hAnsi="Times New Roman" w:cs="Times New Roman"/>
                <w:szCs w:val="24"/>
              </w:rPr>
              <w:t>对捕捞区之间的航行轨迹进行抽象</w:t>
            </w:r>
            <w:r>
              <w:rPr>
                <w:rFonts w:ascii="Times New Roman" w:hAnsi="Times New Roman" w:cs="Times New Roman" w:hint="eastAsia"/>
                <w:szCs w:val="24"/>
              </w:rPr>
              <w:t>(a)</w:t>
            </w:r>
            <w:r>
              <w:rPr>
                <w:rFonts w:ascii="Times New Roman" w:hAnsi="Times New Roman" w:cs="Times New Roman"/>
                <w:szCs w:val="24"/>
              </w:rPr>
              <w:t xml:space="preserve"> </w:t>
            </w:r>
            <w:r>
              <w:rPr>
                <w:rFonts w:ascii="Times New Roman" w:hAnsi="Times New Roman" w:cs="Times New Roman"/>
                <w:szCs w:val="24"/>
              </w:rPr>
              <w:t>渔业船舶</w:t>
            </w:r>
            <w:r w:rsidRPr="00D11E62">
              <w:rPr>
                <w:rFonts w:ascii="Times New Roman" w:hAnsi="Times New Roman" w:cs="Times New Roman"/>
                <w:szCs w:val="24"/>
              </w:rPr>
              <w:t>捕捞行为识别算法的输出</w:t>
            </w:r>
            <w:r>
              <w:rPr>
                <w:rFonts w:ascii="Times New Roman" w:hAnsi="Times New Roman" w:cs="Times New Roman" w:hint="eastAsia"/>
                <w:szCs w:val="24"/>
              </w:rPr>
              <w:t>(b)</w:t>
            </w:r>
            <w:r w:rsidRPr="00D11E62">
              <w:rPr>
                <w:rFonts w:ascii="Times New Roman" w:hAnsi="Times New Roman" w:cs="Times New Roman"/>
                <w:szCs w:val="24"/>
              </w:rPr>
              <w:t xml:space="preserve"> </w:t>
            </w:r>
            <w:r w:rsidRPr="00D11E62">
              <w:rPr>
                <w:rFonts w:ascii="Times New Roman" w:hAnsi="Times New Roman" w:cs="Times New Roman"/>
                <w:szCs w:val="24"/>
              </w:rPr>
              <w:t>航行线段</w:t>
            </w:r>
          </w:p>
        </w:tc>
      </w:tr>
    </w:tbl>
    <w:p w14:paraId="6ACBAA0D" w14:textId="74F83DB3" w:rsidR="00094D5B" w:rsidRPr="006E2618" w:rsidRDefault="00094D5B"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通过</w:t>
      </w:r>
      <w:r w:rsidR="006E2618" w:rsidRPr="006E2618">
        <w:rPr>
          <w:rFonts w:ascii="Times New Roman" w:hAnsi="Times New Roman" w:cs="Times New Roman"/>
          <w:szCs w:val="24"/>
        </w:rPr>
        <w:t>渔业船舶</w:t>
      </w:r>
      <w:r w:rsidRPr="006E2618">
        <w:rPr>
          <w:rFonts w:ascii="Times New Roman" w:hAnsi="Times New Roman" w:cs="Times New Roman"/>
          <w:szCs w:val="24"/>
        </w:rPr>
        <w:t>捕捞行为识别算法，得到了捕捞</w:t>
      </w:r>
      <w:r w:rsidR="00B93C84">
        <w:rPr>
          <w:rFonts w:ascii="Times New Roman" w:hAnsi="Times New Roman" w:cs="Times New Roman" w:hint="eastAsia"/>
          <w:szCs w:val="24"/>
        </w:rPr>
        <w:t>行为</w:t>
      </w:r>
      <w:r w:rsidR="00B93C84">
        <w:rPr>
          <w:rFonts w:ascii="Times New Roman" w:hAnsi="Times New Roman" w:cs="Times New Roman"/>
          <w:szCs w:val="24"/>
        </w:rPr>
        <w:t>的起</w:t>
      </w:r>
      <w:r w:rsidR="00B93C84">
        <w:rPr>
          <w:rFonts w:ascii="Times New Roman" w:hAnsi="Times New Roman" w:cs="Times New Roman" w:hint="eastAsia"/>
          <w:szCs w:val="24"/>
        </w:rPr>
        <w:t>点和</w:t>
      </w:r>
      <w:r w:rsidR="00B93C84">
        <w:rPr>
          <w:rFonts w:ascii="Times New Roman" w:hAnsi="Times New Roman" w:cs="Times New Roman"/>
          <w:szCs w:val="24"/>
        </w:rPr>
        <w:t>终</w:t>
      </w:r>
      <w:r w:rsidRPr="006E2618">
        <w:rPr>
          <w:rFonts w:ascii="Times New Roman" w:hAnsi="Times New Roman" w:cs="Times New Roman"/>
          <w:szCs w:val="24"/>
        </w:rPr>
        <w:t>点，如图</w:t>
      </w:r>
      <w:r w:rsidR="0010077A" w:rsidRPr="006E2618">
        <w:rPr>
          <w:rFonts w:ascii="Times New Roman" w:hAnsi="Times New Roman" w:cs="Times New Roman"/>
          <w:szCs w:val="24"/>
        </w:rPr>
        <w:t>3-1</w:t>
      </w:r>
      <w:r w:rsidR="00B93C84">
        <w:rPr>
          <w:rFonts w:ascii="Times New Roman" w:hAnsi="Times New Roman" w:cs="Times New Roman" w:hint="eastAsia"/>
          <w:szCs w:val="24"/>
        </w:rPr>
        <w:t>(a)</w:t>
      </w:r>
      <w:r w:rsidR="00B93C84">
        <w:rPr>
          <w:rFonts w:ascii="Times New Roman" w:hAnsi="Times New Roman" w:cs="Times New Roman" w:hint="eastAsia"/>
          <w:szCs w:val="24"/>
        </w:rPr>
        <w:t>中两次捕捞行为的起点终点分别是</w:t>
      </w:r>
      <w:r w:rsidRPr="006E2618">
        <w:rPr>
          <w:rFonts w:ascii="Times New Roman" w:hAnsi="Times New Roman" w:cs="Times New Roman"/>
          <w:szCs w:val="24"/>
        </w:rPr>
        <w:t>B</w:t>
      </w:r>
      <w:r w:rsidRPr="006E2618">
        <w:rPr>
          <w:rFonts w:ascii="Times New Roman" w:hAnsi="Times New Roman" w:cs="Times New Roman"/>
          <w:szCs w:val="24"/>
        </w:rPr>
        <w:t>点</w:t>
      </w:r>
      <w:r w:rsidRPr="006E2618">
        <w:rPr>
          <w:rFonts w:ascii="Times New Roman" w:hAnsi="Times New Roman" w:cs="Times New Roman"/>
          <w:szCs w:val="24"/>
        </w:rPr>
        <w:t>C</w:t>
      </w:r>
      <w:r w:rsidR="00B93C84">
        <w:rPr>
          <w:rFonts w:ascii="Times New Roman" w:hAnsi="Times New Roman" w:cs="Times New Roman"/>
          <w:szCs w:val="24"/>
        </w:rPr>
        <w:t>点</w:t>
      </w:r>
      <w:r w:rsidR="00B07CD5" w:rsidRPr="006E2618">
        <w:rPr>
          <w:rFonts w:ascii="Times New Roman" w:hAnsi="Times New Roman" w:cs="Times New Roman"/>
          <w:szCs w:val="24"/>
        </w:rPr>
        <w:t>以及</w:t>
      </w:r>
      <w:r w:rsidRPr="006E2618">
        <w:rPr>
          <w:rFonts w:ascii="Times New Roman" w:hAnsi="Times New Roman" w:cs="Times New Roman"/>
          <w:szCs w:val="24"/>
        </w:rPr>
        <w:t>D</w:t>
      </w:r>
      <w:r w:rsidRPr="006E2618">
        <w:rPr>
          <w:rFonts w:ascii="Times New Roman" w:hAnsi="Times New Roman" w:cs="Times New Roman"/>
          <w:szCs w:val="24"/>
        </w:rPr>
        <w:t>点</w:t>
      </w:r>
      <w:r w:rsidRPr="006E2618">
        <w:rPr>
          <w:rFonts w:ascii="Times New Roman" w:hAnsi="Times New Roman" w:cs="Times New Roman"/>
          <w:szCs w:val="24"/>
        </w:rPr>
        <w:t>E</w:t>
      </w:r>
      <w:r w:rsidR="00B07CD5" w:rsidRPr="006E2618">
        <w:rPr>
          <w:rFonts w:ascii="Times New Roman" w:hAnsi="Times New Roman" w:cs="Times New Roman"/>
          <w:szCs w:val="24"/>
        </w:rPr>
        <w:t>点。捕捞行为之间的轨迹是指</w:t>
      </w:r>
      <w:r w:rsidRPr="006E2618">
        <w:rPr>
          <w:rFonts w:ascii="Times New Roman" w:hAnsi="Times New Roman" w:cs="Times New Roman"/>
          <w:szCs w:val="24"/>
        </w:rPr>
        <w:t>C</w:t>
      </w:r>
      <w:r w:rsidRPr="006E2618">
        <w:rPr>
          <w:rFonts w:ascii="Times New Roman" w:hAnsi="Times New Roman" w:cs="Times New Roman"/>
          <w:szCs w:val="24"/>
        </w:rPr>
        <w:t>点到</w:t>
      </w:r>
      <w:r w:rsidRPr="006E2618">
        <w:rPr>
          <w:rFonts w:ascii="Times New Roman" w:hAnsi="Times New Roman" w:cs="Times New Roman"/>
          <w:szCs w:val="24"/>
        </w:rPr>
        <w:t>D</w:t>
      </w:r>
      <w:r w:rsidR="00B07CD5" w:rsidRPr="006E2618">
        <w:rPr>
          <w:rFonts w:ascii="Times New Roman" w:hAnsi="Times New Roman" w:cs="Times New Roman"/>
          <w:szCs w:val="24"/>
        </w:rPr>
        <w:t>点的轨迹。只保留它</w:t>
      </w:r>
      <w:r w:rsidRPr="006E2618">
        <w:rPr>
          <w:rFonts w:ascii="Times New Roman" w:hAnsi="Times New Roman" w:cs="Times New Roman"/>
          <w:szCs w:val="24"/>
        </w:rPr>
        <w:t>的端点，将轨迹</w:t>
      </w:r>
      <w:r w:rsidRPr="006E2618">
        <w:rPr>
          <w:rFonts w:ascii="Times New Roman" w:hAnsi="Times New Roman" w:cs="Times New Roman"/>
          <w:szCs w:val="24"/>
        </w:rPr>
        <w:t>CD</w:t>
      </w:r>
      <w:r w:rsidRPr="006E2618">
        <w:rPr>
          <w:rFonts w:ascii="Times New Roman" w:hAnsi="Times New Roman" w:cs="Times New Roman"/>
          <w:szCs w:val="24"/>
        </w:rPr>
        <w:t>抽象为图</w:t>
      </w:r>
      <w:r w:rsidR="0010077A" w:rsidRPr="006E2618">
        <w:rPr>
          <w:rFonts w:ascii="Times New Roman" w:hAnsi="Times New Roman" w:cs="Times New Roman"/>
          <w:szCs w:val="24"/>
        </w:rPr>
        <w:t>3-1</w:t>
      </w:r>
      <w:r w:rsidR="00B93C84">
        <w:rPr>
          <w:rFonts w:ascii="Times New Roman" w:hAnsi="Times New Roman" w:cs="Times New Roman" w:hint="eastAsia"/>
          <w:szCs w:val="24"/>
        </w:rPr>
        <w:t>(b)</w:t>
      </w:r>
      <w:r w:rsidR="00B07CD5" w:rsidRPr="006E2618">
        <w:rPr>
          <w:rFonts w:ascii="Times New Roman" w:hAnsi="Times New Roman" w:cs="Times New Roman"/>
          <w:szCs w:val="24"/>
        </w:rPr>
        <w:t>所示的线段</w:t>
      </w:r>
      <w:r w:rsidR="00B07CD5" w:rsidRPr="006E2618">
        <w:rPr>
          <w:rFonts w:ascii="Times New Roman" w:hAnsi="Times New Roman" w:cs="Times New Roman"/>
          <w:szCs w:val="24"/>
        </w:rPr>
        <w:t>CD</w:t>
      </w:r>
      <w:r w:rsidR="00B07CD5" w:rsidRPr="006E2618">
        <w:rPr>
          <w:rFonts w:ascii="Times New Roman" w:hAnsi="Times New Roman" w:cs="Times New Roman"/>
          <w:szCs w:val="24"/>
        </w:rPr>
        <w:t>，称该线段为航行线段。它</w:t>
      </w:r>
      <w:r w:rsidRPr="006E2618">
        <w:rPr>
          <w:rFonts w:ascii="Times New Roman" w:hAnsi="Times New Roman" w:cs="Times New Roman"/>
          <w:szCs w:val="24"/>
        </w:rPr>
        <w:t>表示线段两端点应处于不同的捕捞区域。</w:t>
      </w:r>
    </w:p>
    <w:p w14:paraId="2CE4106C" w14:textId="77777777" w:rsidR="00A85645" w:rsidRPr="006E2618" w:rsidRDefault="00B93C84" w:rsidP="0088685E">
      <w:pPr>
        <w:spacing w:line="300" w:lineRule="auto"/>
        <w:ind w:firstLineChars="200" w:firstLine="480"/>
        <w:rPr>
          <w:rFonts w:ascii="Times New Roman" w:hAnsi="Times New Roman" w:cs="Times New Roman"/>
          <w:szCs w:val="24"/>
        </w:rPr>
      </w:pPr>
      <w:r>
        <w:rPr>
          <w:rFonts w:ascii="Times New Roman" w:hAnsi="Times New Roman" w:cs="Times New Roman"/>
          <w:szCs w:val="24"/>
        </w:rPr>
        <w:t>按季度统计的捕捞</w:t>
      </w:r>
      <w:r w:rsidR="00A85645">
        <w:rPr>
          <w:rFonts w:ascii="Times New Roman" w:hAnsi="Times New Roman" w:cs="Times New Roman" w:hint="eastAsia"/>
          <w:szCs w:val="24"/>
        </w:rPr>
        <w:t>强度</w:t>
      </w:r>
      <w:r>
        <w:rPr>
          <w:rFonts w:ascii="Times New Roman" w:hAnsi="Times New Roman" w:cs="Times New Roman"/>
          <w:szCs w:val="24"/>
        </w:rPr>
        <w:t>热度图</w:t>
      </w:r>
      <w:r>
        <w:rPr>
          <w:rFonts w:ascii="Times New Roman" w:hAnsi="Times New Roman" w:cs="Times New Roman" w:hint="eastAsia"/>
          <w:szCs w:val="24"/>
        </w:rPr>
        <w:t>如</w:t>
      </w:r>
      <w:r w:rsidR="00B07CD5" w:rsidRPr="006E2618">
        <w:rPr>
          <w:rFonts w:ascii="Times New Roman" w:hAnsi="Times New Roman" w:cs="Times New Roman"/>
          <w:szCs w:val="24"/>
        </w:rPr>
        <w:t>图</w:t>
      </w:r>
      <w:r w:rsidR="00A85645">
        <w:rPr>
          <w:rFonts w:ascii="Times New Roman" w:hAnsi="Times New Roman" w:cs="Times New Roman"/>
          <w:szCs w:val="24"/>
        </w:rPr>
        <w:t>2-12</w:t>
      </w:r>
      <w:r>
        <w:rPr>
          <w:rFonts w:ascii="Times New Roman" w:hAnsi="Times New Roman" w:cs="Times New Roman" w:hint="eastAsia"/>
          <w:szCs w:val="24"/>
        </w:rPr>
        <w:t>所示，</w:t>
      </w:r>
      <w:r w:rsidR="00A85645">
        <w:rPr>
          <w:rFonts w:ascii="Times New Roman" w:hAnsi="Times New Roman" w:cs="Times New Roman" w:hint="eastAsia"/>
          <w:szCs w:val="24"/>
        </w:rPr>
        <w:t>将它们作为海域划分的对象。图</w:t>
      </w:r>
      <w:r w:rsidR="00A85645">
        <w:rPr>
          <w:rFonts w:ascii="Times New Roman" w:hAnsi="Times New Roman" w:cs="Times New Roman" w:hint="eastAsia"/>
          <w:szCs w:val="24"/>
        </w:rPr>
        <w:t>3-2</w:t>
      </w:r>
      <w:r w:rsidR="00A85645">
        <w:rPr>
          <w:rFonts w:ascii="Times New Roman" w:hAnsi="Times New Roman" w:cs="Times New Roman" w:hint="eastAsia"/>
          <w:szCs w:val="24"/>
        </w:rPr>
        <w:t>展示了捕捞热度图</w:t>
      </w:r>
      <w:r w:rsidR="00A85645">
        <w:rPr>
          <w:rFonts w:ascii="Times New Roman" w:hAnsi="Times New Roman" w:cs="Times New Roman"/>
          <w:szCs w:val="24"/>
        </w:rPr>
        <w:t>与</w:t>
      </w:r>
      <w:r w:rsidR="00A85645">
        <w:rPr>
          <w:rFonts w:ascii="Times New Roman" w:hAnsi="Times New Roman" w:cs="Times New Roman" w:hint="eastAsia"/>
          <w:szCs w:val="24"/>
        </w:rPr>
        <w:t>相应</w:t>
      </w:r>
      <w:r w:rsidR="00A85645">
        <w:rPr>
          <w:rFonts w:ascii="Times New Roman" w:hAnsi="Times New Roman" w:cs="Times New Roman"/>
          <w:szCs w:val="24"/>
        </w:rPr>
        <w:t>时间段内</w:t>
      </w:r>
      <w:r w:rsidR="0010077A" w:rsidRPr="006E2618">
        <w:rPr>
          <w:rFonts w:ascii="Times New Roman" w:hAnsi="Times New Roman" w:cs="Times New Roman"/>
          <w:szCs w:val="24"/>
        </w:rPr>
        <w:t>航行线段叠加</w:t>
      </w:r>
      <w:r w:rsidR="00A85645">
        <w:rPr>
          <w:rFonts w:ascii="Times New Roman" w:hAnsi="Times New Roman" w:cs="Times New Roman" w:hint="eastAsia"/>
          <w:szCs w:val="24"/>
        </w:rPr>
        <w:t>的效果。</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85645" w14:paraId="0A65BBB2" w14:textId="77777777" w:rsidTr="00A85645">
        <w:tc>
          <w:tcPr>
            <w:tcW w:w="8522" w:type="dxa"/>
            <w:vAlign w:val="center"/>
          </w:tcPr>
          <w:p w14:paraId="50C7571C" w14:textId="6812EDE8" w:rsidR="00A85645" w:rsidRDefault="00A85645" w:rsidP="00A85645">
            <w:pPr>
              <w:spacing w:line="300" w:lineRule="auto"/>
              <w:jc w:val="center"/>
              <w:rPr>
                <w:rFonts w:ascii="Times New Roman" w:hAnsi="Times New Roman" w:cs="Times New Roman"/>
                <w:szCs w:val="24"/>
              </w:rPr>
            </w:pPr>
            <w:r>
              <w:rPr>
                <w:noProof/>
              </w:rPr>
              <w:drawing>
                <wp:inline distT="0" distB="0" distL="0" distR="0" wp14:anchorId="393DCB6D" wp14:editId="357B5A22">
                  <wp:extent cx="2974331" cy="2790824"/>
                  <wp:effectExtent l="0" t="0" r="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73959" cy="2790475"/>
                          </a:xfrm>
                          <a:prstGeom prst="rect">
                            <a:avLst/>
                          </a:prstGeom>
                        </pic:spPr>
                      </pic:pic>
                    </a:graphicData>
                  </a:graphic>
                </wp:inline>
              </w:drawing>
            </w:r>
          </w:p>
        </w:tc>
      </w:tr>
      <w:tr w:rsidR="00A85645" w14:paraId="1A190F0E" w14:textId="77777777" w:rsidTr="00A85645">
        <w:tc>
          <w:tcPr>
            <w:tcW w:w="8522" w:type="dxa"/>
            <w:vAlign w:val="center"/>
          </w:tcPr>
          <w:p w14:paraId="7BDE4C10" w14:textId="09B58422" w:rsidR="00A85645" w:rsidRPr="00A85645" w:rsidRDefault="00A85645" w:rsidP="00A85645">
            <w:pPr>
              <w:spacing w:line="300" w:lineRule="auto"/>
              <w:ind w:firstLine="420"/>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3-2 2014</w:t>
            </w:r>
            <w:r w:rsidRPr="00D11E62">
              <w:rPr>
                <w:rFonts w:ascii="Times New Roman" w:hAnsi="Times New Roman" w:cs="Times New Roman"/>
                <w:szCs w:val="24"/>
              </w:rPr>
              <w:t>年第二季度捕捞热度图与航行线段</w:t>
            </w:r>
          </w:p>
        </w:tc>
      </w:tr>
    </w:tbl>
    <w:p w14:paraId="2CF0D719" w14:textId="77777777" w:rsidR="00DE48AE" w:rsidRPr="006E2618" w:rsidRDefault="00DE48AE" w:rsidP="00A85645">
      <w:pPr>
        <w:spacing w:line="300" w:lineRule="auto"/>
        <w:ind w:firstLine="420"/>
        <w:rPr>
          <w:rFonts w:ascii="Times New Roman" w:hAnsi="Times New Roman" w:cs="Times New Roman"/>
          <w:szCs w:val="24"/>
        </w:rPr>
      </w:pPr>
      <w:r>
        <w:rPr>
          <w:rFonts w:ascii="Times New Roman" w:hAnsi="Times New Roman" w:cs="Times New Roman" w:hint="eastAsia"/>
          <w:szCs w:val="24"/>
        </w:rPr>
        <w:t>图</w:t>
      </w:r>
      <w:r>
        <w:rPr>
          <w:rFonts w:ascii="Times New Roman" w:hAnsi="Times New Roman" w:cs="Times New Roman" w:hint="eastAsia"/>
          <w:szCs w:val="24"/>
        </w:rPr>
        <w:t>3-2</w:t>
      </w:r>
      <w:r>
        <w:rPr>
          <w:rFonts w:ascii="Times New Roman" w:hAnsi="Times New Roman" w:cs="Times New Roman" w:hint="eastAsia"/>
          <w:szCs w:val="24"/>
        </w:rPr>
        <w:t>上的</w:t>
      </w:r>
      <w:r>
        <w:rPr>
          <w:rFonts w:ascii="Times New Roman" w:hAnsi="Times New Roman" w:cs="Times New Roman"/>
          <w:szCs w:val="24"/>
        </w:rPr>
        <w:t>灰度图</w:t>
      </w:r>
      <w:r>
        <w:rPr>
          <w:rFonts w:ascii="Times New Roman" w:hAnsi="Times New Roman" w:cs="Times New Roman" w:hint="eastAsia"/>
          <w:szCs w:val="24"/>
        </w:rPr>
        <w:t>表示</w:t>
      </w:r>
      <w:r w:rsidR="0010077A" w:rsidRPr="006E2618">
        <w:rPr>
          <w:rFonts w:ascii="Times New Roman" w:hAnsi="Times New Roman" w:cs="Times New Roman"/>
          <w:szCs w:val="24"/>
        </w:rPr>
        <w:t>2014</w:t>
      </w:r>
      <w:r>
        <w:rPr>
          <w:rFonts w:ascii="Times New Roman" w:hAnsi="Times New Roman" w:cs="Times New Roman"/>
          <w:szCs w:val="24"/>
        </w:rPr>
        <w:t>年第二季度的捕捞</w:t>
      </w:r>
      <w:r>
        <w:rPr>
          <w:rFonts w:ascii="Times New Roman" w:hAnsi="Times New Roman" w:cs="Times New Roman" w:hint="eastAsia"/>
          <w:szCs w:val="24"/>
        </w:rPr>
        <w:t>强度分布</w:t>
      </w:r>
      <w:r w:rsidR="0010077A" w:rsidRPr="006E2618">
        <w:rPr>
          <w:rFonts w:ascii="Times New Roman" w:hAnsi="Times New Roman" w:cs="Times New Roman"/>
          <w:szCs w:val="24"/>
        </w:rPr>
        <w:t>，蓝色线段是该时间段内统计的航行线段，红色曲线包络的是一个相互连通的捕捞区域。由于热度图的数值本身就可以作为分类的依据，根据</w:t>
      </w:r>
      <w:r>
        <w:rPr>
          <w:rFonts w:ascii="Times New Roman" w:hAnsi="Times New Roman" w:cs="Times New Roman"/>
          <w:szCs w:val="24"/>
        </w:rPr>
        <w:t>连通</w:t>
      </w:r>
      <w:r>
        <w:rPr>
          <w:rFonts w:ascii="Times New Roman" w:hAnsi="Times New Roman" w:cs="Times New Roman" w:hint="eastAsia"/>
          <w:szCs w:val="24"/>
        </w:rPr>
        <w:t>与否</w:t>
      </w:r>
      <w:r>
        <w:rPr>
          <w:rFonts w:ascii="Times New Roman" w:hAnsi="Times New Roman" w:cs="Times New Roman"/>
          <w:szCs w:val="24"/>
        </w:rPr>
        <w:t>将捕捞热度图粗略地分为七个区域。可以看出，航行线段不仅</w:t>
      </w:r>
      <w:r w:rsidR="0010077A" w:rsidRPr="006E2618">
        <w:rPr>
          <w:rFonts w:ascii="Times New Roman" w:hAnsi="Times New Roman" w:cs="Times New Roman"/>
          <w:szCs w:val="24"/>
        </w:rPr>
        <w:t>分布在不同区域之间，还分布于区域内部。以红</w:t>
      </w:r>
      <w:r w:rsidR="0010077A" w:rsidRPr="006E2618">
        <w:rPr>
          <w:rFonts w:ascii="Times New Roman" w:hAnsi="Times New Roman" w:cs="Times New Roman"/>
          <w:szCs w:val="24"/>
        </w:rPr>
        <w:lastRenderedPageBreak/>
        <w:t>色曲线勾勒的区域为例，大量的航行线段两端</w:t>
      </w:r>
      <w:r w:rsidR="006666CB" w:rsidRPr="006E2618">
        <w:rPr>
          <w:rFonts w:ascii="Times New Roman" w:hAnsi="Times New Roman" w:cs="Times New Roman"/>
          <w:szCs w:val="24"/>
        </w:rPr>
        <w:t>点</w:t>
      </w:r>
      <w:r w:rsidR="0010077A" w:rsidRPr="006E2618">
        <w:rPr>
          <w:rFonts w:ascii="Times New Roman" w:hAnsi="Times New Roman" w:cs="Times New Roman"/>
          <w:szCs w:val="24"/>
        </w:rPr>
        <w:t>落于该区域内部。</w:t>
      </w:r>
      <w:r w:rsidR="001C21A8" w:rsidRPr="006E2618">
        <w:rPr>
          <w:rFonts w:ascii="Times New Roman" w:hAnsi="Times New Roman" w:cs="Times New Roman"/>
          <w:szCs w:val="24"/>
        </w:rPr>
        <w:t>根据</w:t>
      </w:r>
      <w:r w:rsidR="0010077A" w:rsidRPr="006E2618">
        <w:rPr>
          <w:rFonts w:ascii="Times New Roman" w:hAnsi="Times New Roman" w:cs="Times New Roman"/>
          <w:szCs w:val="24"/>
        </w:rPr>
        <w:t>航行线段</w:t>
      </w:r>
      <w:r w:rsidR="001C21A8" w:rsidRPr="006E2618">
        <w:rPr>
          <w:rFonts w:ascii="Times New Roman" w:hAnsi="Times New Roman" w:cs="Times New Roman"/>
          <w:szCs w:val="24"/>
        </w:rPr>
        <w:t>两端点应处于不同的捕捞区域</w:t>
      </w:r>
      <w:r w:rsidR="00C70731" w:rsidRPr="006E2618">
        <w:rPr>
          <w:rFonts w:ascii="Times New Roman" w:hAnsi="Times New Roman" w:cs="Times New Roman"/>
          <w:szCs w:val="24"/>
        </w:rPr>
        <w:t>这一条件</w:t>
      </w:r>
      <w:r w:rsidR="001C21A8" w:rsidRPr="006E2618">
        <w:rPr>
          <w:rFonts w:ascii="Times New Roman" w:hAnsi="Times New Roman" w:cs="Times New Roman"/>
          <w:szCs w:val="24"/>
        </w:rPr>
        <w:t>，</w:t>
      </w:r>
      <w:r>
        <w:rPr>
          <w:rFonts w:ascii="Times New Roman" w:hAnsi="Times New Roman" w:cs="Times New Roman" w:hint="eastAsia"/>
          <w:szCs w:val="24"/>
        </w:rPr>
        <w:t>可以将该区域切分成符合航行线段含义的多个部分。因此，</w:t>
      </w:r>
      <w:r w:rsidR="0086081B" w:rsidRPr="006E2618">
        <w:rPr>
          <w:rFonts w:ascii="Times New Roman" w:hAnsi="Times New Roman" w:cs="Times New Roman"/>
          <w:szCs w:val="24"/>
        </w:rPr>
        <w:t>航行线段</w:t>
      </w:r>
      <w:r>
        <w:rPr>
          <w:rFonts w:ascii="Times New Roman" w:hAnsi="Times New Roman" w:cs="Times New Roman" w:hint="eastAsia"/>
          <w:szCs w:val="24"/>
        </w:rPr>
        <w:t>可以</w:t>
      </w:r>
      <w:r>
        <w:rPr>
          <w:rFonts w:ascii="Times New Roman" w:hAnsi="Times New Roman" w:cs="Times New Roman"/>
          <w:szCs w:val="24"/>
        </w:rPr>
        <w:t>作为捕捞</w:t>
      </w:r>
      <w:r>
        <w:rPr>
          <w:rFonts w:ascii="Times New Roman" w:hAnsi="Times New Roman" w:cs="Times New Roman" w:hint="eastAsia"/>
          <w:szCs w:val="24"/>
        </w:rPr>
        <w:t>热度图</w:t>
      </w:r>
      <w:r w:rsidR="0010077A" w:rsidRPr="006E2618">
        <w:rPr>
          <w:rFonts w:ascii="Times New Roman" w:hAnsi="Times New Roman" w:cs="Times New Roman"/>
          <w:szCs w:val="24"/>
        </w:rPr>
        <w:t>分类</w:t>
      </w:r>
      <w:r w:rsidR="0086081B" w:rsidRPr="006E2618">
        <w:rPr>
          <w:rFonts w:ascii="Times New Roman" w:hAnsi="Times New Roman" w:cs="Times New Roman"/>
          <w:szCs w:val="24"/>
        </w:rPr>
        <w:t>的依据</w:t>
      </w:r>
      <w:r w:rsidR="0010077A" w:rsidRPr="006E2618">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67"/>
      </w:tblGrid>
      <w:tr w:rsidR="00DE48AE" w14:paraId="254D7EA0" w14:textId="77777777" w:rsidTr="00DE48AE">
        <w:tc>
          <w:tcPr>
            <w:tcW w:w="8522" w:type="dxa"/>
            <w:gridSpan w:val="2"/>
            <w:vAlign w:val="center"/>
          </w:tcPr>
          <w:p w14:paraId="2391A401" w14:textId="13466C30" w:rsidR="00DE48AE" w:rsidRDefault="00DE48AE" w:rsidP="00DE48AE">
            <w:pPr>
              <w:spacing w:line="300" w:lineRule="auto"/>
              <w:jc w:val="center"/>
              <w:rPr>
                <w:rFonts w:ascii="Times New Roman" w:hAnsi="Times New Roman" w:cs="Times New Roman"/>
                <w:szCs w:val="24"/>
              </w:rPr>
            </w:pPr>
            <w:r>
              <w:rPr>
                <w:noProof/>
              </w:rPr>
              <w:drawing>
                <wp:inline distT="0" distB="0" distL="0" distR="0" wp14:anchorId="0FB11E72" wp14:editId="149790AD">
                  <wp:extent cx="5314950" cy="2322215"/>
                  <wp:effectExtent l="0" t="0" r="0" b="1905"/>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4950" cy="2322215"/>
                          </a:xfrm>
                          <a:prstGeom prst="rect">
                            <a:avLst/>
                          </a:prstGeom>
                        </pic:spPr>
                      </pic:pic>
                    </a:graphicData>
                  </a:graphic>
                </wp:inline>
              </w:drawing>
            </w:r>
          </w:p>
        </w:tc>
      </w:tr>
      <w:tr w:rsidR="00DE48AE" w14:paraId="424AF13A" w14:textId="77777777" w:rsidTr="00DE48AE">
        <w:tc>
          <w:tcPr>
            <w:tcW w:w="4261" w:type="dxa"/>
            <w:vAlign w:val="center"/>
          </w:tcPr>
          <w:p w14:paraId="28FF9432" w14:textId="0D8DB7FE" w:rsidR="00DE48AE" w:rsidRDefault="00DE48AE" w:rsidP="00DE48AE">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6FE5145C" w14:textId="518D6D33" w:rsidR="00DE48AE" w:rsidRDefault="00DE48AE" w:rsidP="00DE48AE">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DE48AE" w14:paraId="1D2EC2E1" w14:textId="77777777" w:rsidTr="00DE48AE">
        <w:tc>
          <w:tcPr>
            <w:tcW w:w="8522" w:type="dxa"/>
            <w:gridSpan w:val="2"/>
            <w:vAlign w:val="center"/>
          </w:tcPr>
          <w:p w14:paraId="53F29AF0" w14:textId="45321F28" w:rsidR="00DE48AE" w:rsidRPr="00DE48AE" w:rsidRDefault="00DE48AE" w:rsidP="00DE48A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3-3 </w:t>
            </w:r>
            <w:proofErr w:type="gramStart"/>
            <w:r w:rsidRPr="006E2618">
              <w:rPr>
                <w:rFonts w:ascii="Times New Roman" w:hAnsi="Times New Roman" w:cs="Times New Roman"/>
                <w:szCs w:val="24"/>
              </w:rPr>
              <w:t>相邻图层某个</w:t>
            </w:r>
            <w:proofErr w:type="gramEnd"/>
            <w:r w:rsidRPr="006E2618">
              <w:rPr>
                <w:rFonts w:ascii="Times New Roman" w:hAnsi="Times New Roman" w:cs="Times New Roman"/>
                <w:szCs w:val="24"/>
              </w:rPr>
              <w:t>出现</w:t>
            </w:r>
            <w:r w:rsidRPr="006E2618">
              <w:rPr>
                <w:rFonts w:ascii="Times New Roman" w:eastAsia="宋体" w:hAnsi="Times New Roman" w:cs="Times New Roman"/>
                <w:szCs w:val="24"/>
              </w:rPr>
              <w:t>“</w:t>
            </w:r>
            <w:r w:rsidRPr="006E2618">
              <w:rPr>
                <w:rFonts w:ascii="Times New Roman" w:hAnsi="Times New Roman" w:cs="Times New Roman"/>
                <w:szCs w:val="24"/>
              </w:rPr>
              <w:t>一对多</w:t>
            </w:r>
            <w:r w:rsidRPr="006E2618">
              <w:rPr>
                <w:rFonts w:ascii="Times New Roman" w:eastAsia="宋体" w:hAnsi="Times New Roman" w:cs="Times New Roman"/>
                <w:szCs w:val="24"/>
              </w:rPr>
              <w:t>”</w:t>
            </w:r>
            <w:r w:rsidRPr="006E2618">
              <w:rPr>
                <w:rFonts w:ascii="Times New Roman" w:hAnsi="Times New Roman" w:cs="Times New Roman"/>
                <w:szCs w:val="24"/>
              </w:rPr>
              <w:t>的区域</w:t>
            </w:r>
            <w:r>
              <w:rPr>
                <w:rFonts w:ascii="Times New Roman" w:hAnsi="Times New Roman" w:cs="Times New Roman" w:hint="eastAsia"/>
                <w:szCs w:val="24"/>
              </w:rPr>
              <w:t>(a)</w:t>
            </w:r>
            <w:r w:rsidRPr="00D11E62">
              <w:rPr>
                <w:rFonts w:ascii="Times New Roman" w:hAnsi="Times New Roman" w:cs="Times New Roman"/>
                <w:szCs w:val="24"/>
              </w:rPr>
              <w:t xml:space="preserve"> </w:t>
            </w:r>
            <w:r w:rsidRPr="00D11E62">
              <w:rPr>
                <w:rFonts w:ascii="Times New Roman" w:hAnsi="Times New Roman" w:cs="Times New Roman"/>
                <w:szCs w:val="24"/>
              </w:rPr>
              <w:t>下层：</w:t>
            </w:r>
            <m:oMath>
              <m:r>
                <m:rPr>
                  <m:sty m:val="p"/>
                </m:rPr>
                <w:rPr>
                  <w:rFonts w:ascii="Cambria Math" w:hAnsi="Cambria Math" w:cs="Times New Roman"/>
                  <w:szCs w:val="24"/>
                </w:rPr>
                <m:t>热度</m:t>
              </m:r>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r>
                <m:rPr>
                  <m:sty m:val="p"/>
                </m:rPr>
                <w:rPr>
                  <w:rFonts w:ascii="Cambria Math" w:hAnsi="Cambria Math" w:cs="Times New Roman"/>
                  <w:szCs w:val="24"/>
                </w:rPr>
                <m:t>-1)</m:t>
              </m:r>
            </m:oMath>
            <w:r>
              <w:rPr>
                <w:rFonts w:ascii="Times New Roman" w:hAnsi="Times New Roman" w:cs="Times New Roman" w:hint="eastAsia"/>
                <w:szCs w:val="24"/>
              </w:rPr>
              <w:t xml:space="preserve"> (b)</w:t>
            </w:r>
            <w:r w:rsidRPr="00D11E62">
              <w:rPr>
                <w:rFonts w:ascii="Times New Roman" w:hAnsi="Times New Roman" w:cs="Times New Roman"/>
                <w:szCs w:val="24"/>
              </w:rPr>
              <w:t xml:space="preserve"> </w:t>
            </w:r>
            <w:r w:rsidRPr="00D11E62">
              <w:rPr>
                <w:rFonts w:ascii="Times New Roman" w:hAnsi="Times New Roman" w:cs="Times New Roman"/>
                <w:szCs w:val="24"/>
              </w:rPr>
              <w:t>上层：</w:t>
            </w:r>
            <m:oMath>
              <m:r>
                <m:rPr>
                  <m:sty m:val="p"/>
                </m:rPr>
                <w:rPr>
                  <w:rFonts w:ascii="Cambria Math" w:hAnsi="Cambria Math" w:cs="Times New Roman"/>
                  <w:szCs w:val="24"/>
                </w:rPr>
                <m:t>热度</m:t>
              </m:r>
              <m:r>
                <m:rPr>
                  <m:sty m:val="p"/>
                </m:rPr>
                <w:rPr>
                  <w:rFonts w:ascii="Cambria Math" w:eastAsia="宋体" w:hAnsi="Cambria Math" w:cs="Times New Roman"/>
                  <w:szCs w:val="24"/>
                </w:rPr>
                <m:t xml:space="preserve"> ≥</m:t>
              </m:r>
              <m:d>
                <m:dPr>
                  <m:begChr m:val="⌈"/>
                  <m:endChr m:val="⌉"/>
                  <m:ctrlPr>
                    <w:rPr>
                      <w:rFonts w:ascii="Cambria Math" w:eastAsia="宋体" w:hAnsi="Cambria Math" w:cs="Times New Roman"/>
                      <w:szCs w:val="24"/>
                    </w:rPr>
                  </m:ctrlPr>
                </m:dPr>
                <m:e>
                  <m:r>
                    <w:rPr>
                      <w:rFonts w:ascii="Cambria Math" w:eastAsia="宋体" w:hAnsi="Cambria Math" w:cs="Times New Roman"/>
                      <w:szCs w:val="24"/>
                    </w:rPr>
                    <m:t>θ</m:t>
                  </m:r>
                </m:e>
              </m:d>
            </m:oMath>
          </w:p>
        </w:tc>
      </w:tr>
    </w:tbl>
    <w:p w14:paraId="593C61C8" w14:textId="4D3379E5" w:rsidR="001B57FF" w:rsidRPr="006E2618" w:rsidRDefault="0086081B" w:rsidP="00DE48AE">
      <w:pPr>
        <w:spacing w:line="300" w:lineRule="auto"/>
        <w:ind w:firstLine="420"/>
        <w:rPr>
          <w:rFonts w:ascii="Times New Roman" w:hAnsi="Times New Roman" w:cs="Times New Roman"/>
          <w:szCs w:val="24"/>
        </w:rPr>
      </w:pPr>
      <w:r w:rsidRPr="006E2618">
        <w:rPr>
          <w:rFonts w:ascii="Times New Roman" w:hAnsi="Times New Roman" w:cs="Times New Roman"/>
          <w:szCs w:val="24"/>
        </w:rPr>
        <w:t>对于实际生产而言，如果两个捕捞区域相邻，</w:t>
      </w:r>
      <w:r w:rsidR="00C8652A">
        <w:rPr>
          <w:rFonts w:ascii="Times New Roman" w:hAnsi="Times New Roman" w:cs="Times New Roman" w:hint="eastAsia"/>
          <w:szCs w:val="24"/>
        </w:rPr>
        <w:t>渔民往往</w:t>
      </w:r>
      <w:r w:rsidRPr="006E2618">
        <w:rPr>
          <w:rFonts w:ascii="Times New Roman" w:hAnsi="Times New Roman" w:cs="Times New Roman"/>
          <w:szCs w:val="24"/>
        </w:rPr>
        <w:t>把它们视为一个整体。</w:t>
      </w:r>
      <w:r w:rsidR="00DE48AE">
        <w:rPr>
          <w:rFonts w:ascii="Times New Roman" w:hAnsi="Times New Roman" w:cs="Times New Roman" w:hint="eastAsia"/>
          <w:szCs w:val="24"/>
        </w:rPr>
        <w:t>因此</w:t>
      </w:r>
      <w:r w:rsidRPr="006E2618">
        <w:rPr>
          <w:rFonts w:ascii="Times New Roman" w:hAnsi="Times New Roman" w:cs="Times New Roman"/>
          <w:szCs w:val="24"/>
        </w:rPr>
        <w:t>，将捕捞区域划分成相互独立的个体对渔民捕捞作业更具有指导意义。</w:t>
      </w:r>
      <w:r w:rsidR="00C8652A">
        <w:rPr>
          <w:rFonts w:ascii="Times New Roman" w:hAnsi="Times New Roman" w:cs="Times New Roman"/>
          <w:szCs w:val="24"/>
        </w:rPr>
        <w:t>为了使</w:t>
      </w:r>
      <w:r w:rsidR="00C8652A">
        <w:rPr>
          <w:rFonts w:ascii="Times New Roman" w:hAnsi="Times New Roman" w:cs="Times New Roman" w:hint="eastAsia"/>
          <w:szCs w:val="24"/>
        </w:rPr>
        <w:t>切分</w:t>
      </w:r>
      <w:r w:rsidR="00C8652A">
        <w:rPr>
          <w:rFonts w:ascii="Times New Roman" w:hAnsi="Times New Roman" w:cs="Times New Roman"/>
          <w:szCs w:val="24"/>
        </w:rPr>
        <w:t>后的捕捞</w:t>
      </w:r>
      <w:r w:rsidR="00C8652A">
        <w:rPr>
          <w:rFonts w:ascii="Times New Roman" w:hAnsi="Times New Roman" w:cs="Times New Roman" w:hint="eastAsia"/>
          <w:szCs w:val="24"/>
        </w:rPr>
        <w:t>区域</w:t>
      </w:r>
      <w:r w:rsidR="001C21A8" w:rsidRPr="006E2618">
        <w:rPr>
          <w:rFonts w:ascii="Times New Roman" w:hAnsi="Times New Roman" w:cs="Times New Roman"/>
          <w:szCs w:val="24"/>
        </w:rPr>
        <w:t>彼此分离，本文</w:t>
      </w:r>
      <w:r w:rsidR="00D25B27" w:rsidRPr="006E2618">
        <w:rPr>
          <w:rFonts w:ascii="Times New Roman" w:hAnsi="Times New Roman" w:cs="Times New Roman"/>
          <w:szCs w:val="24"/>
        </w:rPr>
        <w:t>利用</w:t>
      </w:r>
      <w:r w:rsidR="00C8652A">
        <w:rPr>
          <w:rFonts w:ascii="Times New Roman" w:hAnsi="Times New Roman" w:cs="Times New Roman" w:hint="eastAsia"/>
          <w:szCs w:val="24"/>
        </w:rPr>
        <w:t>捕捞强度</w:t>
      </w:r>
      <w:r w:rsidR="00D25B27" w:rsidRPr="006E2618">
        <w:rPr>
          <w:rFonts w:ascii="Times New Roman" w:hAnsi="Times New Roman" w:cs="Times New Roman"/>
          <w:szCs w:val="24"/>
        </w:rPr>
        <w:t>热度图的权值将图</w:t>
      </w:r>
      <w:r w:rsidR="00D25B27" w:rsidRPr="006E2618">
        <w:rPr>
          <w:rFonts w:ascii="Times New Roman" w:hAnsi="Times New Roman" w:cs="Times New Roman"/>
          <w:szCs w:val="24"/>
        </w:rPr>
        <w:t>3-2</w:t>
      </w:r>
      <w:r w:rsidR="00D25B27" w:rsidRPr="006E2618">
        <w:rPr>
          <w:rFonts w:ascii="Times New Roman" w:hAnsi="Times New Roman" w:cs="Times New Roman"/>
          <w:szCs w:val="24"/>
        </w:rPr>
        <w:t>中的连通区域划分成多个</w:t>
      </w:r>
      <w:r w:rsidR="00B90D96" w:rsidRPr="006E2618">
        <w:rPr>
          <w:rFonts w:ascii="Times New Roman" w:hAnsi="Times New Roman" w:cs="Times New Roman"/>
          <w:szCs w:val="24"/>
        </w:rPr>
        <w:t>区块</w:t>
      </w:r>
      <w:r w:rsidR="00D25B27" w:rsidRPr="006E2618">
        <w:rPr>
          <w:rFonts w:ascii="Times New Roman" w:hAnsi="Times New Roman" w:cs="Times New Roman"/>
          <w:szCs w:val="24"/>
        </w:rPr>
        <w:t>。设置参数</w:t>
      </w:r>
      <w:r w:rsidRPr="006E2618">
        <w:rPr>
          <w:rFonts w:ascii="Times New Roman" w:hAnsi="Times New Roman" w:cs="Times New Roman"/>
          <w:szCs w:val="24"/>
        </w:rPr>
        <w:t xml:space="preserve"> </w:t>
      </w:r>
      <m:oMath>
        <m:r>
          <m:rPr>
            <m:sty m:val="p"/>
          </m:rPr>
          <w:rPr>
            <w:rFonts w:ascii="Cambria Math" w:hAnsi="Cambria Math" w:cs="Times New Roman"/>
            <w:szCs w:val="24"/>
          </w:rPr>
          <m:t>θ=25%×</m:t>
        </m:r>
        <m:r>
          <m:rPr>
            <m:sty m:val="p"/>
          </m:rPr>
          <w:rPr>
            <w:rFonts w:ascii="Cambria Math" w:hAnsi="Cambria Math" w:cs="Times New Roman"/>
            <w:szCs w:val="24"/>
          </w:rPr>
          <m:t>热度最大值</m:t>
        </m:r>
      </m:oMath>
      <w:r w:rsidRPr="006E2618">
        <w:rPr>
          <w:rFonts w:ascii="Times New Roman" w:hAnsi="Times New Roman" w:cs="Times New Roman"/>
          <w:szCs w:val="24"/>
        </w:rPr>
        <w:t xml:space="preserve"> </w:t>
      </w:r>
      <w:r w:rsidR="00D25B27" w:rsidRPr="006E2618">
        <w:rPr>
          <w:rFonts w:ascii="Times New Roman" w:hAnsi="Times New Roman" w:cs="Times New Roman"/>
          <w:szCs w:val="24"/>
        </w:rPr>
        <w:t>，比较</w:t>
      </w:r>
      <w:r w:rsidR="00C8652A">
        <w:rPr>
          <w:rFonts w:ascii="Times New Roman" w:hAnsi="Times New Roman" w:cs="Times New Roman" w:hint="eastAsia"/>
          <w:szCs w:val="24"/>
        </w:rPr>
        <w:t>捕捞强度热度图上</w:t>
      </w:r>
      <w:r w:rsidR="00D25B27" w:rsidRPr="006E2618">
        <w:rPr>
          <w:rFonts w:ascii="Times New Roman" w:hAnsi="Times New Roman" w:cs="Times New Roman"/>
          <w:szCs w:val="24"/>
        </w:rPr>
        <w:t>权</w:t>
      </w:r>
      <w:r w:rsidR="001C21A8" w:rsidRPr="006E2618">
        <w:rPr>
          <w:rFonts w:ascii="Times New Roman" w:eastAsia="宋体" w:hAnsi="Times New Roman" w:cs="Times New Roman"/>
          <w:szCs w:val="24"/>
        </w:rPr>
        <w:t>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oMath>
      <w:r w:rsidR="001C21A8" w:rsidRPr="006E2618">
        <w:rPr>
          <w:rFonts w:ascii="Times New Roman" w:eastAsia="宋体" w:hAnsi="Times New Roman" w:cs="Times New Roman"/>
          <w:szCs w:val="24"/>
        </w:rPr>
        <w:t>的</w:t>
      </w:r>
      <w:r w:rsidR="001C21A8" w:rsidRPr="006E2618">
        <w:rPr>
          <w:rFonts w:ascii="Times New Roman" w:hAnsi="Times New Roman" w:cs="Times New Roman"/>
          <w:szCs w:val="24"/>
        </w:rPr>
        <w:t>区域和</w:t>
      </w:r>
      <w:r w:rsidR="00EF7D0B">
        <w:rPr>
          <w:rFonts w:ascii="Times New Roman" w:hAnsi="Times New Roman" w:cs="Times New Roman" w:hint="eastAsia"/>
          <w:szCs w:val="24"/>
        </w:rPr>
        <w:t>权值</w:t>
      </w:r>
      <m:oMath>
        <m:r>
          <m:rPr>
            <m:sty m:val="p"/>
          </m:rPr>
          <w:rPr>
            <w:rFonts w:ascii="Cambria Math" w:eastAsia="宋体" w:hAnsi="Cambria Math" w:cs="Times New Roman"/>
            <w:szCs w:val="24"/>
          </w:rPr>
          <m:t>≥(</m:t>
        </m:r>
        <m:d>
          <m:dPr>
            <m:begChr m:val="⌈"/>
            <m:endChr m:val="⌉"/>
            <m:ctrlPr>
              <w:rPr>
                <w:rFonts w:ascii="Cambria Math" w:eastAsia="宋体" w:hAnsi="Cambria Math" w:cs="Times New Roman"/>
                <w:szCs w:val="24"/>
              </w:rPr>
            </m:ctrlPr>
          </m:dPr>
          <m:e>
            <m:r>
              <m:rPr>
                <m:sty m:val="p"/>
              </m:rPr>
              <w:rPr>
                <w:rFonts w:ascii="Cambria Math" w:eastAsia="宋体" w:hAnsi="Cambria Math" w:cs="Times New Roman"/>
                <w:szCs w:val="24"/>
              </w:rPr>
              <m:t>θ</m:t>
            </m:r>
          </m:e>
        </m:d>
        <m:r>
          <m:rPr>
            <m:sty m:val="p"/>
          </m:rPr>
          <w:rPr>
            <w:rFonts w:ascii="Cambria Math" w:hAnsi="Cambria Math" w:cs="Times New Roman"/>
            <w:szCs w:val="24"/>
          </w:rPr>
          <m:t>-1)</m:t>
        </m:r>
      </m:oMath>
      <w:r w:rsidR="00C8652A">
        <w:rPr>
          <w:rFonts w:ascii="Times New Roman" w:hAnsi="Times New Roman" w:cs="Times New Roman"/>
          <w:szCs w:val="24"/>
        </w:rPr>
        <w:t>的区域。</w:t>
      </w:r>
      <w:r w:rsidR="001C21A8" w:rsidRPr="006E2618">
        <w:rPr>
          <w:rFonts w:ascii="Times New Roman" w:hAnsi="Times New Roman" w:cs="Times New Roman"/>
          <w:szCs w:val="24"/>
        </w:rPr>
        <w:t>图</w:t>
      </w:r>
      <w:r w:rsidR="00D25B27" w:rsidRPr="006E2618">
        <w:rPr>
          <w:rFonts w:ascii="Times New Roman" w:hAnsi="Times New Roman" w:cs="Times New Roman"/>
          <w:szCs w:val="24"/>
        </w:rPr>
        <w:t>3-3</w:t>
      </w:r>
      <w:r w:rsidR="00C8652A">
        <w:rPr>
          <w:rFonts w:ascii="Times New Roman" w:hAnsi="Times New Roman" w:cs="Times New Roman" w:hint="eastAsia"/>
          <w:szCs w:val="24"/>
        </w:rPr>
        <w:t>展示了</w:t>
      </w:r>
      <w:r w:rsidR="001C21A8" w:rsidRPr="006E2618">
        <w:rPr>
          <w:rFonts w:ascii="Times New Roman" w:hAnsi="Times New Roman" w:cs="Times New Roman"/>
          <w:szCs w:val="24"/>
        </w:rPr>
        <w:t>2014</w:t>
      </w:r>
      <w:r w:rsidR="00B90D96" w:rsidRPr="006E2618">
        <w:rPr>
          <w:rFonts w:ascii="Times New Roman" w:hAnsi="Times New Roman" w:cs="Times New Roman"/>
          <w:szCs w:val="24"/>
        </w:rPr>
        <w:t>年第二季度捕捞热度图</w:t>
      </w:r>
      <w:r w:rsidR="001C21A8" w:rsidRPr="006E2618">
        <w:rPr>
          <w:rFonts w:ascii="Times New Roman" w:hAnsi="Times New Roman" w:cs="Times New Roman"/>
          <w:szCs w:val="24"/>
        </w:rPr>
        <w:t>的局部。称保留区域较大的为下层</w:t>
      </w:r>
      <w:r w:rsidR="00C8652A">
        <w:rPr>
          <w:rFonts w:ascii="Times New Roman" w:hAnsi="Times New Roman" w:cs="Times New Roman"/>
          <w:szCs w:val="24"/>
        </w:rPr>
        <w:t>，</w:t>
      </w:r>
      <w:r w:rsidR="00C8652A">
        <w:rPr>
          <w:rFonts w:ascii="Times New Roman" w:hAnsi="Times New Roman" w:cs="Times New Roman" w:hint="eastAsia"/>
          <w:szCs w:val="24"/>
        </w:rPr>
        <w:t>如</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C8652A">
        <w:rPr>
          <w:rFonts w:ascii="Times New Roman" w:hAnsi="Times New Roman" w:cs="Times New Roman" w:hint="eastAsia"/>
          <w:szCs w:val="24"/>
        </w:rPr>
        <w:t>(a)</w:t>
      </w:r>
      <w:r w:rsidR="00C8652A">
        <w:rPr>
          <w:rFonts w:ascii="Times New Roman" w:hAnsi="Times New Roman" w:cs="Times New Roman" w:hint="eastAsia"/>
          <w:szCs w:val="24"/>
        </w:rPr>
        <w:t>所示</w:t>
      </w:r>
      <w:r w:rsidR="001C21A8" w:rsidRPr="006E2618">
        <w:rPr>
          <w:rFonts w:ascii="Times New Roman" w:hAnsi="Times New Roman" w:cs="Times New Roman"/>
          <w:szCs w:val="24"/>
        </w:rPr>
        <w:t>，较小的为上层</w:t>
      </w:r>
      <w:r w:rsidR="00C8652A">
        <w:rPr>
          <w:rFonts w:ascii="Times New Roman" w:hAnsi="Times New Roman" w:cs="Times New Roman" w:hint="eastAsia"/>
          <w:szCs w:val="24"/>
        </w:rPr>
        <w:t>如</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C8652A">
        <w:rPr>
          <w:rFonts w:ascii="Times New Roman" w:hAnsi="Times New Roman" w:cs="Times New Roman" w:hint="eastAsia"/>
          <w:szCs w:val="24"/>
        </w:rPr>
        <w:t>(b)</w:t>
      </w:r>
      <w:r w:rsidR="00C8652A">
        <w:rPr>
          <w:rFonts w:ascii="Times New Roman" w:hAnsi="Times New Roman" w:cs="Times New Roman" w:hint="eastAsia"/>
          <w:szCs w:val="24"/>
        </w:rPr>
        <w:t>所示</w:t>
      </w:r>
      <w:r w:rsidR="00C8652A">
        <w:rPr>
          <w:rFonts w:ascii="Times New Roman" w:hAnsi="Times New Roman" w:cs="Times New Roman"/>
          <w:szCs w:val="24"/>
        </w:rPr>
        <w:t>。</w:t>
      </w:r>
      <w:r w:rsidR="00C8652A">
        <w:rPr>
          <w:rFonts w:ascii="Times New Roman" w:hAnsi="Times New Roman" w:cs="Times New Roman" w:hint="eastAsia"/>
          <w:szCs w:val="24"/>
        </w:rPr>
        <w:t>两者</w:t>
      </w:r>
      <w:r w:rsidR="001C21A8" w:rsidRPr="006E2618">
        <w:rPr>
          <w:rFonts w:ascii="Times New Roman" w:hAnsi="Times New Roman" w:cs="Times New Roman"/>
          <w:szCs w:val="24"/>
        </w:rPr>
        <w:t>之间存在三种区域变化方式：（</w:t>
      </w:r>
      <w:r w:rsidR="001C21A8" w:rsidRPr="006E2618">
        <w:rPr>
          <w:rFonts w:ascii="Times New Roman" w:hAnsi="Times New Roman" w:cs="Times New Roman"/>
          <w:szCs w:val="24"/>
        </w:rPr>
        <w:t>Ⅰ</w:t>
      </w:r>
      <w:r w:rsidR="001C21A8" w:rsidRPr="006E2618">
        <w:rPr>
          <w:rFonts w:ascii="Times New Roman" w:hAnsi="Times New Roman" w:cs="Times New Roman"/>
          <w:szCs w:val="24"/>
        </w:rPr>
        <w:t>）</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零对一</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：上层的空白位置对应到下层是一个独立的区块；（</w:t>
      </w:r>
      <w:r w:rsidR="00B90D96" w:rsidRPr="006E2618">
        <w:rPr>
          <w:rFonts w:ascii="Times New Roman" w:hAnsi="Times New Roman" w:cs="Times New Roman"/>
          <w:szCs w:val="24"/>
        </w:rPr>
        <w:t>Ⅱ</w:t>
      </w:r>
      <w:r w:rsidR="00B90D96" w:rsidRPr="006E2618">
        <w:rPr>
          <w:rFonts w:ascii="Times New Roman" w:hAnsi="Times New Roman" w:cs="Times New Roman"/>
          <w:szCs w:val="24"/>
        </w:rPr>
        <w:t>）</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一对一</w:t>
      </w:r>
      <w:r w:rsidR="00B90D96" w:rsidRPr="006E2618">
        <w:rPr>
          <w:rFonts w:ascii="Times New Roman" w:eastAsia="宋体" w:hAnsi="Times New Roman" w:cs="Times New Roman"/>
          <w:szCs w:val="24"/>
        </w:rPr>
        <w:t>”</w:t>
      </w:r>
      <w:r w:rsidR="00B90D96" w:rsidRPr="006E2618">
        <w:rPr>
          <w:rFonts w:ascii="Times New Roman" w:hAnsi="Times New Roman" w:cs="Times New Roman"/>
          <w:szCs w:val="24"/>
        </w:rPr>
        <w:t>：上层中的区块</w:t>
      </w:r>
      <w:r w:rsidR="001C21A8" w:rsidRPr="006E2618">
        <w:rPr>
          <w:rFonts w:ascii="Times New Roman" w:hAnsi="Times New Roman" w:cs="Times New Roman"/>
          <w:szCs w:val="24"/>
        </w:rPr>
        <w:t>对应到下层范围</w:t>
      </w:r>
      <w:r w:rsidR="001B57FF" w:rsidRPr="006E2618">
        <w:rPr>
          <w:rFonts w:ascii="Times New Roman" w:hAnsi="Times New Roman" w:cs="Times New Roman"/>
          <w:szCs w:val="24"/>
        </w:rPr>
        <w:t>变大，但仍保持独立性；（</w:t>
      </w:r>
      <w:r w:rsidR="001B57FF" w:rsidRPr="006E2618">
        <w:rPr>
          <w:rFonts w:ascii="Times New Roman" w:hAnsi="Times New Roman" w:cs="Times New Roman"/>
          <w:szCs w:val="24"/>
        </w:rPr>
        <w:t>Ⅲ</w:t>
      </w:r>
      <w:r w:rsidR="001B57FF" w:rsidRPr="006E2618">
        <w:rPr>
          <w:rFonts w:ascii="Times New Roman" w:hAnsi="Times New Roman" w:cs="Times New Roman"/>
          <w:szCs w:val="24"/>
        </w:rPr>
        <w:t>）</w:t>
      </w:r>
      <w:r w:rsidR="001B57FF" w:rsidRPr="006E2618">
        <w:rPr>
          <w:rFonts w:ascii="Times New Roman" w:eastAsia="宋体" w:hAnsi="Times New Roman" w:cs="Times New Roman"/>
          <w:szCs w:val="24"/>
        </w:rPr>
        <w:t>“</w:t>
      </w:r>
      <w:r w:rsidR="001B57FF" w:rsidRPr="006E2618">
        <w:rPr>
          <w:rFonts w:ascii="Times New Roman" w:hAnsi="Times New Roman" w:cs="Times New Roman"/>
          <w:szCs w:val="24"/>
        </w:rPr>
        <w:t>一对多</w:t>
      </w:r>
      <w:r w:rsidR="001B57FF" w:rsidRPr="006E2618">
        <w:rPr>
          <w:rFonts w:ascii="Times New Roman" w:eastAsia="宋体" w:hAnsi="Times New Roman" w:cs="Times New Roman"/>
          <w:szCs w:val="24"/>
        </w:rPr>
        <w:t>”</w:t>
      </w:r>
      <w:r w:rsidR="001B57FF" w:rsidRPr="006E2618">
        <w:rPr>
          <w:rFonts w:ascii="Times New Roman" w:hAnsi="Times New Roman" w:cs="Times New Roman"/>
          <w:szCs w:val="24"/>
        </w:rPr>
        <w:t>：上层的两个或多个区块对应到下层是一个相互连通的区域</w:t>
      </w:r>
      <w:r w:rsidR="001C21A8" w:rsidRPr="006E2618">
        <w:rPr>
          <w:rFonts w:ascii="Times New Roman" w:hAnsi="Times New Roman" w:cs="Times New Roman"/>
          <w:szCs w:val="24"/>
        </w:rPr>
        <w:t>。图</w:t>
      </w:r>
      <w:r w:rsidR="001B57FF" w:rsidRPr="006E2618">
        <w:rPr>
          <w:rFonts w:ascii="Times New Roman" w:hAnsi="Times New Roman" w:cs="Times New Roman"/>
          <w:szCs w:val="24"/>
        </w:rPr>
        <w:t>3-3</w:t>
      </w:r>
      <w:r w:rsidR="001C21A8" w:rsidRPr="006E2618">
        <w:rPr>
          <w:rFonts w:ascii="Times New Roman" w:hAnsi="Times New Roman" w:cs="Times New Roman"/>
          <w:szCs w:val="24"/>
        </w:rPr>
        <w:t>是情</w:t>
      </w:r>
      <w:r w:rsidR="00B90D96" w:rsidRPr="006E2618">
        <w:rPr>
          <w:rFonts w:ascii="Times New Roman" w:hAnsi="Times New Roman" w:cs="Times New Roman"/>
          <w:szCs w:val="24"/>
        </w:rPr>
        <w:t>况（</w:t>
      </w:r>
      <w:r w:rsidR="00B90D96" w:rsidRPr="006E2618">
        <w:rPr>
          <w:rFonts w:ascii="Times New Roman" w:hAnsi="Times New Roman" w:cs="Times New Roman"/>
          <w:szCs w:val="24"/>
        </w:rPr>
        <w:t>Ⅲ</w:t>
      </w:r>
      <w:r w:rsidR="00C8652A">
        <w:rPr>
          <w:rFonts w:ascii="Times New Roman" w:hAnsi="Times New Roman" w:cs="Times New Roman"/>
          <w:szCs w:val="24"/>
        </w:rPr>
        <w:t>）的一个实例，上层中的四个区块在下层中合并为一个整体。将</w:t>
      </w:r>
      <w:r w:rsidR="001B57FF" w:rsidRPr="006E2618">
        <w:rPr>
          <w:rFonts w:ascii="Times New Roman" w:hAnsi="Times New Roman" w:cs="Times New Roman"/>
          <w:szCs w:val="24"/>
        </w:rPr>
        <w:t>（</w:t>
      </w:r>
      <w:r w:rsidR="001B57FF" w:rsidRPr="006E2618">
        <w:rPr>
          <w:rFonts w:ascii="Times New Roman" w:hAnsi="Times New Roman" w:cs="Times New Roman"/>
          <w:szCs w:val="24"/>
        </w:rPr>
        <w:t>Ⅰ</w:t>
      </w:r>
      <w:r w:rsidR="001B57FF" w:rsidRPr="006E2618">
        <w:rPr>
          <w:rFonts w:ascii="Times New Roman" w:hAnsi="Times New Roman" w:cs="Times New Roman"/>
          <w:szCs w:val="24"/>
        </w:rPr>
        <w:t>）（</w:t>
      </w:r>
      <w:r w:rsidR="001B57FF" w:rsidRPr="006E2618">
        <w:rPr>
          <w:rFonts w:ascii="Times New Roman" w:hAnsi="Times New Roman" w:cs="Times New Roman"/>
          <w:szCs w:val="24"/>
        </w:rPr>
        <w:t>Ⅱ</w:t>
      </w:r>
      <w:r w:rsidR="001B57FF" w:rsidRPr="006E2618">
        <w:rPr>
          <w:rFonts w:ascii="Times New Roman" w:hAnsi="Times New Roman" w:cs="Times New Roman"/>
          <w:szCs w:val="24"/>
        </w:rPr>
        <w:t>）两种情况</w:t>
      </w:r>
      <w:r w:rsidR="00C8652A">
        <w:rPr>
          <w:rFonts w:ascii="Times New Roman" w:hAnsi="Times New Roman" w:cs="Times New Roman" w:hint="eastAsia"/>
          <w:szCs w:val="24"/>
        </w:rPr>
        <w:t>下层的</w:t>
      </w:r>
      <w:r w:rsidR="001B57FF" w:rsidRPr="006E2618">
        <w:rPr>
          <w:rFonts w:ascii="Times New Roman" w:hAnsi="Times New Roman" w:cs="Times New Roman"/>
          <w:szCs w:val="24"/>
        </w:rPr>
        <w:t>独</w:t>
      </w:r>
      <w:r w:rsidR="00C8652A">
        <w:rPr>
          <w:rFonts w:ascii="Times New Roman" w:hAnsi="Times New Roman" w:cs="Times New Roman"/>
          <w:szCs w:val="24"/>
        </w:rPr>
        <w:t>立</w:t>
      </w:r>
      <w:r w:rsidR="001B57FF" w:rsidRPr="006E2618">
        <w:rPr>
          <w:rFonts w:ascii="Times New Roman" w:hAnsi="Times New Roman" w:cs="Times New Roman"/>
          <w:szCs w:val="24"/>
        </w:rPr>
        <w:t>区域</w:t>
      </w:r>
      <w:r w:rsidR="00C8652A">
        <w:rPr>
          <w:rFonts w:ascii="Times New Roman" w:hAnsi="Times New Roman" w:cs="Times New Roman" w:hint="eastAsia"/>
          <w:szCs w:val="24"/>
        </w:rPr>
        <w:t>作为分割结果保留</w:t>
      </w:r>
      <w:r w:rsidR="001B57FF" w:rsidRPr="006E2618">
        <w:rPr>
          <w:rFonts w:ascii="Times New Roman" w:hAnsi="Times New Roman" w:cs="Times New Roman"/>
          <w:szCs w:val="24"/>
        </w:rPr>
        <w:t>。</w:t>
      </w:r>
    </w:p>
    <w:p w14:paraId="4080F2F7" w14:textId="57F3C901" w:rsidR="008A679F" w:rsidRPr="006E2618" w:rsidRDefault="001B57FF"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对于情况</w:t>
      </w:r>
      <w:r w:rsidR="001C21A8" w:rsidRPr="006E2618">
        <w:rPr>
          <w:rFonts w:ascii="Times New Roman" w:hAnsi="Times New Roman" w:cs="Times New Roman"/>
          <w:szCs w:val="24"/>
        </w:rPr>
        <w:t>（</w:t>
      </w:r>
      <w:r w:rsidR="001C21A8" w:rsidRPr="006E2618">
        <w:rPr>
          <w:rFonts w:ascii="Times New Roman" w:hAnsi="Times New Roman" w:cs="Times New Roman"/>
          <w:szCs w:val="24"/>
        </w:rPr>
        <w:t>Ⅲ</w:t>
      </w:r>
      <w:r w:rsidR="001C21A8" w:rsidRPr="006E2618">
        <w:rPr>
          <w:rFonts w:ascii="Times New Roman" w:hAnsi="Times New Roman" w:cs="Times New Roman"/>
          <w:szCs w:val="24"/>
        </w:rPr>
        <w:t>）</w:t>
      </w:r>
      <w:r w:rsidRPr="006E2618">
        <w:rPr>
          <w:rFonts w:ascii="Times New Roman" w:hAnsi="Times New Roman" w:cs="Times New Roman"/>
          <w:szCs w:val="24"/>
        </w:rPr>
        <w:t>，比较</w:t>
      </w:r>
      <w:r w:rsidR="003C407B" w:rsidRPr="006E2618">
        <w:rPr>
          <w:rFonts w:ascii="Times New Roman" w:hAnsi="Times New Roman" w:cs="Times New Roman"/>
          <w:szCs w:val="24"/>
        </w:rPr>
        <w:t>区块任意组合的</w:t>
      </w:r>
      <w:r w:rsidR="005C53F7">
        <w:rPr>
          <w:rFonts w:ascii="Times New Roman" w:hAnsi="Times New Roman" w:cs="Times New Roman"/>
          <w:szCs w:val="24"/>
        </w:rPr>
        <w:t>方案，找出最符合航行线段含义</w:t>
      </w:r>
      <w:r w:rsidR="00EF7D0B">
        <w:rPr>
          <w:rFonts w:ascii="Times New Roman" w:hAnsi="Times New Roman" w:cs="Times New Roman" w:hint="eastAsia"/>
          <w:szCs w:val="24"/>
        </w:rPr>
        <w:t>的</w:t>
      </w:r>
      <w:r w:rsidR="005C53F7">
        <w:rPr>
          <w:rFonts w:ascii="Times New Roman" w:hAnsi="Times New Roman" w:cs="Times New Roman"/>
          <w:szCs w:val="24"/>
        </w:rPr>
        <w:t>作为该区域的</w:t>
      </w:r>
      <w:r w:rsidR="005C53F7">
        <w:rPr>
          <w:rFonts w:ascii="Times New Roman" w:hAnsi="Times New Roman" w:cs="Times New Roman" w:hint="eastAsia"/>
          <w:szCs w:val="24"/>
        </w:rPr>
        <w:t>划分</w:t>
      </w:r>
      <w:r w:rsidRPr="006E2618">
        <w:rPr>
          <w:rFonts w:ascii="Times New Roman" w:hAnsi="Times New Roman" w:cs="Times New Roman"/>
          <w:szCs w:val="24"/>
        </w:rPr>
        <w:t>方案。这个比较过程通过一种投票的</w:t>
      </w:r>
      <w:r w:rsidR="00EF7D0B">
        <w:rPr>
          <w:rFonts w:ascii="Times New Roman" w:hAnsi="Times New Roman" w:cs="Times New Roman" w:hint="eastAsia"/>
          <w:szCs w:val="24"/>
        </w:rPr>
        <w:t>形式</w:t>
      </w:r>
      <w:r w:rsidR="003C407B" w:rsidRPr="006E2618">
        <w:rPr>
          <w:rFonts w:ascii="Times New Roman" w:hAnsi="Times New Roman" w:cs="Times New Roman"/>
          <w:szCs w:val="24"/>
        </w:rPr>
        <w:t>实现</w:t>
      </w:r>
      <w:r w:rsidR="00EF7D0B">
        <w:rPr>
          <w:rFonts w:ascii="Times New Roman" w:hAnsi="Times New Roman" w:cs="Times New Roman"/>
          <w:szCs w:val="24"/>
        </w:rPr>
        <w:t>。</w:t>
      </w:r>
      <w:r w:rsidR="008A679F" w:rsidRPr="006E2618">
        <w:rPr>
          <w:rFonts w:ascii="Times New Roman" w:hAnsi="Times New Roman" w:cs="Times New Roman"/>
          <w:szCs w:val="24"/>
        </w:rPr>
        <w:t>最终，迭代的确定</w:t>
      </w:r>
      <w:r w:rsidR="00EF7D0B">
        <w:rPr>
          <w:rFonts w:ascii="Times New Roman" w:hAnsi="Times New Roman" w:cs="Times New Roman" w:hint="eastAsia"/>
          <w:szCs w:val="24"/>
        </w:rPr>
        <w:t>每一个区域的</w:t>
      </w:r>
      <w:proofErr w:type="gramStart"/>
      <w:r w:rsidR="00EF7D0B">
        <w:rPr>
          <w:rFonts w:ascii="Times New Roman" w:hAnsi="Times New Roman" w:cs="Times New Roman"/>
          <w:szCs w:val="24"/>
        </w:rPr>
        <w:t>的</w:t>
      </w:r>
      <w:proofErr w:type="gramEnd"/>
      <w:r w:rsidR="00EF7D0B">
        <w:rPr>
          <w:rFonts w:ascii="Times New Roman" w:hAnsi="Times New Roman" w:cs="Times New Roman" w:hint="eastAsia"/>
          <w:szCs w:val="24"/>
        </w:rPr>
        <w:t>划分</w:t>
      </w:r>
      <w:r w:rsidR="00EF7D0B">
        <w:rPr>
          <w:rFonts w:ascii="Times New Roman" w:hAnsi="Times New Roman" w:cs="Times New Roman"/>
          <w:szCs w:val="24"/>
        </w:rPr>
        <w:t>方案，</w:t>
      </w:r>
      <w:r w:rsidR="00EF7D0B">
        <w:rPr>
          <w:rFonts w:ascii="Times New Roman" w:hAnsi="Times New Roman" w:cs="Times New Roman" w:hint="eastAsia"/>
          <w:szCs w:val="24"/>
        </w:rPr>
        <w:t>完成对整个捕捞区域的切分。将</w:t>
      </w:r>
      <w:r w:rsidR="008A679F" w:rsidRPr="006E2618">
        <w:rPr>
          <w:rFonts w:ascii="Times New Roman" w:hAnsi="Times New Roman" w:cs="Times New Roman"/>
          <w:szCs w:val="24"/>
        </w:rPr>
        <w:t>各</w:t>
      </w:r>
      <w:r w:rsidRPr="006E2618">
        <w:rPr>
          <w:rFonts w:ascii="Times New Roman" w:hAnsi="Times New Roman" w:cs="Times New Roman"/>
          <w:szCs w:val="24"/>
        </w:rPr>
        <w:t>区域之间的航行线段</w:t>
      </w:r>
      <w:r w:rsidR="00EF7D0B">
        <w:rPr>
          <w:rFonts w:ascii="Times New Roman" w:hAnsi="Times New Roman" w:cs="Times New Roman" w:hint="eastAsia"/>
          <w:szCs w:val="24"/>
        </w:rPr>
        <w:t>作为</w:t>
      </w:r>
      <w:r w:rsidR="006E2618" w:rsidRPr="006E2618">
        <w:rPr>
          <w:rFonts w:ascii="Times New Roman" w:hAnsi="Times New Roman" w:cs="Times New Roman"/>
          <w:szCs w:val="24"/>
        </w:rPr>
        <w:t>渔业船舶</w:t>
      </w:r>
      <w:r w:rsidRPr="006E2618">
        <w:rPr>
          <w:rFonts w:ascii="Times New Roman" w:hAnsi="Times New Roman" w:cs="Times New Roman"/>
          <w:szCs w:val="24"/>
        </w:rPr>
        <w:t>的航道。</w:t>
      </w:r>
    </w:p>
    <w:p w14:paraId="329747BA" w14:textId="72844310" w:rsidR="0067518C" w:rsidRDefault="0067518C" w:rsidP="0088685E">
      <w:pPr>
        <w:pStyle w:val="2"/>
        <w:keepNext w:val="0"/>
        <w:keepLines w:val="0"/>
        <w:numPr>
          <w:ilvl w:val="1"/>
          <w:numId w:val="20"/>
        </w:numPr>
        <w:spacing w:line="300" w:lineRule="auto"/>
      </w:pPr>
      <w:bookmarkStart w:id="47" w:name="_Toc508613010"/>
      <w:bookmarkStart w:id="48" w:name="_Toc508613083"/>
      <w:r>
        <w:rPr>
          <w:rFonts w:hint="eastAsia"/>
        </w:rPr>
        <w:t>算法结构</w:t>
      </w:r>
      <w:bookmarkEnd w:id="47"/>
      <w:bookmarkEnd w:id="48"/>
    </w:p>
    <w:p w14:paraId="29AF4E8D" w14:textId="21C756B5" w:rsidR="00EF7D0B" w:rsidRPr="006E2618" w:rsidRDefault="00EF7D0B" w:rsidP="0088685E">
      <w:pPr>
        <w:spacing w:line="300" w:lineRule="auto"/>
        <w:ind w:firstLine="420"/>
        <w:rPr>
          <w:rFonts w:ascii="Times New Roman" w:hAnsi="Times New Roman" w:cs="Times New Roman"/>
          <w:szCs w:val="24"/>
        </w:rPr>
      </w:pPr>
      <w:r>
        <w:rPr>
          <w:rFonts w:ascii="Times New Roman" w:hAnsi="Times New Roman" w:cs="Times New Roman"/>
          <w:szCs w:val="24"/>
        </w:rPr>
        <w:lastRenderedPageBreak/>
        <w:t>算法分为两部分，第一部分</w:t>
      </w:r>
      <w:r>
        <w:rPr>
          <w:rFonts w:ascii="Times New Roman" w:hAnsi="Times New Roman" w:cs="Times New Roman" w:hint="eastAsia"/>
          <w:szCs w:val="24"/>
        </w:rPr>
        <w:t>是</w:t>
      </w:r>
      <w:r w:rsidR="006E2618" w:rsidRPr="006E2618">
        <w:rPr>
          <w:rFonts w:ascii="Times New Roman" w:hAnsi="Times New Roman" w:cs="Times New Roman"/>
          <w:szCs w:val="24"/>
        </w:rPr>
        <w:t>渔业船舶</w:t>
      </w:r>
      <w:r w:rsidR="0067518C" w:rsidRPr="006E2618">
        <w:rPr>
          <w:rFonts w:ascii="Times New Roman" w:hAnsi="Times New Roman" w:cs="Times New Roman"/>
          <w:szCs w:val="24"/>
        </w:rPr>
        <w:t>捕捞行为识别算法，</w:t>
      </w:r>
      <w:r w:rsidR="002F61CB" w:rsidRPr="006E2618">
        <w:rPr>
          <w:rFonts w:ascii="Times New Roman" w:hAnsi="Times New Roman" w:cs="Times New Roman"/>
          <w:szCs w:val="24"/>
        </w:rPr>
        <w:t>不再赘述。</w:t>
      </w:r>
      <w:proofErr w:type="gramStart"/>
      <w:r w:rsidR="002F61CB" w:rsidRPr="006E2618">
        <w:rPr>
          <w:rFonts w:ascii="Times New Roman" w:hAnsi="Times New Roman" w:cs="Times New Roman"/>
          <w:szCs w:val="24"/>
        </w:rPr>
        <w:t>取按季度</w:t>
      </w:r>
      <w:proofErr w:type="gramEnd"/>
      <w:r w:rsidR="002F61CB" w:rsidRPr="006E2618">
        <w:rPr>
          <w:rFonts w:ascii="Times New Roman" w:hAnsi="Times New Roman" w:cs="Times New Roman"/>
          <w:szCs w:val="24"/>
        </w:rPr>
        <w:t>统计的捕捞</w:t>
      </w:r>
      <w:r>
        <w:rPr>
          <w:rFonts w:ascii="Times New Roman" w:hAnsi="Times New Roman" w:cs="Times New Roman" w:hint="eastAsia"/>
          <w:szCs w:val="24"/>
        </w:rPr>
        <w:t>强度</w:t>
      </w:r>
      <w:r w:rsidR="002F61CB" w:rsidRPr="006E2618">
        <w:rPr>
          <w:rFonts w:ascii="Times New Roman" w:hAnsi="Times New Roman" w:cs="Times New Roman"/>
          <w:szCs w:val="24"/>
        </w:rPr>
        <w:t>热度图以及</w:t>
      </w:r>
      <w:r w:rsidR="006E2618" w:rsidRPr="006E2618">
        <w:rPr>
          <w:rFonts w:ascii="Times New Roman" w:hAnsi="Times New Roman" w:cs="Times New Roman"/>
          <w:szCs w:val="24"/>
        </w:rPr>
        <w:t>渔业船舶</w:t>
      </w:r>
      <w:r w:rsidR="002F61CB" w:rsidRPr="006E2618">
        <w:rPr>
          <w:rFonts w:ascii="Times New Roman" w:hAnsi="Times New Roman" w:cs="Times New Roman"/>
          <w:szCs w:val="24"/>
        </w:rPr>
        <w:t>在捕捞行为之间的航行轨迹作为第二部分</w:t>
      </w:r>
      <w:r w:rsidR="00E14A10" w:rsidRPr="006E2618">
        <w:rPr>
          <w:rFonts w:ascii="Times New Roman" w:eastAsia="宋体" w:hAnsi="Times New Roman" w:cs="Times New Roman"/>
          <w:szCs w:val="24"/>
        </w:rPr>
        <w:t>“</w:t>
      </w:r>
      <w:r w:rsidR="00E14A10" w:rsidRPr="006E2618">
        <w:rPr>
          <w:rFonts w:ascii="Times New Roman" w:hAnsi="Times New Roman" w:cs="Times New Roman"/>
          <w:szCs w:val="24"/>
        </w:rPr>
        <w:t>迭代</w:t>
      </w:r>
      <w:r w:rsidR="00493636" w:rsidRPr="006E2618">
        <w:rPr>
          <w:rFonts w:ascii="Times New Roman" w:hAnsi="Times New Roman" w:cs="Times New Roman"/>
          <w:szCs w:val="24"/>
        </w:rPr>
        <w:t>投票</w:t>
      </w:r>
      <w:r w:rsidR="00E14A10" w:rsidRPr="006E2618">
        <w:rPr>
          <w:rFonts w:ascii="Times New Roman" w:eastAsia="宋体" w:hAnsi="Times New Roman" w:cs="Times New Roman"/>
          <w:szCs w:val="24"/>
        </w:rPr>
        <w:t>”</w:t>
      </w:r>
      <w:r w:rsidR="00493636" w:rsidRPr="006E2618">
        <w:rPr>
          <w:rFonts w:ascii="Times New Roman" w:hAnsi="Times New Roman" w:cs="Times New Roman"/>
          <w:szCs w:val="24"/>
        </w:rPr>
        <w:t>的输入，</w:t>
      </w:r>
      <w:r w:rsidR="002F61CB" w:rsidRPr="006E2618">
        <w:rPr>
          <w:rFonts w:ascii="Times New Roman" w:hAnsi="Times New Roman" w:cs="Times New Roman"/>
          <w:szCs w:val="24"/>
        </w:rPr>
        <w:t>如图</w:t>
      </w:r>
      <w:r w:rsidR="001B57FF" w:rsidRPr="006E2618">
        <w:rPr>
          <w:rFonts w:ascii="Times New Roman" w:hAnsi="Times New Roman" w:cs="Times New Roman"/>
          <w:szCs w:val="24"/>
        </w:rPr>
        <w:t>3-4</w:t>
      </w:r>
      <w:r w:rsidR="002F61CB" w:rsidRPr="006E2618">
        <w:rPr>
          <w:rFonts w:ascii="Times New Roman" w:hAnsi="Times New Roman" w:cs="Times New Roman"/>
          <w:szCs w:val="24"/>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D0B" w14:paraId="6AC593F8" w14:textId="77777777" w:rsidTr="00EF7D0B">
        <w:tc>
          <w:tcPr>
            <w:tcW w:w="8522" w:type="dxa"/>
            <w:vAlign w:val="center"/>
          </w:tcPr>
          <w:p w14:paraId="573D6E84" w14:textId="47887B8F" w:rsidR="00EF7D0B" w:rsidRDefault="00EF7D0B" w:rsidP="00EF7D0B">
            <w:pPr>
              <w:spacing w:line="300" w:lineRule="auto"/>
              <w:jc w:val="center"/>
              <w:rPr>
                <w:rFonts w:ascii="Times New Roman" w:hAnsi="Times New Roman" w:cs="Times New Roman"/>
                <w:szCs w:val="24"/>
              </w:rPr>
            </w:pPr>
            <w:r w:rsidRPr="00D11E62">
              <w:rPr>
                <w:rFonts w:ascii="Times New Roman" w:hAnsi="Times New Roman" w:cs="Times New Roman"/>
                <w:noProof/>
              </w:rPr>
              <w:drawing>
                <wp:inline distT="0" distB="0" distL="0" distR="0" wp14:anchorId="59F8EB79" wp14:editId="3D6E6895">
                  <wp:extent cx="4895997" cy="4905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8797" cy="4918200"/>
                          </a:xfrm>
                          <a:prstGeom prst="rect">
                            <a:avLst/>
                          </a:prstGeom>
                        </pic:spPr>
                      </pic:pic>
                    </a:graphicData>
                  </a:graphic>
                </wp:inline>
              </w:drawing>
            </w:r>
          </w:p>
        </w:tc>
      </w:tr>
      <w:tr w:rsidR="00EF7D0B" w14:paraId="4B7781E9" w14:textId="77777777" w:rsidTr="00EF7D0B">
        <w:tc>
          <w:tcPr>
            <w:tcW w:w="8522" w:type="dxa"/>
            <w:vAlign w:val="center"/>
          </w:tcPr>
          <w:p w14:paraId="38CA7F04" w14:textId="510F4F24" w:rsidR="00EF7D0B" w:rsidRPr="00EF7D0B" w:rsidRDefault="00EF7D0B" w:rsidP="00EF7D0B">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3-4 </w:t>
            </w:r>
            <w:r>
              <w:rPr>
                <w:rFonts w:ascii="Times New Roman" w:hAnsi="Times New Roman" w:cs="Times New Roman"/>
                <w:szCs w:val="24"/>
              </w:rPr>
              <w:t>渔业船舶</w:t>
            </w:r>
            <w:r w:rsidRPr="00D11E62">
              <w:rPr>
                <w:rFonts w:ascii="Times New Roman" w:hAnsi="Times New Roman" w:cs="Times New Roman"/>
                <w:szCs w:val="24"/>
              </w:rPr>
              <w:t>航道识别算法</w:t>
            </w:r>
          </w:p>
        </w:tc>
      </w:tr>
    </w:tbl>
    <w:p w14:paraId="3EF83E95" w14:textId="43C584F4" w:rsidR="00493636" w:rsidRPr="006E2618" w:rsidRDefault="00493636" w:rsidP="0088685E">
      <w:pPr>
        <w:spacing w:line="300" w:lineRule="auto"/>
        <w:rPr>
          <w:rFonts w:ascii="Times New Roman" w:hAnsi="Times New Roman" w:cs="Times New Roman"/>
          <w:szCs w:val="24"/>
        </w:rPr>
      </w:pPr>
      <w:r w:rsidRPr="00D11E62">
        <w:rPr>
          <w:rFonts w:ascii="Times New Roman" w:hAnsi="Times New Roman" w:cs="Times New Roman"/>
          <w:szCs w:val="24"/>
        </w:rPr>
        <w:tab/>
      </w:r>
      <w:r w:rsidR="00EF7D0B">
        <w:rPr>
          <w:rFonts w:ascii="Times New Roman" w:hAnsi="Times New Roman" w:cs="Times New Roman"/>
          <w:szCs w:val="24"/>
        </w:rPr>
        <w:t>算法的第二部分</w:t>
      </w:r>
      <w:r w:rsidR="009E1405" w:rsidRPr="006E2618">
        <w:rPr>
          <w:rFonts w:ascii="Times New Roman" w:hAnsi="Times New Roman" w:cs="Times New Roman"/>
          <w:szCs w:val="24"/>
        </w:rPr>
        <w:t>通过迭代的方式</w:t>
      </w:r>
      <w:r w:rsidR="00EF7D0B">
        <w:rPr>
          <w:rFonts w:ascii="Times New Roman" w:hAnsi="Times New Roman" w:cs="Times New Roman"/>
          <w:szCs w:val="24"/>
        </w:rPr>
        <w:t>运行</w:t>
      </w:r>
      <w:r w:rsidR="009E1405" w:rsidRPr="006E2618">
        <w:rPr>
          <w:rFonts w:ascii="Times New Roman" w:hAnsi="Times New Roman" w:cs="Times New Roman"/>
          <w:szCs w:val="24"/>
        </w:rPr>
        <w:t>。</w:t>
      </w:r>
      <w:r w:rsidR="0086081B" w:rsidRPr="006E2618">
        <w:rPr>
          <w:rFonts w:ascii="Times New Roman" w:hAnsi="Times New Roman" w:cs="Times New Roman"/>
          <w:szCs w:val="24"/>
        </w:rPr>
        <w:t>（</w:t>
      </w:r>
      <w:r w:rsidR="0086081B" w:rsidRPr="006E2618">
        <w:rPr>
          <w:rFonts w:ascii="Times New Roman" w:hAnsi="Times New Roman" w:cs="Times New Roman"/>
          <w:szCs w:val="24"/>
        </w:rPr>
        <w:t>1</w:t>
      </w:r>
      <w:r w:rsidR="0086081B" w:rsidRPr="006E2618">
        <w:rPr>
          <w:rFonts w:ascii="Times New Roman" w:hAnsi="Times New Roman" w:cs="Times New Roman"/>
          <w:szCs w:val="24"/>
        </w:rPr>
        <w:t>）</w:t>
      </w:r>
      <w:r w:rsidRPr="006E2618">
        <w:rPr>
          <w:rFonts w:ascii="Times New Roman" w:hAnsi="Times New Roman" w:cs="Times New Roman"/>
          <w:szCs w:val="24"/>
        </w:rPr>
        <w:t>从捕捞热度图中提取出相邻的两个图层，遍历所有</w:t>
      </w:r>
      <w:r w:rsidRPr="006E2618">
        <w:rPr>
          <w:rFonts w:ascii="Times New Roman" w:eastAsia="宋体" w:hAnsi="Times New Roman" w:cs="Times New Roman"/>
          <w:szCs w:val="24"/>
        </w:rPr>
        <w:t>“</w:t>
      </w:r>
      <w:r w:rsidRPr="006E2618">
        <w:rPr>
          <w:rFonts w:ascii="Times New Roman" w:hAnsi="Times New Roman" w:cs="Times New Roman"/>
          <w:szCs w:val="24"/>
        </w:rPr>
        <w:t>一对多</w:t>
      </w:r>
      <w:r w:rsidRPr="006E2618">
        <w:rPr>
          <w:rFonts w:ascii="Times New Roman" w:eastAsia="宋体" w:hAnsi="Times New Roman" w:cs="Times New Roman"/>
          <w:szCs w:val="24"/>
        </w:rPr>
        <w:t>”</w:t>
      </w:r>
      <w:r w:rsidRPr="006E2618">
        <w:rPr>
          <w:rFonts w:ascii="Times New Roman" w:hAnsi="Times New Roman" w:cs="Times New Roman"/>
          <w:szCs w:val="24"/>
        </w:rPr>
        <w:t>的情况</w:t>
      </w:r>
      <w:r w:rsidR="00942EBC" w:rsidRPr="006E2618">
        <w:rPr>
          <w:rFonts w:ascii="Times New Roman" w:hAnsi="Times New Roman" w:cs="Times New Roman"/>
          <w:szCs w:val="24"/>
        </w:rPr>
        <w:t>。</w:t>
      </w:r>
      <w:r w:rsidR="0086081B" w:rsidRPr="006E2618">
        <w:rPr>
          <w:rFonts w:ascii="Times New Roman" w:hAnsi="Times New Roman" w:cs="Times New Roman"/>
          <w:szCs w:val="24"/>
        </w:rPr>
        <w:t>（</w:t>
      </w:r>
      <w:r w:rsidR="0086081B" w:rsidRPr="006E2618">
        <w:rPr>
          <w:rFonts w:ascii="Times New Roman" w:hAnsi="Times New Roman" w:cs="Times New Roman"/>
          <w:szCs w:val="24"/>
        </w:rPr>
        <w:t>2</w:t>
      </w:r>
      <w:r w:rsidR="0086081B" w:rsidRPr="006E2618">
        <w:rPr>
          <w:rFonts w:ascii="Times New Roman" w:hAnsi="Times New Roman" w:cs="Times New Roman"/>
          <w:szCs w:val="24"/>
        </w:rPr>
        <w:t>）</w:t>
      </w:r>
      <w:r w:rsidR="00EF7D0B">
        <w:rPr>
          <w:rFonts w:ascii="Times New Roman" w:hAnsi="Times New Roman" w:cs="Times New Roman" w:hint="eastAsia"/>
          <w:szCs w:val="24"/>
        </w:rPr>
        <w:t>对于每个“一对多”的区域，</w:t>
      </w:r>
      <w:r w:rsidR="00942EBC" w:rsidRPr="006E2618">
        <w:rPr>
          <w:rFonts w:ascii="Times New Roman" w:hAnsi="Times New Roman" w:cs="Times New Roman"/>
          <w:szCs w:val="24"/>
        </w:rPr>
        <w:t>通过投票</w:t>
      </w:r>
      <w:r w:rsidRPr="006E2618">
        <w:rPr>
          <w:rFonts w:ascii="Times New Roman" w:hAnsi="Times New Roman" w:cs="Times New Roman"/>
          <w:szCs w:val="24"/>
        </w:rPr>
        <w:t>比较</w:t>
      </w:r>
      <w:r w:rsidR="00EF7D0B">
        <w:rPr>
          <w:rFonts w:ascii="Times New Roman" w:hAnsi="Times New Roman" w:cs="Times New Roman" w:hint="eastAsia"/>
          <w:szCs w:val="24"/>
        </w:rPr>
        <w:t>各</w:t>
      </w:r>
      <w:r w:rsidR="009E1405" w:rsidRPr="006E2618">
        <w:rPr>
          <w:rFonts w:ascii="Times New Roman" w:hAnsi="Times New Roman" w:cs="Times New Roman"/>
          <w:szCs w:val="24"/>
        </w:rPr>
        <w:t>区块</w:t>
      </w:r>
      <w:r w:rsidR="00EF7D0B">
        <w:rPr>
          <w:rFonts w:ascii="Times New Roman" w:hAnsi="Times New Roman" w:cs="Times New Roman" w:hint="eastAsia"/>
          <w:szCs w:val="24"/>
        </w:rPr>
        <w:t>组合方案</w:t>
      </w:r>
      <w:r w:rsidR="00EF7D0B">
        <w:rPr>
          <w:rFonts w:ascii="Times New Roman" w:hAnsi="Times New Roman" w:cs="Times New Roman"/>
          <w:szCs w:val="24"/>
        </w:rPr>
        <w:t>的得票数，选取最高票数的方案作为捕捞热度图的</w:t>
      </w:r>
      <w:r w:rsidR="00EF7D0B">
        <w:rPr>
          <w:rFonts w:ascii="Times New Roman" w:hAnsi="Times New Roman" w:cs="Times New Roman" w:hint="eastAsia"/>
          <w:szCs w:val="24"/>
        </w:rPr>
        <w:t>划分</w:t>
      </w:r>
      <w:r w:rsidR="00942EBC" w:rsidRPr="006E2618">
        <w:rPr>
          <w:rFonts w:ascii="Times New Roman" w:hAnsi="Times New Roman" w:cs="Times New Roman"/>
          <w:szCs w:val="24"/>
        </w:rPr>
        <w:t>方案。</w:t>
      </w:r>
      <w:r w:rsidR="0086081B" w:rsidRPr="006E2618">
        <w:rPr>
          <w:rFonts w:ascii="Times New Roman" w:hAnsi="Times New Roman" w:cs="Times New Roman"/>
          <w:szCs w:val="24"/>
        </w:rPr>
        <w:t>（</w:t>
      </w:r>
      <w:r w:rsidR="0086081B" w:rsidRPr="006E2618">
        <w:rPr>
          <w:rFonts w:ascii="Times New Roman" w:hAnsi="Times New Roman" w:cs="Times New Roman"/>
          <w:szCs w:val="24"/>
        </w:rPr>
        <w:t>3</w:t>
      </w:r>
      <w:r w:rsidR="0086081B" w:rsidRPr="006E2618">
        <w:rPr>
          <w:rFonts w:ascii="Times New Roman" w:hAnsi="Times New Roman" w:cs="Times New Roman"/>
          <w:szCs w:val="24"/>
        </w:rPr>
        <w:t>）</w:t>
      </w:r>
      <w:r w:rsidR="008A679F" w:rsidRPr="006E2618">
        <w:rPr>
          <w:rFonts w:ascii="Times New Roman" w:hAnsi="Times New Roman" w:cs="Times New Roman"/>
          <w:szCs w:val="24"/>
        </w:rPr>
        <w:t>将航行线段中</w:t>
      </w:r>
      <w:r w:rsidR="000E3F85" w:rsidRPr="006E2618">
        <w:rPr>
          <w:rFonts w:ascii="Times New Roman" w:hAnsi="Times New Roman" w:cs="Times New Roman"/>
          <w:szCs w:val="24"/>
        </w:rPr>
        <w:t>连接</w:t>
      </w:r>
      <w:r w:rsidR="00184D52">
        <w:rPr>
          <w:rFonts w:ascii="Times New Roman" w:hAnsi="Times New Roman" w:cs="Times New Roman"/>
          <w:szCs w:val="24"/>
        </w:rPr>
        <w:t>分割</w:t>
      </w:r>
      <w:r w:rsidR="008A679F" w:rsidRPr="006E2618">
        <w:rPr>
          <w:rFonts w:ascii="Times New Roman" w:hAnsi="Times New Roman" w:cs="Times New Roman"/>
          <w:szCs w:val="24"/>
        </w:rPr>
        <w:t>方案</w:t>
      </w:r>
      <w:r w:rsidR="000E3F85" w:rsidRPr="006E2618">
        <w:rPr>
          <w:rFonts w:ascii="Times New Roman" w:hAnsi="Times New Roman" w:cs="Times New Roman"/>
          <w:szCs w:val="24"/>
        </w:rPr>
        <w:t>两区域的子集抽象为</w:t>
      </w:r>
      <w:r w:rsidR="006E2618" w:rsidRPr="006E2618">
        <w:rPr>
          <w:rFonts w:ascii="Times New Roman" w:hAnsi="Times New Roman" w:cs="Times New Roman"/>
          <w:szCs w:val="24"/>
        </w:rPr>
        <w:t>渔业船舶</w:t>
      </w:r>
      <w:r w:rsidR="00942EBC" w:rsidRPr="006E2618">
        <w:rPr>
          <w:rFonts w:ascii="Times New Roman" w:hAnsi="Times New Roman" w:cs="Times New Roman"/>
          <w:szCs w:val="24"/>
        </w:rPr>
        <w:t>航道。</w:t>
      </w:r>
    </w:p>
    <w:p w14:paraId="7399D5E6" w14:textId="195AA62F" w:rsidR="001F4886" w:rsidRDefault="0031502C" w:rsidP="0088685E">
      <w:pPr>
        <w:pStyle w:val="2"/>
        <w:keepNext w:val="0"/>
        <w:keepLines w:val="0"/>
        <w:numPr>
          <w:ilvl w:val="1"/>
          <w:numId w:val="20"/>
        </w:numPr>
        <w:spacing w:line="300" w:lineRule="auto"/>
      </w:pPr>
      <w:bookmarkStart w:id="49" w:name="_Toc508613014"/>
      <w:bookmarkStart w:id="50" w:name="_Toc508613087"/>
      <w:r>
        <w:rPr>
          <w:rFonts w:hint="eastAsia"/>
        </w:rPr>
        <w:t>投票</w:t>
      </w:r>
      <w:bookmarkEnd w:id="49"/>
      <w:bookmarkEnd w:id="50"/>
    </w:p>
    <w:p w14:paraId="002BB737" w14:textId="77777777" w:rsidR="00ED5E61" w:rsidRPr="006E2618" w:rsidRDefault="00942EB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为了比较不同区块组合的合理性，</w:t>
      </w:r>
      <w:r w:rsidR="00EF7D0B">
        <w:rPr>
          <w:rFonts w:ascii="Times New Roman" w:hAnsi="Times New Roman" w:cs="Times New Roman"/>
          <w:szCs w:val="24"/>
        </w:rPr>
        <w:t>设计了一种投票机制。</w:t>
      </w:r>
      <w:r w:rsidR="00EF7D0B">
        <w:rPr>
          <w:rFonts w:ascii="Times New Roman" w:hAnsi="Times New Roman" w:cs="Times New Roman" w:hint="eastAsia"/>
          <w:szCs w:val="24"/>
        </w:rPr>
        <w:t>已知</w:t>
      </w:r>
      <w:r w:rsidR="00EF7D0B">
        <w:rPr>
          <w:rFonts w:ascii="Times New Roman" w:hAnsi="Times New Roman" w:cs="Times New Roman"/>
          <w:szCs w:val="24"/>
        </w:rPr>
        <w:t>航行线段可以作为区域</w:t>
      </w:r>
      <w:r w:rsidR="00EF7D0B">
        <w:rPr>
          <w:rFonts w:ascii="Times New Roman" w:hAnsi="Times New Roman" w:cs="Times New Roman" w:hint="eastAsia"/>
          <w:szCs w:val="24"/>
        </w:rPr>
        <w:t>切分</w:t>
      </w:r>
      <w:r w:rsidR="00EF7D0B">
        <w:rPr>
          <w:rFonts w:ascii="Times New Roman" w:hAnsi="Times New Roman" w:cs="Times New Roman"/>
          <w:szCs w:val="24"/>
        </w:rPr>
        <w:t>的依据，</w:t>
      </w:r>
      <w:r w:rsidR="00ED5E61">
        <w:rPr>
          <w:rFonts w:ascii="Times New Roman" w:hAnsi="Times New Roman" w:cs="Times New Roman"/>
          <w:szCs w:val="24"/>
        </w:rPr>
        <w:t>将航行线段作为选票，计算各</w:t>
      </w:r>
      <w:r w:rsidR="00ED5E61">
        <w:rPr>
          <w:rFonts w:ascii="Times New Roman" w:hAnsi="Times New Roman" w:cs="Times New Roman" w:hint="eastAsia"/>
          <w:szCs w:val="24"/>
        </w:rPr>
        <w:t>区块</w:t>
      </w:r>
      <w:r w:rsidR="00ED5E61">
        <w:rPr>
          <w:rFonts w:ascii="Times New Roman" w:hAnsi="Times New Roman" w:cs="Times New Roman"/>
          <w:szCs w:val="24"/>
        </w:rPr>
        <w:t>组合方案的得票数，</w:t>
      </w:r>
      <w:r w:rsidRPr="006E2618">
        <w:rPr>
          <w:rFonts w:ascii="Times New Roman" w:hAnsi="Times New Roman" w:cs="Times New Roman"/>
          <w:szCs w:val="24"/>
        </w:rPr>
        <w:t>确定</w:t>
      </w:r>
      <w:r w:rsidR="00ED5E61">
        <w:rPr>
          <w:rFonts w:ascii="Times New Roman" w:hAnsi="Times New Roman" w:cs="Times New Roman" w:hint="eastAsia"/>
          <w:szCs w:val="24"/>
        </w:rPr>
        <w:t>得票数最高的方案该捕捞热度图</w:t>
      </w:r>
      <w:r w:rsidRPr="006E2618">
        <w:rPr>
          <w:rFonts w:ascii="Times New Roman" w:hAnsi="Times New Roman" w:cs="Times New Roman"/>
          <w:szCs w:val="24"/>
        </w:rPr>
        <w:t>的</w:t>
      </w:r>
      <w:r w:rsidR="00ED5E61">
        <w:rPr>
          <w:rFonts w:ascii="Times New Roman" w:hAnsi="Times New Roman" w:cs="Times New Roman" w:hint="eastAsia"/>
          <w:szCs w:val="24"/>
        </w:rPr>
        <w:t>划分</w:t>
      </w:r>
      <w:r w:rsidRPr="006E2618">
        <w:rPr>
          <w:rFonts w:ascii="Times New Roman" w:hAnsi="Times New Roman" w:cs="Times New Roman"/>
          <w:szCs w:val="24"/>
        </w:rPr>
        <w:t>方案。</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ED5E61" w14:paraId="1E43BD04" w14:textId="77777777" w:rsidTr="00ED5E61">
        <w:tc>
          <w:tcPr>
            <w:tcW w:w="8522" w:type="dxa"/>
            <w:gridSpan w:val="2"/>
            <w:vAlign w:val="center"/>
          </w:tcPr>
          <w:p w14:paraId="76A7CBD6" w14:textId="3CE88F7A" w:rsidR="00ED5E61" w:rsidRDefault="00ED5E61" w:rsidP="00ED5E61">
            <w:pPr>
              <w:spacing w:line="300" w:lineRule="auto"/>
              <w:jc w:val="center"/>
              <w:rPr>
                <w:rFonts w:ascii="Times New Roman" w:hAnsi="Times New Roman" w:cs="Times New Roman"/>
                <w:szCs w:val="24"/>
              </w:rPr>
            </w:pPr>
            <w:r>
              <w:rPr>
                <w:noProof/>
              </w:rPr>
              <w:lastRenderedPageBreak/>
              <w:drawing>
                <wp:inline distT="0" distB="0" distL="0" distR="0" wp14:anchorId="40D51C04" wp14:editId="49CBE911">
                  <wp:extent cx="5219700" cy="2258848"/>
                  <wp:effectExtent l="0" t="0" r="0" b="8255"/>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4898" cy="2265425"/>
                          </a:xfrm>
                          <a:prstGeom prst="rect">
                            <a:avLst/>
                          </a:prstGeom>
                        </pic:spPr>
                      </pic:pic>
                    </a:graphicData>
                  </a:graphic>
                </wp:inline>
              </w:drawing>
            </w:r>
          </w:p>
        </w:tc>
      </w:tr>
      <w:tr w:rsidR="00ED5E61" w14:paraId="792E7447" w14:textId="77777777" w:rsidTr="00ED5E61">
        <w:tc>
          <w:tcPr>
            <w:tcW w:w="4261" w:type="dxa"/>
            <w:vAlign w:val="center"/>
          </w:tcPr>
          <w:p w14:paraId="27B70810" w14:textId="3D202DF3" w:rsidR="00ED5E61" w:rsidRDefault="00ED5E61" w:rsidP="00ED5E61">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(a)</w:t>
            </w:r>
          </w:p>
        </w:tc>
        <w:tc>
          <w:tcPr>
            <w:tcW w:w="4261" w:type="dxa"/>
            <w:vAlign w:val="center"/>
          </w:tcPr>
          <w:p w14:paraId="33BD1DD6" w14:textId="064C6DE2" w:rsidR="00ED5E61" w:rsidRDefault="00ED5E61" w:rsidP="00ED5E61">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r>
      <w:tr w:rsidR="00ED5E61" w14:paraId="04C7A9B4" w14:textId="77777777" w:rsidTr="00ED5E61">
        <w:tc>
          <w:tcPr>
            <w:tcW w:w="8522" w:type="dxa"/>
            <w:gridSpan w:val="2"/>
            <w:vAlign w:val="center"/>
          </w:tcPr>
          <w:p w14:paraId="403452CA" w14:textId="77777777" w:rsidR="00ED5E61" w:rsidRPr="006E2618" w:rsidRDefault="00ED5E61" w:rsidP="00ED5E61">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3-5 </w:t>
            </w:r>
            <w:r w:rsidRPr="006E2618">
              <w:rPr>
                <w:rFonts w:ascii="Times New Roman" w:hAnsi="Times New Roman" w:cs="Times New Roman"/>
                <w:szCs w:val="24"/>
              </w:rPr>
              <w:t>四种选票。</w:t>
            </w:r>
            <w:r w:rsidRPr="006E2618">
              <w:rPr>
                <w:rFonts w:ascii="Times New Roman" w:hAnsi="Times New Roman" w:cs="Times New Roman"/>
                <w:szCs w:val="24"/>
              </w:rPr>
              <w:t>“</w:t>
            </w:r>
            <w:r w:rsidRPr="006E2618">
              <w:rPr>
                <w:rFonts w:ascii="Times New Roman" w:hAnsi="Times New Roman" w:cs="Times New Roman"/>
                <w:szCs w:val="24"/>
              </w:rPr>
              <w:t>红色</w:t>
            </w:r>
            <w:r w:rsidRPr="006E2618">
              <w:rPr>
                <w:rFonts w:ascii="Times New Roman" w:hAnsi="Times New Roman" w:cs="Times New Roman"/>
                <w:szCs w:val="24"/>
              </w:rPr>
              <w:t>”</w:t>
            </w:r>
            <w:r w:rsidRPr="006E2618">
              <w:rPr>
                <w:rFonts w:ascii="Times New Roman" w:hAnsi="Times New Roman" w:cs="Times New Roman"/>
                <w:szCs w:val="24"/>
              </w:rPr>
              <w:t>反对票，</w:t>
            </w:r>
            <w:r w:rsidRPr="006E2618">
              <w:rPr>
                <w:rFonts w:ascii="Times New Roman" w:hAnsi="Times New Roman" w:cs="Times New Roman"/>
                <w:szCs w:val="24"/>
              </w:rPr>
              <w:t>“</w:t>
            </w:r>
            <w:r w:rsidRPr="006E2618">
              <w:rPr>
                <w:rFonts w:ascii="Times New Roman" w:hAnsi="Times New Roman" w:cs="Times New Roman"/>
                <w:szCs w:val="24"/>
              </w:rPr>
              <w:t>绿色</w:t>
            </w:r>
            <w:r w:rsidRPr="006E2618">
              <w:rPr>
                <w:rFonts w:ascii="Times New Roman" w:hAnsi="Times New Roman" w:cs="Times New Roman"/>
                <w:szCs w:val="24"/>
              </w:rPr>
              <w:t>”</w:t>
            </w:r>
            <w:r w:rsidRPr="006E2618">
              <w:rPr>
                <w:rFonts w:ascii="Times New Roman" w:hAnsi="Times New Roman" w:cs="Times New Roman"/>
                <w:szCs w:val="24"/>
              </w:rPr>
              <w:t>支持票，</w:t>
            </w:r>
          </w:p>
          <w:p w14:paraId="72716F4C" w14:textId="77CCD8E8" w:rsidR="00ED5E61" w:rsidRPr="00ED5E61" w:rsidRDefault="00ED5E61" w:rsidP="00ED5E61">
            <w:pPr>
              <w:spacing w:line="300" w:lineRule="auto"/>
              <w:jc w:val="center"/>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黄色</w:t>
            </w:r>
            <w:r w:rsidRPr="006E2618">
              <w:rPr>
                <w:rFonts w:ascii="Times New Roman" w:hAnsi="Times New Roman" w:cs="Times New Roman"/>
                <w:szCs w:val="24"/>
              </w:rPr>
              <w:t>”</w:t>
            </w:r>
            <w:r w:rsidRPr="006E2618">
              <w:rPr>
                <w:rFonts w:ascii="Times New Roman" w:hAnsi="Times New Roman" w:cs="Times New Roman"/>
                <w:szCs w:val="24"/>
              </w:rPr>
              <w:t>部分支持票，</w:t>
            </w:r>
            <w:r w:rsidRPr="006E2618">
              <w:rPr>
                <w:rFonts w:ascii="Times New Roman" w:hAnsi="Times New Roman" w:cs="Times New Roman"/>
                <w:szCs w:val="24"/>
              </w:rPr>
              <w:t>“</w:t>
            </w:r>
            <w:r w:rsidRPr="006E2618">
              <w:rPr>
                <w:rFonts w:ascii="Times New Roman" w:hAnsi="Times New Roman" w:cs="Times New Roman"/>
                <w:szCs w:val="24"/>
              </w:rPr>
              <w:t>蓝色</w:t>
            </w:r>
            <w:r w:rsidRPr="006E2618">
              <w:rPr>
                <w:rFonts w:ascii="Times New Roman" w:hAnsi="Times New Roman" w:cs="Times New Roman"/>
                <w:szCs w:val="24"/>
              </w:rPr>
              <w:t>”</w:t>
            </w:r>
            <w:r w:rsidRPr="006E2618">
              <w:rPr>
                <w:rFonts w:ascii="Times New Roman" w:hAnsi="Times New Roman" w:cs="Times New Roman"/>
                <w:szCs w:val="24"/>
              </w:rPr>
              <w:t>弃权票</w:t>
            </w:r>
            <w:r>
              <w:rPr>
                <w:rFonts w:ascii="Times New Roman" w:hAnsi="Times New Roman" w:cs="Times New Roman" w:hint="eastAsia"/>
                <w:szCs w:val="24"/>
              </w:rPr>
              <w:t>(a)</w:t>
            </w:r>
            <w:r>
              <w:rPr>
                <w:rFonts w:ascii="Times New Roman" w:hAnsi="Times New Roman" w:cs="Times New Roman" w:hint="eastAsia"/>
                <w:szCs w:val="24"/>
              </w:rPr>
              <w:t>对下层投票</w:t>
            </w:r>
            <w:r>
              <w:rPr>
                <w:rFonts w:ascii="Times New Roman" w:hAnsi="Times New Roman" w:cs="Times New Roman" w:hint="eastAsia"/>
                <w:szCs w:val="24"/>
              </w:rPr>
              <w:t>(b)</w:t>
            </w:r>
            <w:r>
              <w:rPr>
                <w:rFonts w:ascii="Times New Roman" w:hAnsi="Times New Roman" w:cs="Times New Roman" w:hint="eastAsia"/>
                <w:szCs w:val="24"/>
              </w:rPr>
              <w:t>对上层投票</w:t>
            </w:r>
          </w:p>
        </w:tc>
      </w:tr>
    </w:tbl>
    <w:p w14:paraId="45306FEA" w14:textId="2D748BBD" w:rsidR="00895614" w:rsidRPr="006E2618" w:rsidRDefault="00ED5E61"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由于航行线段两端应处于不同的捕捞区域，</w:t>
      </w:r>
      <w:r w:rsidR="00895614" w:rsidRPr="006E2618">
        <w:rPr>
          <w:rFonts w:ascii="Times New Roman" w:hAnsi="Times New Roman" w:cs="Times New Roman"/>
          <w:szCs w:val="24"/>
        </w:rPr>
        <w:t>根据</w:t>
      </w:r>
      <w:r>
        <w:rPr>
          <w:rFonts w:ascii="Times New Roman" w:hAnsi="Times New Roman" w:cs="Times New Roman" w:hint="eastAsia"/>
          <w:szCs w:val="24"/>
        </w:rPr>
        <w:t>其</w:t>
      </w:r>
      <w:r>
        <w:rPr>
          <w:rFonts w:ascii="Times New Roman" w:hAnsi="Times New Roman" w:cs="Times New Roman"/>
          <w:szCs w:val="24"/>
        </w:rPr>
        <w:t>两端</w:t>
      </w:r>
      <w:r>
        <w:rPr>
          <w:rFonts w:ascii="Times New Roman" w:hAnsi="Times New Roman" w:cs="Times New Roman" w:hint="eastAsia"/>
          <w:szCs w:val="24"/>
        </w:rPr>
        <w:t>点与捕捞区域的</w:t>
      </w:r>
      <w:r w:rsidR="008B2FD1">
        <w:rPr>
          <w:rFonts w:ascii="Times New Roman" w:hAnsi="Times New Roman" w:cs="Times New Roman" w:hint="eastAsia"/>
          <w:szCs w:val="24"/>
        </w:rPr>
        <w:t>位置</w:t>
      </w:r>
      <w:r>
        <w:rPr>
          <w:rFonts w:ascii="Times New Roman" w:hAnsi="Times New Roman" w:cs="Times New Roman" w:hint="eastAsia"/>
          <w:szCs w:val="24"/>
        </w:rPr>
        <w:t>关系</w:t>
      </w:r>
      <w:r>
        <w:rPr>
          <w:rFonts w:ascii="Times New Roman" w:hAnsi="Times New Roman" w:cs="Times New Roman"/>
          <w:szCs w:val="24"/>
        </w:rPr>
        <w:t>，</w:t>
      </w:r>
      <w:r>
        <w:rPr>
          <w:rFonts w:ascii="Times New Roman" w:hAnsi="Times New Roman" w:cs="Times New Roman" w:hint="eastAsia"/>
          <w:szCs w:val="24"/>
        </w:rPr>
        <w:t>得到</w:t>
      </w:r>
      <w:r w:rsidR="00895614" w:rsidRPr="006E2618">
        <w:rPr>
          <w:rFonts w:ascii="Times New Roman" w:hAnsi="Times New Roman" w:cs="Times New Roman"/>
          <w:szCs w:val="24"/>
        </w:rPr>
        <w:t>四种不同的选票，如图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sidR="00895614" w:rsidRPr="006E2618">
        <w:rPr>
          <w:rFonts w:ascii="Times New Roman" w:hAnsi="Times New Roman" w:cs="Times New Roman"/>
          <w:szCs w:val="24"/>
        </w:rPr>
        <w:t>所示：</w:t>
      </w:r>
      <w:r w:rsidR="00942EBC" w:rsidRPr="006E2618">
        <w:rPr>
          <w:rFonts w:ascii="Times New Roman" w:hAnsi="Times New Roman" w:cs="Times New Roman"/>
          <w:szCs w:val="24"/>
        </w:rPr>
        <w:t>两端在不同区块内的</w:t>
      </w:r>
      <w:r w:rsidR="008B2FD1">
        <w:rPr>
          <w:rFonts w:ascii="Times New Roman" w:hAnsi="Times New Roman" w:cs="Times New Roman" w:hint="eastAsia"/>
          <w:szCs w:val="24"/>
        </w:rPr>
        <w:t>航行线段</w:t>
      </w:r>
      <w:r w:rsidR="00942EBC" w:rsidRPr="006E2618">
        <w:rPr>
          <w:rFonts w:ascii="Times New Roman" w:hAnsi="Times New Roman" w:cs="Times New Roman"/>
          <w:szCs w:val="24"/>
        </w:rPr>
        <w:t>用绿色表示，称为支持票，是对两个区块划分方法的肯定，得票数记作</w:t>
      </w:r>
      <w:r w:rsidR="00942EBC" w:rsidRPr="006E2618">
        <w:rPr>
          <w:rFonts w:ascii="Times New Roman" w:hAnsi="Times New Roman" w:cs="Times New Roman"/>
          <w:szCs w:val="24"/>
        </w:rPr>
        <w:t>+2</w:t>
      </w:r>
      <w:r w:rsidR="00942EBC" w:rsidRPr="006E2618">
        <w:rPr>
          <w:rFonts w:ascii="Times New Roman" w:hAnsi="Times New Roman" w:cs="Times New Roman"/>
          <w:szCs w:val="24"/>
        </w:rPr>
        <w:t>；</w:t>
      </w:r>
      <w:r w:rsidR="00895614" w:rsidRPr="006E2618">
        <w:rPr>
          <w:rFonts w:ascii="Times New Roman" w:hAnsi="Times New Roman" w:cs="Times New Roman"/>
          <w:szCs w:val="24"/>
        </w:rPr>
        <w:t>两端在同一个</w:t>
      </w:r>
      <w:r w:rsidR="00942EBC" w:rsidRPr="006E2618">
        <w:rPr>
          <w:rFonts w:ascii="Times New Roman" w:hAnsi="Times New Roman" w:cs="Times New Roman"/>
          <w:szCs w:val="24"/>
        </w:rPr>
        <w:t>区块</w:t>
      </w:r>
      <w:r w:rsidR="008B2FD1">
        <w:rPr>
          <w:rFonts w:ascii="Times New Roman" w:hAnsi="Times New Roman" w:cs="Times New Roman"/>
          <w:szCs w:val="24"/>
        </w:rPr>
        <w:t>内的</w:t>
      </w:r>
      <w:r w:rsidR="008B2FD1">
        <w:rPr>
          <w:rFonts w:ascii="Times New Roman" w:hAnsi="Times New Roman" w:cs="Times New Roman" w:hint="eastAsia"/>
          <w:szCs w:val="24"/>
        </w:rPr>
        <w:t>航行线段</w:t>
      </w:r>
      <w:r w:rsidR="00895614" w:rsidRPr="006E2618">
        <w:rPr>
          <w:rFonts w:ascii="Times New Roman" w:hAnsi="Times New Roman" w:cs="Times New Roman"/>
          <w:szCs w:val="24"/>
        </w:rPr>
        <w:t>用红色表示，称为反对票，得票数记作</w:t>
      </w:r>
      <w:r w:rsidR="00895614" w:rsidRPr="006E2618">
        <w:rPr>
          <w:rFonts w:ascii="Times New Roman" w:hAnsi="Times New Roman" w:cs="Times New Roman"/>
          <w:szCs w:val="24"/>
        </w:rPr>
        <w:t>-2</w:t>
      </w:r>
      <w:r w:rsidR="00895614" w:rsidRPr="006E2618">
        <w:rPr>
          <w:rFonts w:ascii="Times New Roman" w:hAnsi="Times New Roman" w:cs="Times New Roman"/>
          <w:szCs w:val="24"/>
        </w:rPr>
        <w:t>；</w:t>
      </w:r>
      <w:r w:rsidR="00942EBC" w:rsidRPr="006E2618">
        <w:rPr>
          <w:rFonts w:ascii="Times New Roman" w:hAnsi="Times New Roman" w:cs="Times New Roman"/>
          <w:szCs w:val="24"/>
        </w:rPr>
        <w:t>只有一端在区块内的用黄色表示，是对其中一个区块</w:t>
      </w:r>
      <w:r w:rsidR="00895614" w:rsidRPr="006E2618">
        <w:rPr>
          <w:rFonts w:ascii="Times New Roman" w:hAnsi="Times New Roman" w:cs="Times New Roman"/>
          <w:szCs w:val="24"/>
        </w:rPr>
        <w:t>的</w:t>
      </w:r>
      <w:r w:rsidR="00942EBC" w:rsidRPr="006E2618">
        <w:rPr>
          <w:rFonts w:ascii="Times New Roman" w:hAnsi="Times New Roman" w:cs="Times New Roman"/>
          <w:szCs w:val="24"/>
        </w:rPr>
        <w:t>肯定</w:t>
      </w:r>
      <w:r w:rsidR="00895614" w:rsidRPr="006E2618">
        <w:rPr>
          <w:rFonts w:ascii="Times New Roman" w:hAnsi="Times New Roman" w:cs="Times New Roman"/>
          <w:szCs w:val="24"/>
        </w:rPr>
        <w:t>，称为部分支持票，记作</w:t>
      </w:r>
      <w:r w:rsidR="00895614" w:rsidRPr="006E2618">
        <w:rPr>
          <w:rFonts w:ascii="Times New Roman" w:hAnsi="Times New Roman" w:cs="Times New Roman"/>
          <w:szCs w:val="24"/>
        </w:rPr>
        <w:t>+1</w:t>
      </w:r>
      <w:r w:rsidR="00895614" w:rsidRPr="006E2618">
        <w:rPr>
          <w:rFonts w:ascii="Times New Roman" w:hAnsi="Times New Roman" w:cs="Times New Roman"/>
          <w:szCs w:val="24"/>
        </w:rPr>
        <w:t>；两端均不在</w:t>
      </w:r>
      <w:r w:rsidR="00942EBC" w:rsidRPr="006E2618">
        <w:rPr>
          <w:rFonts w:ascii="Times New Roman" w:hAnsi="Times New Roman" w:cs="Times New Roman"/>
          <w:szCs w:val="24"/>
        </w:rPr>
        <w:t>区块</w:t>
      </w:r>
      <w:r w:rsidR="00895614" w:rsidRPr="006E2618">
        <w:rPr>
          <w:rFonts w:ascii="Times New Roman" w:hAnsi="Times New Roman" w:cs="Times New Roman"/>
          <w:szCs w:val="24"/>
        </w:rPr>
        <w:t>内的用蓝色表示，称为弃权票，记作</w:t>
      </w:r>
      <w:r w:rsidR="00895614" w:rsidRPr="006E2618">
        <w:rPr>
          <w:rFonts w:ascii="Times New Roman" w:hAnsi="Times New Roman" w:cs="Times New Roman"/>
          <w:szCs w:val="24"/>
        </w:rPr>
        <w:t>0</w:t>
      </w:r>
      <w:r w:rsidR="00895614" w:rsidRPr="006E2618">
        <w:rPr>
          <w:rFonts w:ascii="Times New Roman" w:hAnsi="Times New Roman" w:cs="Times New Roman"/>
          <w:szCs w:val="24"/>
        </w:rPr>
        <w:t>。所以，对于一个</w:t>
      </w:r>
      <w:r w:rsidR="008B2FD1">
        <w:rPr>
          <w:rFonts w:ascii="Times New Roman" w:hAnsi="Times New Roman" w:cs="Times New Roman" w:hint="eastAsia"/>
          <w:szCs w:val="24"/>
        </w:rPr>
        <w:t>划分</w:t>
      </w:r>
      <w:r>
        <w:rPr>
          <w:rFonts w:ascii="Times New Roman" w:hAnsi="Times New Roman" w:cs="Times New Roman"/>
          <w:szCs w:val="24"/>
        </w:rPr>
        <w:t>方案进行投票，就是根据</w:t>
      </w:r>
      <w:r w:rsidR="008B2FD1">
        <w:rPr>
          <w:rFonts w:ascii="Times New Roman" w:hAnsi="Times New Roman" w:cs="Times New Roman" w:hint="eastAsia"/>
          <w:szCs w:val="24"/>
        </w:rPr>
        <w:t>两端点的位置</w:t>
      </w:r>
      <w:r w:rsidR="008B2FD1">
        <w:rPr>
          <w:rFonts w:ascii="Times New Roman" w:hAnsi="Times New Roman" w:cs="Times New Roman"/>
          <w:szCs w:val="24"/>
        </w:rPr>
        <w:t>判断</w:t>
      </w:r>
      <w:r>
        <w:rPr>
          <w:rFonts w:ascii="Times New Roman" w:hAnsi="Times New Roman" w:cs="Times New Roman"/>
          <w:szCs w:val="24"/>
        </w:rPr>
        <w:t>选票的类型，</w:t>
      </w:r>
      <w:r w:rsidR="008B2FD1">
        <w:rPr>
          <w:rFonts w:ascii="Times New Roman" w:hAnsi="Times New Roman" w:cs="Times New Roman" w:hint="eastAsia"/>
          <w:szCs w:val="24"/>
        </w:rPr>
        <w:t>并</w:t>
      </w:r>
      <w:r>
        <w:rPr>
          <w:rFonts w:ascii="Times New Roman" w:hAnsi="Times New Roman" w:cs="Times New Roman" w:hint="eastAsia"/>
          <w:szCs w:val="24"/>
        </w:rPr>
        <w:t>对得票数</w:t>
      </w:r>
      <w:r w:rsidR="00895614" w:rsidRPr="006E2618">
        <w:rPr>
          <w:rFonts w:ascii="Times New Roman" w:hAnsi="Times New Roman" w:cs="Times New Roman"/>
          <w:szCs w:val="24"/>
        </w:rPr>
        <w:t>求和。图</w:t>
      </w:r>
      <w:r w:rsidR="00942EBC" w:rsidRPr="006E2618">
        <w:rPr>
          <w:rFonts w:ascii="Times New Roman" w:hAnsi="Times New Roman" w:cs="Times New Roman"/>
          <w:szCs w:val="24"/>
        </w:rPr>
        <w:t>3-5</w:t>
      </w:r>
      <w:r w:rsidR="00895614" w:rsidRPr="006E2618">
        <w:rPr>
          <w:rFonts w:ascii="Times New Roman" w:hAnsi="Times New Roman" w:cs="Times New Roman"/>
          <w:szCs w:val="24"/>
        </w:rPr>
        <w:t>是对图</w:t>
      </w:r>
      <w:r w:rsidR="00942EBC" w:rsidRPr="006E2618">
        <w:rPr>
          <w:rFonts w:ascii="Times New Roman" w:hAnsi="Times New Roman" w:cs="Times New Roman"/>
          <w:szCs w:val="24"/>
        </w:rPr>
        <w:t>3-3</w:t>
      </w:r>
      <w:r w:rsidR="0074292F">
        <w:rPr>
          <w:rFonts w:ascii="Times New Roman" w:hAnsi="Times New Roman" w:cs="Times New Roman"/>
          <w:szCs w:val="24"/>
        </w:rPr>
        <w:t>的</w:t>
      </w:r>
      <w:r w:rsidR="0074292F">
        <w:rPr>
          <w:rFonts w:ascii="Times New Roman" w:hAnsi="Times New Roman" w:cs="Times New Roman" w:hint="eastAsia"/>
          <w:szCs w:val="24"/>
        </w:rPr>
        <w:t>示例</w:t>
      </w:r>
      <w:r w:rsidR="00895614" w:rsidRPr="006E2618">
        <w:rPr>
          <w:rFonts w:ascii="Times New Roman" w:hAnsi="Times New Roman" w:cs="Times New Roman"/>
          <w:szCs w:val="24"/>
        </w:rPr>
        <w:t>进行投票，</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Pr>
          <w:rFonts w:ascii="Times New Roman" w:hAnsi="Times New Roman" w:cs="Times New Roman" w:hint="eastAsia"/>
          <w:szCs w:val="24"/>
        </w:rPr>
        <w:t>(a)</w:t>
      </w:r>
      <w:r w:rsidR="00662910" w:rsidRPr="006E2618">
        <w:rPr>
          <w:rFonts w:ascii="Times New Roman" w:hAnsi="Times New Roman" w:cs="Times New Roman"/>
          <w:szCs w:val="24"/>
        </w:rPr>
        <w:t>得票数为</w:t>
      </w:r>
      <w:r w:rsidR="00662910" w:rsidRPr="006E2618">
        <w:rPr>
          <w:rFonts w:ascii="Times New Roman" w:hAnsi="Times New Roman" w:cs="Times New Roman"/>
          <w:szCs w:val="24"/>
        </w:rPr>
        <w:t>-11</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E1405" w:rsidRPr="006E2618">
        <w:rPr>
          <w:rFonts w:ascii="Times New Roman" w:hAnsi="Times New Roman" w:cs="Times New Roman"/>
          <w:szCs w:val="24"/>
        </w:rPr>
        <w:t>-5</w:t>
      </w:r>
      <w:r>
        <w:rPr>
          <w:rFonts w:ascii="Times New Roman" w:hAnsi="Times New Roman" w:cs="Times New Roman" w:hint="eastAsia"/>
          <w:szCs w:val="24"/>
        </w:rPr>
        <w:t>(b)</w:t>
      </w:r>
      <w:r w:rsidR="00662910" w:rsidRPr="006E2618">
        <w:rPr>
          <w:rFonts w:ascii="Times New Roman" w:hAnsi="Times New Roman" w:cs="Times New Roman"/>
          <w:szCs w:val="24"/>
        </w:rPr>
        <w:t>得票数为</w:t>
      </w:r>
      <w:r w:rsidR="00662910" w:rsidRPr="006E2618">
        <w:rPr>
          <w:rFonts w:ascii="Times New Roman" w:hAnsi="Times New Roman" w:cs="Times New Roman"/>
          <w:szCs w:val="24"/>
        </w:rPr>
        <w:t>11</w:t>
      </w:r>
      <w:r w:rsidR="00662910" w:rsidRPr="006E2618">
        <w:rPr>
          <w:rFonts w:ascii="Times New Roman" w:hAnsi="Times New Roman" w:cs="Times New Roman"/>
          <w:szCs w:val="24"/>
        </w:rPr>
        <w:t>。所以根据航行线段</w:t>
      </w:r>
      <w:r>
        <w:rPr>
          <w:rFonts w:ascii="Times New Roman" w:hAnsi="Times New Roman" w:cs="Times New Roman" w:hint="eastAsia"/>
          <w:szCs w:val="24"/>
        </w:rPr>
        <w:t>的含义</w:t>
      </w:r>
      <w:r w:rsidR="00662910" w:rsidRPr="006E2618">
        <w:rPr>
          <w:rFonts w:ascii="Times New Roman" w:hAnsi="Times New Roman" w:cs="Times New Roman"/>
          <w:szCs w:val="24"/>
        </w:rPr>
        <w:t>，图</w:t>
      </w:r>
      <w:r w:rsidR="00C375F9" w:rsidRPr="006E2618">
        <w:rPr>
          <w:rFonts w:ascii="Times New Roman" w:hAnsi="Times New Roman" w:cs="Times New Roman"/>
          <w:szCs w:val="24"/>
        </w:rPr>
        <w:t>3</w:t>
      </w:r>
      <w:r w:rsidR="00942EBC" w:rsidRPr="006E2618">
        <w:rPr>
          <w:rFonts w:ascii="Times New Roman" w:hAnsi="Times New Roman" w:cs="Times New Roman"/>
          <w:szCs w:val="24"/>
        </w:rPr>
        <w:t>-5</w:t>
      </w:r>
      <w:r>
        <w:rPr>
          <w:rFonts w:ascii="Times New Roman" w:hAnsi="Times New Roman" w:cs="Times New Roman" w:hint="eastAsia"/>
          <w:szCs w:val="24"/>
        </w:rPr>
        <w:t>(b)</w:t>
      </w:r>
      <w:r w:rsidR="00662910" w:rsidRPr="006E2618">
        <w:rPr>
          <w:rFonts w:ascii="Times New Roman" w:hAnsi="Times New Roman" w:cs="Times New Roman"/>
          <w:szCs w:val="24"/>
        </w:rPr>
        <w:t>的</w:t>
      </w:r>
      <w:r>
        <w:rPr>
          <w:rFonts w:ascii="Times New Roman" w:hAnsi="Times New Roman" w:cs="Times New Roman" w:hint="eastAsia"/>
          <w:szCs w:val="24"/>
        </w:rPr>
        <w:t>划分</w:t>
      </w:r>
      <w:r w:rsidR="00662910" w:rsidRPr="006E2618">
        <w:rPr>
          <w:rFonts w:ascii="Times New Roman" w:hAnsi="Times New Roman" w:cs="Times New Roman"/>
          <w:szCs w:val="24"/>
        </w:rPr>
        <w:t>方案要比图</w:t>
      </w:r>
      <w:r w:rsidR="00C375F9" w:rsidRPr="006E2618">
        <w:rPr>
          <w:rFonts w:ascii="Times New Roman" w:hAnsi="Times New Roman" w:cs="Times New Roman"/>
          <w:szCs w:val="24"/>
        </w:rPr>
        <w:t>3</w:t>
      </w:r>
      <w:r w:rsidR="00662910" w:rsidRPr="006E2618">
        <w:rPr>
          <w:rFonts w:ascii="Times New Roman" w:hAnsi="Times New Roman" w:cs="Times New Roman"/>
          <w:szCs w:val="24"/>
        </w:rPr>
        <w:t>-</w:t>
      </w:r>
      <w:r w:rsidR="00942EBC" w:rsidRPr="006E2618">
        <w:rPr>
          <w:rFonts w:ascii="Times New Roman" w:hAnsi="Times New Roman" w:cs="Times New Roman"/>
          <w:szCs w:val="24"/>
        </w:rPr>
        <w:t>5</w:t>
      </w:r>
      <w:r>
        <w:rPr>
          <w:rFonts w:ascii="Times New Roman" w:hAnsi="Times New Roman" w:cs="Times New Roman" w:hint="eastAsia"/>
          <w:szCs w:val="24"/>
        </w:rPr>
        <w:t>(a)</w:t>
      </w:r>
      <w:r>
        <w:rPr>
          <w:rFonts w:ascii="Times New Roman" w:hAnsi="Times New Roman" w:cs="Times New Roman" w:hint="eastAsia"/>
          <w:szCs w:val="24"/>
        </w:rPr>
        <w:t>的</w:t>
      </w:r>
      <w:r w:rsidR="00662910" w:rsidRPr="006E2618">
        <w:rPr>
          <w:rFonts w:ascii="Times New Roman" w:hAnsi="Times New Roman" w:cs="Times New Roman"/>
          <w:szCs w:val="24"/>
        </w:rPr>
        <w:t>更佳。</w:t>
      </w:r>
    </w:p>
    <w:p w14:paraId="7D1A8ED7" w14:textId="596CDA5B" w:rsidR="008535C1" w:rsidRDefault="008535C1" w:rsidP="0088685E">
      <w:pPr>
        <w:pStyle w:val="2"/>
        <w:keepNext w:val="0"/>
        <w:keepLines w:val="0"/>
        <w:numPr>
          <w:ilvl w:val="1"/>
          <w:numId w:val="20"/>
        </w:numPr>
        <w:spacing w:line="300" w:lineRule="auto"/>
      </w:pPr>
      <w:bookmarkStart w:id="51" w:name="_Toc508613015"/>
      <w:bookmarkStart w:id="52" w:name="_Toc508613088"/>
      <w:r>
        <w:rPr>
          <w:rFonts w:hint="eastAsia"/>
        </w:rPr>
        <w:t>迭代</w:t>
      </w:r>
      <w:bookmarkEnd w:id="51"/>
      <w:bookmarkEnd w:id="52"/>
    </w:p>
    <w:p w14:paraId="377FB33E" w14:textId="4E036EC4" w:rsidR="00662910" w:rsidRPr="006E2618" w:rsidRDefault="008B2FD1" w:rsidP="0088685E">
      <w:pPr>
        <w:spacing w:line="300" w:lineRule="auto"/>
        <w:ind w:firstLine="420"/>
        <w:rPr>
          <w:rFonts w:ascii="Times New Roman" w:hAnsi="Times New Roman" w:cs="Times New Roman"/>
          <w:szCs w:val="24"/>
        </w:rPr>
      </w:pPr>
      <w:r>
        <w:rPr>
          <w:rFonts w:ascii="Times New Roman" w:hAnsi="Times New Roman" w:cs="Times New Roman"/>
          <w:szCs w:val="24"/>
        </w:rPr>
        <w:t>算法的第二部分</w:t>
      </w:r>
      <w:r w:rsidR="009E1405" w:rsidRPr="006E2618">
        <w:rPr>
          <w:rFonts w:ascii="Times New Roman" w:hAnsi="Times New Roman" w:cs="Times New Roman"/>
          <w:szCs w:val="24"/>
        </w:rPr>
        <w:t>通过迭代的方式</w:t>
      </w:r>
      <w:r w:rsidR="000E3F85" w:rsidRPr="006E2618">
        <w:rPr>
          <w:rFonts w:ascii="Times New Roman" w:hAnsi="Times New Roman" w:cs="Times New Roman"/>
          <w:szCs w:val="24"/>
        </w:rPr>
        <w:t>运行</w:t>
      </w:r>
      <w:r w:rsidR="009E1405" w:rsidRPr="006E2618">
        <w:rPr>
          <w:rFonts w:ascii="Times New Roman" w:hAnsi="Times New Roman" w:cs="Times New Roman"/>
          <w:szCs w:val="24"/>
        </w:rPr>
        <w:t>，遍历所有</w:t>
      </w:r>
      <w:r w:rsidR="009E1405" w:rsidRPr="006E2618">
        <w:rPr>
          <w:rFonts w:ascii="Times New Roman" w:hAnsi="Times New Roman" w:cs="Times New Roman"/>
          <w:szCs w:val="24"/>
        </w:rPr>
        <w:t>“</w:t>
      </w:r>
      <w:r w:rsidR="009E1405" w:rsidRPr="006E2618">
        <w:rPr>
          <w:rFonts w:ascii="Times New Roman" w:hAnsi="Times New Roman" w:cs="Times New Roman"/>
          <w:szCs w:val="24"/>
        </w:rPr>
        <w:t>一对多</w:t>
      </w:r>
      <w:r w:rsidR="009E1405" w:rsidRPr="006E2618">
        <w:rPr>
          <w:rFonts w:ascii="Times New Roman" w:hAnsi="Times New Roman" w:cs="Times New Roman"/>
          <w:szCs w:val="24"/>
        </w:rPr>
        <w:t>”</w:t>
      </w:r>
      <w:r w:rsidR="009E1405" w:rsidRPr="006E2618">
        <w:rPr>
          <w:rFonts w:ascii="Times New Roman" w:hAnsi="Times New Roman" w:cs="Times New Roman"/>
          <w:szCs w:val="24"/>
        </w:rPr>
        <w:t>的情况，</w:t>
      </w:r>
      <w:r>
        <w:rPr>
          <w:rFonts w:ascii="Times New Roman" w:hAnsi="Times New Roman" w:cs="Times New Roman" w:hint="eastAsia"/>
          <w:szCs w:val="24"/>
        </w:rPr>
        <w:t>投票确定对应区域的划分方案。最终，汇总得到整个捕捞强度热度图的划分</w:t>
      </w:r>
      <w:r w:rsidR="009E1405" w:rsidRPr="006E2618">
        <w:rPr>
          <w:rFonts w:ascii="Times New Roman" w:hAnsi="Times New Roman" w:cs="Times New Roman"/>
          <w:szCs w:val="24"/>
        </w:rPr>
        <w:t>方案</w:t>
      </w:r>
      <w:r>
        <w:rPr>
          <w:rFonts w:ascii="Times New Roman" w:hAnsi="Times New Roman" w:cs="Times New Roman"/>
          <w:szCs w:val="24"/>
        </w:rPr>
        <w:t>，</w:t>
      </w:r>
      <w:r>
        <w:rPr>
          <w:rFonts w:ascii="Times New Roman" w:hAnsi="Times New Roman" w:cs="Times New Roman" w:hint="eastAsia"/>
          <w:szCs w:val="24"/>
        </w:rPr>
        <w:t>并确认渔业船舶航道</w:t>
      </w:r>
      <w:r w:rsidR="009E1405" w:rsidRPr="006E2618">
        <w:rPr>
          <w:rFonts w:ascii="Times New Roman" w:hAnsi="Times New Roman" w:cs="Times New Roman"/>
          <w:szCs w:val="24"/>
        </w:rPr>
        <w:t>。</w:t>
      </w:r>
    </w:p>
    <w:p w14:paraId="25A85BF5" w14:textId="2F61D7A8" w:rsidR="00B214DD" w:rsidRPr="006E2618" w:rsidRDefault="003F1D38" w:rsidP="0088685E">
      <w:pPr>
        <w:spacing w:line="300" w:lineRule="auto"/>
        <w:ind w:firstLine="420"/>
        <w:rPr>
          <w:rFonts w:ascii="Times New Roman" w:hAnsi="Times New Roman" w:cs="Times New Roman"/>
          <w:szCs w:val="24"/>
        </w:rPr>
      </w:pPr>
      <w:r w:rsidRPr="006E2618">
        <w:rPr>
          <w:rFonts w:ascii="Times New Roman" w:hAnsi="Times New Roman" w:cs="Times New Roman"/>
        </w:rPr>
        <w:t>如果</w:t>
      </w:r>
      <w:r w:rsidR="008B2FD1">
        <w:rPr>
          <w:rFonts w:ascii="Times New Roman" w:hAnsi="Times New Roman" w:cs="Times New Roman"/>
          <w:szCs w:val="24"/>
        </w:rPr>
        <w:t>对全部组合进行投票，组合数将随着</w:t>
      </w:r>
      <w:r w:rsidR="008B2FD1">
        <w:rPr>
          <w:rFonts w:ascii="Times New Roman" w:hAnsi="Times New Roman" w:cs="Times New Roman" w:hint="eastAsia"/>
          <w:szCs w:val="24"/>
        </w:rPr>
        <w:t>区块</w:t>
      </w:r>
      <w:r w:rsidRPr="006E2618">
        <w:rPr>
          <w:rFonts w:ascii="Times New Roman" w:hAnsi="Times New Roman" w:cs="Times New Roman"/>
          <w:szCs w:val="24"/>
        </w:rPr>
        <w:t>数量上升呈指数型增长</w:t>
      </w:r>
      <w:r w:rsidR="000E3F85" w:rsidRPr="006E2618">
        <w:rPr>
          <w:rFonts w:ascii="Times New Roman" w:hAnsi="Times New Roman" w:cs="Times New Roman"/>
          <w:szCs w:val="24"/>
        </w:rPr>
        <w:t>，大大增加了计算量</w:t>
      </w:r>
      <w:r w:rsidRPr="006E2618">
        <w:rPr>
          <w:rFonts w:ascii="Times New Roman" w:hAnsi="Times New Roman" w:cs="Times New Roman"/>
          <w:szCs w:val="24"/>
        </w:rPr>
        <w:t>。实际上</w:t>
      </w:r>
      <w:r w:rsidR="000E3F85" w:rsidRPr="006E2618">
        <w:rPr>
          <w:rFonts w:ascii="Times New Roman" w:hAnsi="Times New Roman" w:cs="Times New Roman"/>
          <w:szCs w:val="24"/>
        </w:rPr>
        <w:t>，</w:t>
      </w:r>
      <w:r w:rsidR="008B2FD1">
        <w:rPr>
          <w:rFonts w:ascii="Times New Roman" w:hAnsi="Times New Roman" w:cs="Times New Roman"/>
          <w:szCs w:val="24"/>
        </w:rPr>
        <w:t>当三个</w:t>
      </w:r>
      <w:r w:rsidR="008B2FD1">
        <w:rPr>
          <w:rFonts w:ascii="Times New Roman" w:hAnsi="Times New Roman" w:cs="Times New Roman" w:hint="eastAsia"/>
          <w:szCs w:val="24"/>
        </w:rPr>
        <w:t>区块</w:t>
      </w:r>
      <w:r w:rsidRPr="006E2618">
        <w:rPr>
          <w:rFonts w:ascii="Times New Roman" w:hAnsi="Times New Roman" w:cs="Times New Roman"/>
          <w:szCs w:val="24"/>
        </w:rPr>
        <w:t>排成一条直线时，</w:t>
      </w:r>
      <w:r w:rsidR="008B2FD1">
        <w:rPr>
          <w:rFonts w:ascii="Times New Roman" w:hAnsi="Times New Roman" w:cs="Times New Roman"/>
          <w:szCs w:val="24"/>
        </w:rPr>
        <w:t>可以只对相邻两</w:t>
      </w:r>
      <w:r w:rsidR="008B2FD1">
        <w:rPr>
          <w:rFonts w:ascii="Times New Roman" w:hAnsi="Times New Roman" w:cs="Times New Roman" w:hint="eastAsia"/>
          <w:szCs w:val="24"/>
        </w:rPr>
        <w:t>区块</w:t>
      </w:r>
      <w:r w:rsidR="000E3F85" w:rsidRPr="006E2618">
        <w:rPr>
          <w:rFonts w:ascii="Times New Roman" w:hAnsi="Times New Roman" w:cs="Times New Roman"/>
          <w:szCs w:val="24"/>
        </w:rPr>
        <w:t>进行分析</w:t>
      </w:r>
      <w:r w:rsidRPr="006E2618">
        <w:rPr>
          <w:rFonts w:ascii="Times New Roman" w:hAnsi="Times New Roman" w:cs="Times New Roman"/>
          <w:szCs w:val="24"/>
        </w:rPr>
        <w:t>。</w:t>
      </w:r>
      <w:r w:rsidR="000E3F85" w:rsidRPr="006E2618">
        <w:rPr>
          <w:rFonts w:ascii="Times New Roman" w:hAnsi="Times New Roman" w:cs="Times New Roman"/>
          <w:szCs w:val="24"/>
        </w:rPr>
        <w:t>根据这一</w:t>
      </w:r>
      <w:r w:rsidR="00AD50F9" w:rsidRPr="006E2618">
        <w:rPr>
          <w:rFonts w:ascii="Times New Roman" w:hAnsi="Times New Roman" w:cs="Times New Roman"/>
          <w:szCs w:val="24"/>
        </w:rPr>
        <w:t>条件</w:t>
      </w:r>
      <w:r w:rsidR="000E3F85" w:rsidRPr="006E2618">
        <w:rPr>
          <w:rFonts w:ascii="Times New Roman" w:hAnsi="Times New Roman" w:cs="Times New Roman"/>
          <w:szCs w:val="24"/>
        </w:rPr>
        <w:t>对组合数进行剪枝：</w:t>
      </w:r>
      <w:r w:rsidR="0074292F">
        <w:rPr>
          <w:rFonts w:ascii="Times New Roman" w:hAnsi="Times New Roman" w:cs="Times New Roman"/>
          <w:szCs w:val="24"/>
        </w:rPr>
        <w:t>取各个</w:t>
      </w:r>
      <w:r w:rsidR="0074292F">
        <w:rPr>
          <w:rFonts w:ascii="Times New Roman" w:hAnsi="Times New Roman" w:cs="Times New Roman" w:hint="eastAsia"/>
          <w:szCs w:val="24"/>
        </w:rPr>
        <w:t>区块</w:t>
      </w:r>
      <w:r w:rsidR="005F2F02" w:rsidRPr="006E2618">
        <w:rPr>
          <w:rFonts w:ascii="Times New Roman" w:hAnsi="Times New Roman" w:cs="Times New Roman"/>
          <w:szCs w:val="24"/>
        </w:rPr>
        <w:t>的几何中心点两两连线</w:t>
      </w:r>
      <w:r w:rsidR="0074292F">
        <w:rPr>
          <w:rFonts w:ascii="Times New Roman" w:hAnsi="Times New Roman" w:cs="Times New Roman" w:hint="eastAsia"/>
          <w:szCs w:val="24"/>
        </w:rPr>
        <w:t>作为两区块的距离，并</w:t>
      </w:r>
      <w:r w:rsidR="0074292F">
        <w:rPr>
          <w:rFonts w:ascii="Times New Roman" w:hAnsi="Times New Roman" w:cs="Times New Roman"/>
          <w:szCs w:val="24"/>
        </w:rPr>
        <w:t>按</w:t>
      </w:r>
      <w:r w:rsidR="0074292F">
        <w:rPr>
          <w:rFonts w:ascii="Times New Roman" w:hAnsi="Times New Roman" w:cs="Times New Roman" w:hint="eastAsia"/>
          <w:szCs w:val="24"/>
        </w:rPr>
        <w:t>距离</w:t>
      </w:r>
      <w:r w:rsidR="008B2FD1">
        <w:rPr>
          <w:rFonts w:ascii="Times New Roman" w:hAnsi="Times New Roman" w:cs="Times New Roman" w:hint="eastAsia"/>
          <w:szCs w:val="24"/>
        </w:rPr>
        <w:t>从小到大</w:t>
      </w:r>
      <w:r w:rsidR="005F2F02" w:rsidRPr="006E2618">
        <w:rPr>
          <w:rFonts w:ascii="Times New Roman" w:hAnsi="Times New Roman" w:cs="Times New Roman"/>
          <w:szCs w:val="24"/>
        </w:rPr>
        <w:t>排序；根据</w:t>
      </w:r>
      <w:r w:rsidR="008B2FD1">
        <w:rPr>
          <w:rFonts w:ascii="Times New Roman" w:hAnsi="Times New Roman" w:cs="Times New Roman" w:hint="eastAsia"/>
          <w:szCs w:val="24"/>
        </w:rPr>
        <w:t>排序结果依次</w:t>
      </w:r>
      <w:r w:rsidR="005F2F02" w:rsidRPr="006E2618">
        <w:rPr>
          <w:rFonts w:ascii="Times New Roman" w:hAnsi="Times New Roman" w:cs="Times New Roman"/>
          <w:szCs w:val="24"/>
        </w:rPr>
        <w:t>比较</w:t>
      </w:r>
      <w:r w:rsidR="008B2FD1">
        <w:rPr>
          <w:rFonts w:ascii="Times New Roman" w:hAnsi="Times New Roman" w:cs="Times New Roman" w:hint="eastAsia"/>
          <w:szCs w:val="24"/>
        </w:rPr>
        <w:t>线段</w:t>
      </w:r>
      <w:r w:rsidR="005F2F02" w:rsidRPr="006E2618">
        <w:rPr>
          <w:rFonts w:ascii="Times New Roman" w:hAnsi="Times New Roman" w:cs="Times New Roman"/>
          <w:szCs w:val="24"/>
        </w:rPr>
        <w:t>对应两区域合并前后的得票数</w:t>
      </w:r>
      <w:r w:rsidRPr="006E2618">
        <w:rPr>
          <w:rFonts w:ascii="Times New Roman" w:hAnsi="Times New Roman" w:cs="Times New Roman"/>
          <w:szCs w:val="24"/>
        </w:rPr>
        <w:t>；若合并后</w:t>
      </w:r>
      <w:r w:rsidR="005F2F02" w:rsidRPr="006E2618">
        <w:rPr>
          <w:rFonts w:ascii="Times New Roman" w:hAnsi="Times New Roman" w:cs="Times New Roman"/>
          <w:szCs w:val="24"/>
        </w:rPr>
        <w:t>得票数较高，则将合并</w:t>
      </w:r>
      <w:proofErr w:type="gramStart"/>
      <w:r w:rsidR="005F2F02" w:rsidRPr="006E2618">
        <w:rPr>
          <w:rFonts w:ascii="Times New Roman" w:hAnsi="Times New Roman" w:cs="Times New Roman"/>
          <w:szCs w:val="24"/>
        </w:rPr>
        <w:t>后</w:t>
      </w:r>
      <w:r w:rsidRPr="006E2618">
        <w:rPr>
          <w:rFonts w:ascii="Times New Roman" w:hAnsi="Times New Roman" w:cs="Times New Roman"/>
          <w:szCs w:val="24"/>
        </w:rPr>
        <w:t>区域</w:t>
      </w:r>
      <w:proofErr w:type="gramEnd"/>
      <w:r w:rsidRPr="006E2618">
        <w:rPr>
          <w:rFonts w:ascii="Times New Roman" w:hAnsi="Times New Roman" w:cs="Times New Roman"/>
          <w:szCs w:val="24"/>
        </w:rPr>
        <w:t>视为一个整体，不再分开讨论其他分组情况</w:t>
      </w:r>
      <w:r w:rsidR="005F2F02" w:rsidRPr="006E2618">
        <w:rPr>
          <w:rFonts w:ascii="Times New Roman" w:hAnsi="Times New Roman" w:cs="Times New Roman"/>
          <w:szCs w:val="24"/>
        </w:rPr>
        <w:t>。</w:t>
      </w:r>
      <w:r w:rsidRPr="006E2618">
        <w:rPr>
          <w:rFonts w:ascii="Times New Roman" w:hAnsi="Times New Roman" w:cs="Times New Roman"/>
          <w:szCs w:val="24"/>
        </w:rPr>
        <w:t>对于</w:t>
      </w:r>
      <w:r w:rsidRPr="006E2618">
        <w:rPr>
          <w:rFonts w:ascii="Times New Roman" w:hAnsi="Times New Roman" w:cs="Times New Roman"/>
          <w:szCs w:val="24"/>
        </w:rPr>
        <w:t>n</w:t>
      </w:r>
      <w:proofErr w:type="gramStart"/>
      <w:r w:rsidR="008B2FD1">
        <w:rPr>
          <w:rFonts w:ascii="Times New Roman" w:hAnsi="Times New Roman" w:cs="Times New Roman"/>
          <w:szCs w:val="24"/>
        </w:rPr>
        <w:t>个</w:t>
      </w:r>
      <w:proofErr w:type="gramEnd"/>
      <w:r w:rsidR="008B2FD1">
        <w:rPr>
          <w:rFonts w:ascii="Times New Roman" w:hAnsi="Times New Roman" w:cs="Times New Roman" w:hint="eastAsia"/>
          <w:szCs w:val="24"/>
        </w:rPr>
        <w:t>区块</w:t>
      </w:r>
      <w:r w:rsidR="008B2FD1">
        <w:rPr>
          <w:rFonts w:ascii="Times New Roman" w:hAnsi="Times New Roman" w:cs="Times New Roman"/>
          <w:szCs w:val="24"/>
        </w:rPr>
        <w:t>，这种处理方案最少只需要进行</w:t>
      </w:r>
      <w:r w:rsidR="008B2FD1">
        <w:rPr>
          <w:rFonts w:ascii="Times New Roman" w:hAnsi="Times New Roman" w:cs="Times New Roman" w:hint="eastAsia"/>
          <w:szCs w:val="24"/>
        </w:rPr>
        <w:t>(</w:t>
      </w:r>
      <w:r w:rsidRPr="006E2618">
        <w:rPr>
          <w:rFonts w:ascii="Times New Roman" w:hAnsi="Times New Roman" w:cs="Times New Roman"/>
          <w:szCs w:val="24"/>
        </w:rPr>
        <w:t>n-1</w:t>
      </w:r>
      <w:r w:rsidR="008B2FD1">
        <w:rPr>
          <w:rFonts w:ascii="Times New Roman" w:hAnsi="Times New Roman" w:cs="Times New Roman" w:hint="eastAsia"/>
          <w:szCs w:val="24"/>
        </w:rPr>
        <w:t>)</w:t>
      </w:r>
      <w:r w:rsidRPr="006E2618">
        <w:rPr>
          <w:rFonts w:ascii="Times New Roman" w:hAnsi="Times New Roman" w:cs="Times New Roman"/>
          <w:szCs w:val="24"/>
        </w:rPr>
        <w:t>次比较，即</w:t>
      </w:r>
      <w:r w:rsidRPr="006E2618">
        <w:rPr>
          <w:rFonts w:ascii="Times New Roman" w:hAnsi="Times New Roman" w:cs="Times New Roman"/>
          <w:szCs w:val="24"/>
        </w:rPr>
        <w:t>n</w:t>
      </w:r>
      <w:proofErr w:type="gramStart"/>
      <w:r w:rsidR="008B2FD1">
        <w:rPr>
          <w:rFonts w:ascii="Times New Roman" w:hAnsi="Times New Roman" w:cs="Times New Roman"/>
          <w:szCs w:val="24"/>
        </w:rPr>
        <w:t>个</w:t>
      </w:r>
      <w:proofErr w:type="gramEnd"/>
      <w:r w:rsidR="0074292F">
        <w:rPr>
          <w:rFonts w:ascii="Times New Roman" w:hAnsi="Times New Roman" w:cs="Times New Roman" w:hint="eastAsia"/>
          <w:szCs w:val="24"/>
        </w:rPr>
        <w:t>区块</w:t>
      </w:r>
      <w:r w:rsidR="008B2FD1">
        <w:rPr>
          <w:rFonts w:ascii="Times New Roman" w:hAnsi="Times New Roman" w:cs="Times New Roman"/>
          <w:szCs w:val="24"/>
        </w:rPr>
        <w:t>合并为一个整体；最坏情况</w:t>
      </w:r>
      <w:r w:rsidR="008B2FD1">
        <w:rPr>
          <w:rFonts w:ascii="Times New Roman" w:hAnsi="Times New Roman" w:cs="Times New Roman" w:hint="eastAsia"/>
          <w:szCs w:val="24"/>
        </w:rPr>
        <w:t>需要</w:t>
      </w:r>
      <w:r w:rsidRPr="006E2618">
        <w:rPr>
          <w:rFonts w:ascii="Times New Roman" w:hAnsi="Times New Roman" w:cs="Times New Roman"/>
          <w:szCs w:val="24"/>
        </w:rPr>
        <w:t>进行</w:t>
      </w:r>
      <w:r w:rsidRPr="006E2618">
        <w:rPr>
          <w:rFonts w:ascii="Times New Roman" w:hAnsi="Times New Roman" w:cs="Times New Roman"/>
          <w:szCs w:val="24"/>
        </w:rPr>
        <w:t>(n-1)</w:t>
      </w:r>
      <w:r w:rsidR="008B2FD1">
        <w:rPr>
          <w:rFonts w:ascii="Times New Roman" w:hAnsi="Times New Roman" w:cs="Times New Roman" w:hint="eastAsia"/>
          <w:szCs w:val="24"/>
        </w:rPr>
        <w:t>×</w:t>
      </w:r>
      <w:r w:rsidRPr="006E2618">
        <w:rPr>
          <w:rFonts w:ascii="Times New Roman" w:hAnsi="Times New Roman" w:cs="Times New Roman"/>
          <w:szCs w:val="24"/>
        </w:rPr>
        <w:t>n/2</w:t>
      </w:r>
      <w:r w:rsidRPr="006E2618">
        <w:rPr>
          <w:rFonts w:ascii="Times New Roman" w:hAnsi="Times New Roman" w:cs="Times New Roman"/>
          <w:szCs w:val="24"/>
        </w:rPr>
        <w:t>次比较，对应着</w:t>
      </w:r>
      <w:r w:rsidRPr="006E2618">
        <w:rPr>
          <w:rFonts w:ascii="Times New Roman" w:hAnsi="Times New Roman" w:cs="Times New Roman"/>
          <w:szCs w:val="24"/>
        </w:rPr>
        <w:t>n</w:t>
      </w:r>
      <w:proofErr w:type="gramStart"/>
      <w:r w:rsidRPr="006E2618">
        <w:rPr>
          <w:rFonts w:ascii="Times New Roman" w:hAnsi="Times New Roman" w:cs="Times New Roman"/>
          <w:szCs w:val="24"/>
        </w:rPr>
        <w:t>个</w:t>
      </w:r>
      <w:proofErr w:type="gramEnd"/>
      <w:r w:rsidR="008B2FD1">
        <w:rPr>
          <w:rFonts w:ascii="Times New Roman" w:hAnsi="Times New Roman" w:cs="Times New Roman" w:hint="eastAsia"/>
          <w:szCs w:val="24"/>
        </w:rPr>
        <w:t>区块</w:t>
      </w:r>
      <w:r w:rsidR="0074292F">
        <w:rPr>
          <w:rFonts w:ascii="Times New Roman" w:hAnsi="Times New Roman" w:cs="Times New Roman"/>
          <w:szCs w:val="24"/>
        </w:rPr>
        <w:t>全部独立</w:t>
      </w:r>
      <w:r w:rsidRPr="006E2618">
        <w:rPr>
          <w:rFonts w:ascii="Times New Roman" w:hAnsi="Times New Roman" w:cs="Times New Roman"/>
          <w:szCs w:val="24"/>
        </w:rPr>
        <w:t>。在算法实现过程中，没有出现时间开销过大的情况。这是因</w:t>
      </w:r>
      <w:r w:rsidRPr="006E2618">
        <w:rPr>
          <w:rFonts w:ascii="Times New Roman" w:hAnsi="Times New Roman" w:cs="Times New Roman"/>
          <w:szCs w:val="24"/>
        </w:rPr>
        <w:lastRenderedPageBreak/>
        <w:t>为当</w:t>
      </w:r>
      <w:r w:rsidRPr="006E2618">
        <w:rPr>
          <w:rFonts w:ascii="Times New Roman" w:hAnsi="Times New Roman" w:cs="Times New Roman"/>
          <w:szCs w:val="24"/>
        </w:rPr>
        <w:t>n</w:t>
      </w:r>
      <w:r w:rsidRPr="006E2618">
        <w:rPr>
          <w:rFonts w:ascii="Times New Roman" w:hAnsi="Times New Roman" w:cs="Times New Roman"/>
          <w:szCs w:val="24"/>
        </w:rPr>
        <w:t>较大时（最多为</w:t>
      </w:r>
      <w:r w:rsidRPr="006E2618">
        <w:rPr>
          <w:rFonts w:ascii="Times New Roman" w:hAnsi="Times New Roman" w:cs="Times New Roman"/>
          <w:szCs w:val="24"/>
        </w:rPr>
        <w:t>14</w:t>
      </w:r>
      <w:r w:rsidR="00B214DD">
        <w:rPr>
          <w:rFonts w:ascii="Times New Roman" w:hAnsi="Times New Roman" w:cs="Times New Roman"/>
          <w:szCs w:val="24"/>
        </w:rPr>
        <w:t>个），其中包含了</w:t>
      </w:r>
      <w:proofErr w:type="gramStart"/>
      <w:r w:rsidR="00B214DD">
        <w:rPr>
          <w:rFonts w:ascii="Times New Roman" w:hAnsi="Times New Roman" w:cs="Times New Roman"/>
          <w:szCs w:val="24"/>
        </w:rPr>
        <w:t>大量</w:t>
      </w:r>
      <w:r w:rsidRPr="006E2618">
        <w:rPr>
          <w:rFonts w:ascii="Times New Roman" w:hAnsi="Times New Roman" w:cs="Times New Roman"/>
          <w:szCs w:val="24"/>
        </w:rPr>
        <w:t>形</w:t>
      </w:r>
      <w:proofErr w:type="gramEnd"/>
      <w:r w:rsidRPr="006E2618">
        <w:rPr>
          <w:rFonts w:ascii="Times New Roman" w:hAnsi="Times New Roman" w:cs="Times New Roman"/>
          <w:szCs w:val="24"/>
        </w:rPr>
        <w:t>如图</w:t>
      </w:r>
      <w:r w:rsidR="00C375F9" w:rsidRPr="006E2618">
        <w:rPr>
          <w:rFonts w:ascii="Times New Roman" w:hAnsi="Times New Roman" w:cs="Times New Roman"/>
          <w:szCs w:val="24"/>
        </w:rPr>
        <w:t>3</w:t>
      </w:r>
      <w:r w:rsidR="00AD50F9" w:rsidRPr="006E2618">
        <w:rPr>
          <w:rFonts w:ascii="Times New Roman" w:hAnsi="Times New Roman" w:cs="Times New Roman"/>
          <w:szCs w:val="24"/>
        </w:rPr>
        <w:t>-3</w:t>
      </w:r>
      <w:r w:rsidR="00B214DD">
        <w:rPr>
          <w:rFonts w:ascii="Times New Roman" w:hAnsi="Times New Roman" w:cs="Times New Roman"/>
          <w:szCs w:val="24"/>
        </w:rPr>
        <w:t>中间部分的小</w:t>
      </w:r>
      <w:r w:rsidR="00B214DD">
        <w:rPr>
          <w:rFonts w:ascii="Times New Roman" w:hAnsi="Times New Roman" w:cs="Times New Roman" w:hint="eastAsia"/>
          <w:szCs w:val="24"/>
        </w:rPr>
        <w:t>区块</w:t>
      </w:r>
      <w:r w:rsidR="00B214DD">
        <w:rPr>
          <w:rFonts w:ascii="Times New Roman" w:hAnsi="Times New Roman" w:cs="Times New Roman"/>
          <w:szCs w:val="24"/>
        </w:rPr>
        <w:t>。</w:t>
      </w:r>
      <w:r w:rsidR="0074292F">
        <w:rPr>
          <w:rFonts w:ascii="Times New Roman" w:hAnsi="Times New Roman" w:cs="Times New Roman"/>
          <w:szCs w:val="24"/>
        </w:rPr>
        <w:t>这些</w:t>
      </w:r>
      <w:r w:rsidR="0074292F">
        <w:rPr>
          <w:rFonts w:ascii="Times New Roman" w:hAnsi="Times New Roman" w:cs="Times New Roman" w:hint="eastAsia"/>
          <w:szCs w:val="24"/>
        </w:rPr>
        <w:t>区块</w:t>
      </w:r>
      <w:r w:rsidRPr="006E2618">
        <w:rPr>
          <w:rFonts w:ascii="Times New Roman" w:hAnsi="Times New Roman" w:cs="Times New Roman"/>
          <w:szCs w:val="24"/>
        </w:rPr>
        <w:t>往往合并前后得票数</w:t>
      </w:r>
      <w:r w:rsidR="00B214DD">
        <w:rPr>
          <w:rFonts w:ascii="Times New Roman" w:hAnsi="Times New Roman" w:cs="Times New Roman"/>
          <w:szCs w:val="24"/>
        </w:rPr>
        <w:t>相同。为了</w:t>
      </w:r>
      <w:r w:rsidR="00B214DD">
        <w:rPr>
          <w:rFonts w:ascii="Times New Roman" w:hAnsi="Times New Roman" w:cs="Times New Roman" w:hint="eastAsia"/>
          <w:szCs w:val="24"/>
        </w:rPr>
        <w:t>使最终的划分方案更简洁，</w:t>
      </w:r>
      <w:r w:rsidR="00B214DD">
        <w:rPr>
          <w:rFonts w:ascii="Times New Roman" w:hAnsi="Times New Roman" w:cs="Times New Roman"/>
          <w:szCs w:val="24"/>
        </w:rPr>
        <w:t>将捕捞区尽</w:t>
      </w:r>
      <w:r w:rsidR="00B214DD">
        <w:rPr>
          <w:rFonts w:ascii="Times New Roman" w:hAnsi="Times New Roman" w:cs="Times New Roman" w:hint="eastAsia"/>
          <w:szCs w:val="24"/>
        </w:rPr>
        <w:t>可能</w:t>
      </w:r>
      <w:r w:rsidRPr="006E2618">
        <w:rPr>
          <w:rFonts w:ascii="Times New Roman" w:hAnsi="Times New Roman" w:cs="Times New Roman"/>
          <w:szCs w:val="24"/>
        </w:rPr>
        <w:t>合并为一个整体，</w:t>
      </w:r>
      <w:r w:rsidR="00B214DD">
        <w:rPr>
          <w:rFonts w:ascii="Times New Roman" w:hAnsi="Times New Roman" w:cs="Times New Roman" w:hint="eastAsia"/>
          <w:szCs w:val="24"/>
        </w:rPr>
        <w:t>因此，</w:t>
      </w:r>
      <w:r w:rsidRPr="006E2618">
        <w:rPr>
          <w:rFonts w:ascii="Times New Roman" w:hAnsi="Times New Roman" w:cs="Times New Roman"/>
          <w:szCs w:val="24"/>
        </w:rPr>
        <w:t>对于得票数相同的情况，判断为合并而非独立。</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7"/>
        <w:gridCol w:w="2848"/>
        <w:gridCol w:w="2837"/>
      </w:tblGrid>
      <w:tr w:rsidR="00B214DD" w14:paraId="7026ECCE" w14:textId="77777777" w:rsidTr="000B74B5">
        <w:tc>
          <w:tcPr>
            <w:tcW w:w="8522" w:type="dxa"/>
            <w:gridSpan w:val="3"/>
            <w:vAlign w:val="center"/>
          </w:tcPr>
          <w:p w14:paraId="7D16D644" w14:textId="539FBAFF" w:rsidR="00B214DD" w:rsidRDefault="00B214DD" w:rsidP="000B74B5">
            <w:pPr>
              <w:spacing w:line="300" w:lineRule="auto"/>
              <w:jc w:val="center"/>
              <w:rPr>
                <w:rFonts w:ascii="Times New Roman" w:hAnsi="Times New Roman" w:cs="Times New Roman"/>
                <w:szCs w:val="24"/>
              </w:rPr>
            </w:pPr>
            <w:r>
              <w:rPr>
                <w:noProof/>
              </w:rPr>
              <w:drawing>
                <wp:inline distT="0" distB="0" distL="0" distR="0" wp14:anchorId="31D5AC38" wp14:editId="1E0D4824">
                  <wp:extent cx="5324475" cy="1058732"/>
                  <wp:effectExtent l="0" t="0" r="0" b="8255"/>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24475" cy="1058732"/>
                          </a:xfrm>
                          <a:prstGeom prst="rect">
                            <a:avLst/>
                          </a:prstGeom>
                        </pic:spPr>
                      </pic:pic>
                    </a:graphicData>
                  </a:graphic>
                </wp:inline>
              </w:drawing>
            </w:r>
          </w:p>
        </w:tc>
      </w:tr>
      <w:tr w:rsidR="00B214DD" w14:paraId="2337DDDE" w14:textId="77777777" w:rsidTr="000B74B5">
        <w:tc>
          <w:tcPr>
            <w:tcW w:w="2840" w:type="dxa"/>
            <w:vAlign w:val="center"/>
          </w:tcPr>
          <w:p w14:paraId="20578FA7" w14:textId="722BECAA" w:rsidR="00B214DD"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B214DD">
              <w:rPr>
                <w:rFonts w:ascii="Times New Roman" w:hAnsi="Times New Roman" w:cs="Times New Roman" w:hint="eastAsia"/>
                <w:szCs w:val="24"/>
              </w:rPr>
              <w:t>(a)</w:t>
            </w:r>
          </w:p>
        </w:tc>
        <w:tc>
          <w:tcPr>
            <w:tcW w:w="2841" w:type="dxa"/>
            <w:vAlign w:val="center"/>
          </w:tcPr>
          <w:p w14:paraId="5A2EB409" w14:textId="1A2337FC" w:rsidR="00B214DD"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w:t>
            </w:r>
            <w:r w:rsidR="00B214DD">
              <w:rPr>
                <w:rFonts w:ascii="Times New Roman" w:hAnsi="Times New Roman" w:cs="Times New Roman" w:hint="eastAsia"/>
                <w:szCs w:val="24"/>
              </w:rPr>
              <w:t>(b)</w:t>
            </w:r>
          </w:p>
        </w:tc>
        <w:tc>
          <w:tcPr>
            <w:tcW w:w="2841" w:type="dxa"/>
            <w:vAlign w:val="center"/>
          </w:tcPr>
          <w:p w14:paraId="4CBDAA37" w14:textId="780F9CAB" w:rsidR="00B214DD" w:rsidRDefault="00B214DD"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B214DD" w14:paraId="12BE0F12" w14:textId="77777777" w:rsidTr="000B74B5">
        <w:tc>
          <w:tcPr>
            <w:tcW w:w="8522" w:type="dxa"/>
            <w:gridSpan w:val="3"/>
            <w:vAlign w:val="center"/>
          </w:tcPr>
          <w:p w14:paraId="3A9F77A7" w14:textId="2A9A07D9" w:rsidR="00B214DD" w:rsidRDefault="00B214DD" w:rsidP="000B74B5">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3-6 </w:t>
            </w:r>
            <w:r w:rsidRPr="00D11E62">
              <w:rPr>
                <w:rFonts w:ascii="Times New Roman" w:hAnsi="Times New Roman" w:cs="Times New Roman"/>
                <w:szCs w:val="24"/>
              </w:rPr>
              <w:t>两捕捞区的合并策略</w:t>
            </w:r>
            <w:r>
              <w:rPr>
                <w:rFonts w:ascii="Times New Roman" w:hAnsi="Times New Roman" w:cs="Times New Roman" w:hint="eastAsia"/>
                <w:szCs w:val="24"/>
              </w:rPr>
              <w:t>(a)</w:t>
            </w:r>
            <w:r>
              <w:rPr>
                <w:rFonts w:ascii="Times New Roman" w:hAnsi="Times New Roman" w:cs="Times New Roman" w:hint="eastAsia"/>
                <w:szCs w:val="24"/>
              </w:rPr>
              <w:t>在上层以</w:t>
            </w:r>
            <w:r w:rsidR="000B74B5">
              <w:rPr>
                <w:rFonts w:ascii="Times New Roman" w:hAnsi="Times New Roman" w:cs="Times New Roman" w:hint="eastAsia"/>
                <w:szCs w:val="24"/>
              </w:rPr>
              <w:t>两区块的</w:t>
            </w:r>
            <w:r>
              <w:rPr>
                <w:rFonts w:ascii="Times New Roman" w:hAnsi="Times New Roman" w:cs="Times New Roman" w:hint="eastAsia"/>
                <w:szCs w:val="24"/>
              </w:rPr>
              <w:t>几何中心点为焦点做椭圆</w:t>
            </w:r>
            <w:r>
              <w:rPr>
                <w:rFonts w:ascii="Times New Roman" w:hAnsi="Times New Roman" w:cs="Times New Roman" w:hint="eastAsia"/>
                <w:szCs w:val="24"/>
              </w:rPr>
              <w:t>(b)</w:t>
            </w:r>
            <w:r>
              <w:rPr>
                <w:rFonts w:ascii="Times New Roman" w:hAnsi="Times New Roman" w:cs="Times New Roman" w:hint="eastAsia"/>
                <w:szCs w:val="24"/>
              </w:rPr>
              <w:t>椭圆与下层捕捞区域求交集</w:t>
            </w:r>
            <w:r>
              <w:rPr>
                <w:rFonts w:ascii="Times New Roman" w:hAnsi="Times New Roman" w:cs="Times New Roman" w:hint="eastAsia"/>
                <w:szCs w:val="24"/>
              </w:rPr>
              <w:t>(c)</w:t>
            </w:r>
            <w:r>
              <w:rPr>
                <w:rFonts w:ascii="Times New Roman" w:hAnsi="Times New Roman" w:cs="Times New Roman" w:hint="eastAsia"/>
                <w:szCs w:val="24"/>
              </w:rPr>
              <w:t>求交集的结果作为上层两区块的合并方式</w:t>
            </w:r>
          </w:p>
        </w:tc>
      </w:tr>
    </w:tbl>
    <w:p w14:paraId="2CC51565" w14:textId="1CA8FD11" w:rsidR="000B74B5" w:rsidRPr="006E2618" w:rsidRDefault="0026284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图</w:t>
      </w:r>
      <w:r w:rsidR="005F2F02" w:rsidRPr="006E2618">
        <w:rPr>
          <w:rFonts w:ascii="Times New Roman" w:hAnsi="Times New Roman" w:cs="Times New Roman"/>
          <w:szCs w:val="24"/>
        </w:rPr>
        <w:t>3-6</w:t>
      </w:r>
      <w:r w:rsidR="000B74B5">
        <w:rPr>
          <w:rFonts w:ascii="Times New Roman" w:hAnsi="Times New Roman" w:cs="Times New Roman"/>
          <w:szCs w:val="24"/>
        </w:rPr>
        <w:t>所</w:t>
      </w:r>
      <w:proofErr w:type="gramStart"/>
      <w:r w:rsidR="000B74B5">
        <w:rPr>
          <w:rFonts w:ascii="Times New Roman" w:hAnsi="Times New Roman" w:cs="Times New Roman"/>
          <w:szCs w:val="24"/>
        </w:rPr>
        <w:t>示</w:t>
      </w:r>
      <w:r w:rsidR="0074292F">
        <w:rPr>
          <w:rFonts w:ascii="Times New Roman" w:hAnsi="Times New Roman" w:cs="Times New Roman" w:hint="eastAsia"/>
          <w:szCs w:val="24"/>
        </w:rPr>
        <w:t>展示</w:t>
      </w:r>
      <w:proofErr w:type="gramEnd"/>
      <w:r w:rsidR="0074292F">
        <w:rPr>
          <w:rFonts w:ascii="Times New Roman" w:hAnsi="Times New Roman" w:cs="Times New Roman" w:hint="eastAsia"/>
          <w:szCs w:val="24"/>
        </w:rPr>
        <w:t>了图</w:t>
      </w:r>
      <w:r w:rsidR="0074292F">
        <w:rPr>
          <w:rFonts w:ascii="Times New Roman" w:hAnsi="Times New Roman" w:cs="Times New Roman" w:hint="eastAsia"/>
          <w:szCs w:val="24"/>
        </w:rPr>
        <w:t>3-5</w:t>
      </w:r>
      <w:r w:rsidR="0074292F">
        <w:rPr>
          <w:rFonts w:ascii="Times New Roman" w:hAnsi="Times New Roman" w:cs="Times New Roman" w:hint="eastAsia"/>
          <w:szCs w:val="24"/>
        </w:rPr>
        <w:t>示例中距离最近的两个区块合并的具体流程</w:t>
      </w:r>
      <w:r w:rsidR="000B74B5">
        <w:rPr>
          <w:rFonts w:ascii="Times New Roman" w:hAnsi="Times New Roman" w:cs="Times New Roman"/>
          <w:szCs w:val="24"/>
        </w:rPr>
        <w:t>。在对两</w:t>
      </w:r>
      <w:r w:rsidR="000B74B5">
        <w:rPr>
          <w:rFonts w:ascii="Times New Roman" w:hAnsi="Times New Roman" w:cs="Times New Roman" w:hint="eastAsia"/>
          <w:szCs w:val="24"/>
        </w:rPr>
        <w:t>区块</w:t>
      </w:r>
      <w:r w:rsidR="000B74B5">
        <w:rPr>
          <w:rFonts w:ascii="Times New Roman" w:hAnsi="Times New Roman" w:cs="Times New Roman"/>
          <w:szCs w:val="24"/>
        </w:rPr>
        <w:t>进行合并时，以</w:t>
      </w:r>
      <w:r w:rsidR="000B74B5">
        <w:rPr>
          <w:rFonts w:ascii="Times New Roman" w:hAnsi="Times New Roman" w:cs="Times New Roman" w:hint="eastAsia"/>
          <w:szCs w:val="24"/>
        </w:rPr>
        <w:t>它们</w:t>
      </w:r>
      <w:r w:rsidR="000B74B5">
        <w:rPr>
          <w:rFonts w:ascii="Times New Roman" w:hAnsi="Times New Roman" w:cs="Times New Roman"/>
          <w:szCs w:val="24"/>
        </w:rPr>
        <w:t>的几何中心点作为椭圆焦点并连线</w:t>
      </w:r>
      <w:r w:rsidRPr="006E2618">
        <w:rPr>
          <w:rFonts w:ascii="Times New Roman" w:hAnsi="Times New Roman" w:cs="Times New Roman"/>
          <w:szCs w:val="24"/>
        </w:rPr>
        <w:t>延长</w:t>
      </w:r>
      <w:r w:rsidR="000B74B5">
        <w:rPr>
          <w:rFonts w:ascii="Times New Roman" w:hAnsi="Times New Roman" w:cs="Times New Roman" w:hint="eastAsia"/>
          <w:szCs w:val="24"/>
        </w:rPr>
        <w:t>至区块边界，延长线</w:t>
      </w:r>
      <w:r w:rsidR="000B74B5">
        <w:rPr>
          <w:rFonts w:ascii="Times New Roman" w:hAnsi="Times New Roman" w:cs="Times New Roman"/>
          <w:szCs w:val="24"/>
        </w:rPr>
        <w:t>较短一侧作为长轴，作椭圆连接这两个</w:t>
      </w:r>
      <w:r w:rsidR="000B74B5">
        <w:rPr>
          <w:rFonts w:ascii="Times New Roman" w:hAnsi="Times New Roman" w:cs="Times New Roman" w:hint="eastAsia"/>
          <w:szCs w:val="24"/>
        </w:rPr>
        <w:t>区块</w:t>
      </w:r>
      <w:r w:rsidRPr="006E2618">
        <w:rPr>
          <w:rFonts w:ascii="Times New Roman" w:hAnsi="Times New Roman" w:cs="Times New Roman"/>
          <w:szCs w:val="24"/>
        </w:rPr>
        <w:t>如图</w:t>
      </w:r>
      <w:r w:rsidR="005F2F02" w:rsidRPr="006E2618">
        <w:rPr>
          <w:rFonts w:ascii="Times New Roman" w:hAnsi="Times New Roman" w:cs="Times New Roman"/>
          <w:szCs w:val="24"/>
        </w:rPr>
        <w:t>3-6</w:t>
      </w:r>
      <w:r w:rsidR="000B74B5">
        <w:rPr>
          <w:rFonts w:ascii="Times New Roman" w:hAnsi="Times New Roman" w:cs="Times New Roman" w:hint="eastAsia"/>
          <w:szCs w:val="24"/>
        </w:rPr>
        <w:t>(a)</w:t>
      </w:r>
      <w:r w:rsidR="000B74B5">
        <w:rPr>
          <w:rFonts w:ascii="Times New Roman" w:hAnsi="Times New Roman" w:cs="Times New Roman" w:hint="eastAsia"/>
          <w:szCs w:val="24"/>
        </w:rPr>
        <w:t>所示</w:t>
      </w:r>
      <w:r w:rsidR="000B74B5">
        <w:rPr>
          <w:rFonts w:ascii="Times New Roman" w:hAnsi="Times New Roman" w:cs="Times New Roman"/>
          <w:szCs w:val="24"/>
        </w:rPr>
        <w:t>。将椭圆与下层捕捞</w:t>
      </w:r>
      <w:r w:rsidR="000B74B5">
        <w:rPr>
          <w:rFonts w:ascii="Times New Roman" w:hAnsi="Times New Roman" w:cs="Times New Roman" w:hint="eastAsia"/>
          <w:szCs w:val="24"/>
        </w:rPr>
        <w:t>区域</w:t>
      </w:r>
      <w:r w:rsidRPr="006E2618">
        <w:rPr>
          <w:rFonts w:ascii="Times New Roman" w:hAnsi="Times New Roman" w:cs="Times New Roman"/>
          <w:szCs w:val="24"/>
        </w:rPr>
        <w:t>取交集如图</w:t>
      </w:r>
      <w:r w:rsidR="005F2F02" w:rsidRPr="006E2618">
        <w:rPr>
          <w:rFonts w:ascii="Times New Roman" w:hAnsi="Times New Roman" w:cs="Times New Roman"/>
          <w:szCs w:val="24"/>
        </w:rPr>
        <w:t>3-6</w:t>
      </w:r>
      <w:r w:rsidR="000B74B5">
        <w:rPr>
          <w:rFonts w:ascii="Times New Roman" w:hAnsi="Times New Roman" w:cs="Times New Roman" w:hint="eastAsia"/>
          <w:szCs w:val="24"/>
        </w:rPr>
        <w:t>(b)</w:t>
      </w:r>
      <w:r w:rsidR="000B74B5">
        <w:rPr>
          <w:rFonts w:ascii="Times New Roman" w:hAnsi="Times New Roman" w:cs="Times New Roman" w:hint="eastAsia"/>
          <w:szCs w:val="24"/>
        </w:rPr>
        <w:t>所示</w:t>
      </w:r>
      <w:r w:rsidR="000B74B5">
        <w:rPr>
          <w:rFonts w:ascii="Times New Roman" w:hAnsi="Times New Roman" w:cs="Times New Roman"/>
          <w:szCs w:val="24"/>
        </w:rPr>
        <w:t>，计算结果</w:t>
      </w:r>
      <w:r w:rsidR="000B74B5">
        <w:rPr>
          <w:rFonts w:ascii="Times New Roman" w:hAnsi="Times New Roman" w:cs="Times New Roman" w:hint="eastAsia"/>
          <w:szCs w:val="24"/>
        </w:rPr>
        <w:t>作为</w:t>
      </w:r>
      <w:r w:rsidRPr="006E2618">
        <w:rPr>
          <w:rFonts w:ascii="Times New Roman" w:hAnsi="Times New Roman" w:cs="Times New Roman"/>
          <w:szCs w:val="24"/>
        </w:rPr>
        <w:t>两</w:t>
      </w:r>
      <w:r w:rsidR="000B74B5">
        <w:rPr>
          <w:rFonts w:ascii="Times New Roman" w:hAnsi="Times New Roman" w:cs="Times New Roman" w:hint="eastAsia"/>
          <w:szCs w:val="24"/>
        </w:rPr>
        <w:t>区块</w:t>
      </w:r>
      <w:r w:rsidRPr="006E2618">
        <w:rPr>
          <w:rFonts w:ascii="Times New Roman" w:hAnsi="Times New Roman" w:cs="Times New Roman"/>
          <w:szCs w:val="24"/>
        </w:rPr>
        <w:t>的合并方式如图</w:t>
      </w:r>
      <w:r w:rsidR="005F2F02" w:rsidRPr="006E2618">
        <w:rPr>
          <w:rFonts w:ascii="Times New Roman" w:hAnsi="Times New Roman" w:cs="Times New Roman"/>
          <w:szCs w:val="24"/>
        </w:rPr>
        <w:t>3-6</w:t>
      </w:r>
      <w:r w:rsidR="000B74B5">
        <w:rPr>
          <w:rFonts w:ascii="Times New Roman" w:hAnsi="Times New Roman" w:cs="Times New Roman" w:hint="eastAsia"/>
          <w:szCs w:val="24"/>
        </w:rPr>
        <w:t>(c)</w:t>
      </w:r>
      <w:r w:rsidR="000B74B5">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B74B5" w14:paraId="4D703D08" w14:textId="77777777" w:rsidTr="000B74B5">
        <w:tc>
          <w:tcPr>
            <w:tcW w:w="8522" w:type="dxa"/>
            <w:gridSpan w:val="2"/>
            <w:vAlign w:val="center"/>
          </w:tcPr>
          <w:p w14:paraId="57CF7960" w14:textId="171F880C" w:rsidR="000B74B5" w:rsidRDefault="000B74B5" w:rsidP="000B74B5">
            <w:pPr>
              <w:spacing w:line="300" w:lineRule="auto"/>
              <w:jc w:val="center"/>
              <w:rPr>
                <w:rFonts w:ascii="Times New Roman" w:hAnsi="Times New Roman" w:cs="Times New Roman"/>
                <w:szCs w:val="24"/>
              </w:rPr>
            </w:pPr>
            <w:r>
              <w:rPr>
                <w:noProof/>
              </w:rPr>
              <w:drawing>
                <wp:inline distT="0" distB="0" distL="0" distR="0" wp14:anchorId="2FB2E178" wp14:editId="0ED6518C">
                  <wp:extent cx="5267325" cy="2292871"/>
                  <wp:effectExtent l="0" t="0" r="0" b="0"/>
                  <wp:docPr id="2078" name="图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67325" cy="2292871"/>
                          </a:xfrm>
                          <a:prstGeom prst="rect">
                            <a:avLst/>
                          </a:prstGeom>
                        </pic:spPr>
                      </pic:pic>
                    </a:graphicData>
                  </a:graphic>
                </wp:inline>
              </w:drawing>
            </w:r>
          </w:p>
        </w:tc>
      </w:tr>
      <w:tr w:rsidR="000B74B5" w14:paraId="3E7E773A" w14:textId="77777777" w:rsidTr="000B74B5">
        <w:tc>
          <w:tcPr>
            <w:tcW w:w="4261" w:type="dxa"/>
            <w:vAlign w:val="center"/>
          </w:tcPr>
          <w:p w14:paraId="65E22EA0" w14:textId="47BD8713" w:rsidR="000B74B5"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31239E59" w14:textId="3DF3D17F" w:rsidR="000B74B5" w:rsidRDefault="000B74B5" w:rsidP="000B74B5">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0B74B5" w14:paraId="781F26B7" w14:textId="77777777" w:rsidTr="000B74B5">
        <w:tc>
          <w:tcPr>
            <w:tcW w:w="8522" w:type="dxa"/>
            <w:gridSpan w:val="2"/>
            <w:vAlign w:val="center"/>
          </w:tcPr>
          <w:p w14:paraId="5B521C93" w14:textId="585824C5" w:rsidR="000B74B5" w:rsidRDefault="000B74B5" w:rsidP="000B74B5">
            <w:pPr>
              <w:spacing w:line="300" w:lineRule="auto"/>
              <w:jc w:val="center"/>
              <w:rPr>
                <w:rFonts w:ascii="Times New Roman" w:hAnsi="Times New Roman" w:cs="Times New Roman"/>
                <w:szCs w:val="24"/>
              </w:rPr>
            </w:pPr>
            <w:r w:rsidRPr="00D11E62">
              <w:rPr>
                <w:rFonts w:ascii="Times New Roman" w:hAnsi="Times New Roman" w:cs="Times New Roman"/>
                <w:szCs w:val="24"/>
              </w:rPr>
              <w:t>图</w:t>
            </w:r>
            <w:r w:rsidRPr="00D11E62">
              <w:rPr>
                <w:rFonts w:ascii="Times New Roman" w:hAnsi="Times New Roman" w:cs="Times New Roman"/>
                <w:szCs w:val="24"/>
              </w:rPr>
              <w:t xml:space="preserve">3-7 </w:t>
            </w:r>
            <w:r>
              <w:rPr>
                <w:rFonts w:ascii="Times New Roman" w:hAnsi="Times New Roman" w:cs="Times New Roman" w:hint="eastAsia"/>
                <w:szCs w:val="24"/>
              </w:rPr>
              <w:t>对</w:t>
            </w:r>
            <w:r>
              <w:rPr>
                <w:rFonts w:ascii="Times New Roman" w:hAnsi="Times New Roman" w:cs="Times New Roman"/>
                <w:szCs w:val="24"/>
              </w:rPr>
              <w:t>合并前后</w:t>
            </w:r>
            <w:r>
              <w:rPr>
                <w:rFonts w:ascii="Times New Roman" w:hAnsi="Times New Roman" w:cs="Times New Roman" w:hint="eastAsia"/>
                <w:szCs w:val="24"/>
              </w:rPr>
              <w:t>进行投票</w:t>
            </w:r>
            <w:r>
              <w:rPr>
                <w:rFonts w:ascii="Times New Roman" w:hAnsi="Times New Roman" w:cs="Times New Roman" w:hint="eastAsia"/>
                <w:szCs w:val="24"/>
              </w:rPr>
              <w:t>(a)</w:t>
            </w:r>
            <w:r>
              <w:rPr>
                <w:rFonts w:ascii="Times New Roman" w:hAnsi="Times New Roman" w:cs="Times New Roman" w:hint="eastAsia"/>
                <w:szCs w:val="24"/>
              </w:rPr>
              <w:t>合并前</w:t>
            </w:r>
            <w:r>
              <w:rPr>
                <w:rFonts w:ascii="Times New Roman" w:hAnsi="Times New Roman" w:cs="Times New Roman" w:hint="eastAsia"/>
                <w:szCs w:val="24"/>
              </w:rPr>
              <w:t>11</w:t>
            </w:r>
            <w:r>
              <w:rPr>
                <w:rFonts w:ascii="Times New Roman" w:hAnsi="Times New Roman" w:cs="Times New Roman" w:hint="eastAsia"/>
                <w:szCs w:val="24"/>
              </w:rPr>
              <w:t>票</w:t>
            </w:r>
            <w:r>
              <w:rPr>
                <w:rFonts w:ascii="Times New Roman" w:hAnsi="Times New Roman" w:cs="Times New Roman" w:hint="eastAsia"/>
                <w:szCs w:val="24"/>
              </w:rPr>
              <w:t>(b)</w:t>
            </w:r>
            <w:r>
              <w:rPr>
                <w:rFonts w:ascii="Times New Roman" w:hAnsi="Times New Roman" w:cs="Times New Roman" w:hint="eastAsia"/>
                <w:szCs w:val="24"/>
              </w:rPr>
              <w:t>合并后</w:t>
            </w:r>
            <w:r>
              <w:rPr>
                <w:rFonts w:ascii="Times New Roman" w:hAnsi="Times New Roman" w:cs="Times New Roman" w:hint="eastAsia"/>
                <w:szCs w:val="24"/>
              </w:rPr>
              <w:t>12</w:t>
            </w:r>
            <w:r>
              <w:rPr>
                <w:rFonts w:ascii="Times New Roman" w:hAnsi="Times New Roman" w:cs="Times New Roman" w:hint="eastAsia"/>
                <w:szCs w:val="24"/>
              </w:rPr>
              <w:t>票</w:t>
            </w:r>
          </w:p>
        </w:tc>
      </w:tr>
    </w:tbl>
    <w:p w14:paraId="417732B4" w14:textId="3EFD976B" w:rsidR="0026284D" w:rsidRPr="006E2618" w:rsidRDefault="0026284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对于每次合并的尝试，比较合并前后的得票数大小。如图</w:t>
      </w:r>
      <w:r w:rsidR="005F2F02" w:rsidRPr="006E2618">
        <w:rPr>
          <w:rFonts w:ascii="Times New Roman" w:hAnsi="Times New Roman" w:cs="Times New Roman"/>
          <w:szCs w:val="24"/>
        </w:rPr>
        <w:t>3-7</w:t>
      </w:r>
      <w:r w:rsidRPr="006E2618">
        <w:rPr>
          <w:rFonts w:ascii="Times New Roman" w:hAnsi="Times New Roman" w:cs="Times New Roman"/>
          <w:szCs w:val="24"/>
        </w:rPr>
        <w:t>所示，</w:t>
      </w:r>
      <w:r w:rsidR="009F7EB7" w:rsidRPr="006E2618">
        <w:rPr>
          <w:rFonts w:ascii="Times New Roman" w:hAnsi="Times New Roman" w:cs="Times New Roman"/>
          <w:szCs w:val="24"/>
        </w:rPr>
        <w:t>对图</w:t>
      </w:r>
      <w:r w:rsidR="005F2F02" w:rsidRPr="006E2618">
        <w:rPr>
          <w:rFonts w:ascii="Times New Roman" w:hAnsi="Times New Roman" w:cs="Times New Roman"/>
          <w:szCs w:val="24"/>
        </w:rPr>
        <w:t>3-6</w:t>
      </w:r>
      <w:r w:rsidR="0074292F">
        <w:rPr>
          <w:rFonts w:ascii="Times New Roman" w:hAnsi="Times New Roman" w:cs="Times New Roman"/>
          <w:szCs w:val="24"/>
        </w:rPr>
        <w:t>合并前后进行</w:t>
      </w:r>
      <w:r w:rsidR="009F7EB7" w:rsidRPr="006E2618">
        <w:rPr>
          <w:rFonts w:ascii="Times New Roman" w:hAnsi="Times New Roman" w:cs="Times New Roman"/>
          <w:szCs w:val="24"/>
        </w:rPr>
        <w:t>投票，图</w:t>
      </w:r>
      <w:r w:rsidR="005F2F02" w:rsidRPr="006E2618">
        <w:rPr>
          <w:rFonts w:ascii="Times New Roman" w:hAnsi="Times New Roman" w:cs="Times New Roman"/>
          <w:szCs w:val="24"/>
        </w:rPr>
        <w:t>3-7</w:t>
      </w:r>
      <w:r w:rsidR="000B74B5">
        <w:rPr>
          <w:rFonts w:ascii="Times New Roman" w:hAnsi="Times New Roman" w:cs="Times New Roman" w:hint="eastAsia"/>
          <w:szCs w:val="24"/>
        </w:rPr>
        <w:t>(a)</w:t>
      </w:r>
      <w:r w:rsidR="009F7EB7" w:rsidRPr="006E2618">
        <w:rPr>
          <w:rFonts w:ascii="Times New Roman" w:hAnsi="Times New Roman" w:cs="Times New Roman"/>
          <w:szCs w:val="24"/>
        </w:rPr>
        <w:t>的得票数为</w:t>
      </w:r>
      <w:r w:rsidR="009F7EB7" w:rsidRPr="006E2618">
        <w:rPr>
          <w:rFonts w:ascii="Times New Roman" w:hAnsi="Times New Roman" w:cs="Times New Roman"/>
          <w:szCs w:val="24"/>
        </w:rPr>
        <w:t>11</w:t>
      </w:r>
      <w:r w:rsidR="009F7EB7" w:rsidRPr="006E2618">
        <w:rPr>
          <w:rFonts w:ascii="Times New Roman" w:hAnsi="Times New Roman" w:cs="Times New Roman"/>
          <w:szCs w:val="24"/>
        </w:rPr>
        <w:t>，图</w:t>
      </w:r>
      <w:r w:rsidR="005F2F02" w:rsidRPr="006E2618">
        <w:rPr>
          <w:rFonts w:ascii="Times New Roman" w:hAnsi="Times New Roman" w:cs="Times New Roman"/>
          <w:szCs w:val="24"/>
        </w:rPr>
        <w:t>3-7</w:t>
      </w:r>
      <w:r w:rsidR="0074292F">
        <w:rPr>
          <w:rFonts w:ascii="Times New Roman" w:hAnsi="Times New Roman" w:cs="Times New Roman" w:hint="eastAsia"/>
          <w:szCs w:val="24"/>
        </w:rPr>
        <w:t>(b)</w:t>
      </w:r>
      <w:r w:rsidR="009F7EB7" w:rsidRPr="006E2618">
        <w:rPr>
          <w:rFonts w:ascii="Times New Roman" w:hAnsi="Times New Roman" w:cs="Times New Roman"/>
          <w:szCs w:val="24"/>
        </w:rPr>
        <w:t>的得票数为</w:t>
      </w:r>
      <w:r w:rsidR="009F7EB7" w:rsidRPr="006E2618">
        <w:rPr>
          <w:rFonts w:ascii="Times New Roman" w:hAnsi="Times New Roman" w:cs="Times New Roman"/>
          <w:szCs w:val="24"/>
        </w:rPr>
        <w:t>12</w:t>
      </w:r>
      <w:r w:rsidR="009F7EB7" w:rsidRPr="006E2618">
        <w:rPr>
          <w:rFonts w:ascii="Times New Roman" w:hAnsi="Times New Roman" w:cs="Times New Roman"/>
          <w:szCs w:val="24"/>
        </w:rPr>
        <w:t>，</w:t>
      </w:r>
      <w:r w:rsidRPr="006E2618">
        <w:rPr>
          <w:rFonts w:ascii="Times New Roman" w:hAnsi="Times New Roman" w:cs="Times New Roman"/>
          <w:szCs w:val="24"/>
        </w:rPr>
        <w:t>所以合并两个</w:t>
      </w:r>
      <w:r w:rsidR="005F2F02" w:rsidRPr="006E2618">
        <w:rPr>
          <w:rFonts w:ascii="Times New Roman" w:hAnsi="Times New Roman" w:cs="Times New Roman"/>
          <w:szCs w:val="24"/>
        </w:rPr>
        <w:t>区块</w:t>
      </w:r>
      <w:r w:rsidR="0074292F">
        <w:rPr>
          <w:rFonts w:ascii="Times New Roman" w:hAnsi="Times New Roman" w:cs="Times New Roman"/>
          <w:szCs w:val="24"/>
        </w:rPr>
        <w:t>。接下来，继续按照</w:t>
      </w:r>
      <w:r w:rsidR="0074292F">
        <w:rPr>
          <w:rFonts w:ascii="Times New Roman" w:hAnsi="Times New Roman" w:cs="Times New Roman" w:hint="eastAsia"/>
          <w:szCs w:val="24"/>
        </w:rPr>
        <w:t>距离</w:t>
      </w:r>
      <w:r w:rsidRPr="006E2618">
        <w:rPr>
          <w:rFonts w:ascii="Times New Roman" w:hAnsi="Times New Roman" w:cs="Times New Roman"/>
          <w:szCs w:val="24"/>
        </w:rPr>
        <w:t>从小到大的顺序</w:t>
      </w:r>
      <w:r w:rsidR="009F7EB7" w:rsidRPr="006E2618">
        <w:rPr>
          <w:rFonts w:ascii="Times New Roman" w:hAnsi="Times New Roman" w:cs="Times New Roman"/>
          <w:szCs w:val="24"/>
        </w:rPr>
        <w:t>进行迭代，依次比较</w:t>
      </w:r>
      <w:r w:rsidR="0074292F">
        <w:rPr>
          <w:rFonts w:ascii="Times New Roman" w:hAnsi="Times New Roman" w:cs="Times New Roman" w:hint="eastAsia"/>
          <w:szCs w:val="24"/>
        </w:rPr>
        <w:t>区块</w:t>
      </w:r>
      <w:r w:rsidR="0074292F">
        <w:rPr>
          <w:rFonts w:ascii="Times New Roman" w:hAnsi="Times New Roman" w:cs="Times New Roman"/>
          <w:szCs w:val="24"/>
        </w:rPr>
        <w:t>合并前后的得票情况，重复上述步骤</w:t>
      </w:r>
      <w:r w:rsidR="0074292F">
        <w:rPr>
          <w:rFonts w:ascii="Times New Roman" w:hAnsi="Times New Roman" w:cs="Times New Roman" w:hint="eastAsia"/>
          <w:szCs w:val="24"/>
        </w:rPr>
        <w:t>并</w:t>
      </w:r>
      <w:r w:rsidRPr="006E2618">
        <w:rPr>
          <w:rFonts w:ascii="Times New Roman" w:hAnsi="Times New Roman" w:cs="Times New Roman"/>
          <w:szCs w:val="24"/>
        </w:rPr>
        <w:t>确定最终的</w:t>
      </w:r>
      <w:r w:rsidR="0074292F">
        <w:rPr>
          <w:rFonts w:ascii="Times New Roman" w:hAnsi="Times New Roman" w:cs="Times New Roman" w:hint="eastAsia"/>
          <w:szCs w:val="24"/>
        </w:rPr>
        <w:t>划分</w:t>
      </w:r>
      <w:r w:rsidRPr="006E2618">
        <w:rPr>
          <w:rFonts w:ascii="Times New Roman" w:hAnsi="Times New Roman" w:cs="Times New Roman"/>
          <w:szCs w:val="24"/>
        </w:rPr>
        <w:t>方案。</w:t>
      </w:r>
    </w:p>
    <w:p w14:paraId="5B36D67A" w14:textId="39969599" w:rsidR="00EE6A57" w:rsidRDefault="006E2618" w:rsidP="0088685E">
      <w:pPr>
        <w:pStyle w:val="2"/>
        <w:keepNext w:val="0"/>
        <w:keepLines w:val="0"/>
        <w:numPr>
          <w:ilvl w:val="1"/>
          <w:numId w:val="20"/>
        </w:numPr>
        <w:spacing w:line="300" w:lineRule="auto"/>
      </w:pPr>
      <w:bookmarkStart w:id="53" w:name="_Toc508613016"/>
      <w:bookmarkStart w:id="54" w:name="_Toc508613089"/>
      <w:r>
        <w:rPr>
          <w:rFonts w:hint="eastAsia"/>
        </w:rPr>
        <w:t>渔业船舶</w:t>
      </w:r>
      <w:r w:rsidR="009F7EB7">
        <w:rPr>
          <w:rFonts w:hint="eastAsia"/>
        </w:rPr>
        <w:t>航道</w:t>
      </w:r>
      <w:bookmarkEnd w:id="53"/>
      <w:bookmarkEnd w:id="54"/>
    </w:p>
    <w:p w14:paraId="277F09E3" w14:textId="77777777" w:rsidR="0074292F" w:rsidRPr="006E2618" w:rsidRDefault="0074292F" w:rsidP="0088685E">
      <w:pPr>
        <w:spacing w:line="300" w:lineRule="auto"/>
        <w:ind w:firstLine="420"/>
        <w:rPr>
          <w:rFonts w:ascii="Times New Roman" w:hAnsi="Times New Roman" w:cs="Times New Roman"/>
          <w:szCs w:val="24"/>
        </w:rPr>
      </w:pPr>
      <w:r>
        <w:rPr>
          <w:rFonts w:ascii="Times New Roman" w:hAnsi="Times New Roman" w:cs="Times New Roman" w:hint="eastAsia"/>
          <w:szCs w:val="24"/>
        </w:rPr>
        <w:t>在完成</w:t>
      </w:r>
      <w:r w:rsidR="00F80F79" w:rsidRPr="006E2618">
        <w:rPr>
          <w:rFonts w:ascii="Times New Roman" w:hAnsi="Times New Roman" w:cs="Times New Roman"/>
          <w:szCs w:val="24"/>
        </w:rPr>
        <w:t>对捕捞</w:t>
      </w:r>
      <w:r>
        <w:rPr>
          <w:rFonts w:ascii="Times New Roman" w:hAnsi="Times New Roman" w:cs="Times New Roman" w:hint="eastAsia"/>
          <w:szCs w:val="24"/>
        </w:rPr>
        <w:t>强度</w:t>
      </w:r>
      <w:r w:rsidR="00F80F79" w:rsidRPr="006E2618">
        <w:rPr>
          <w:rFonts w:ascii="Times New Roman" w:hAnsi="Times New Roman" w:cs="Times New Roman"/>
          <w:szCs w:val="24"/>
        </w:rPr>
        <w:t>热度图</w:t>
      </w:r>
      <w:r>
        <w:rPr>
          <w:rFonts w:ascii="Times New Roman" w:hAnsi="Times New Roman" w:cs="Times New Roman"/>
          <w:szCs w:val="24"/>
        </w:rPr>
        <w:t>细粒度</w:t>
      </w:r>
      <w:r>
        <w:rPr>
          <w:rFonts w:ascii="Times New Roman" w:hAnsi="Times New Roman" w:cs="Times New Roman" w:hint="eastAsia"/>
          <w:szCs w:val="24"/>
        </w:rPr>
        <w:t>切分的</w:t>
      </w:r>
      <w:r w:rsidR="00EF5D77" w:rsidRPr="006E2618">
        <w:rPr>
          <w:rFonts w:ascii="Times New Roman" w:hAnsi="Times New Roman" w:cs="Times New Roman"/>
          <w:szCs w:val="24"/>
        </w:rPr>
        <w:t>基础上，</w:t>
      </w:r>
      <w:r w:rsidR="00707040" w:rsidRPr="006E2618">
        <w:rPr>
          <w:rFonts w:ascii="Times New Roman" w:hAnsi="Times New Roman" w:cs="Times New Roman"/>
          <w:szCs w:val="24"/>
        </w:rPr>
        <w:t>利用</w:t>
      </w:r>
      <w:r w:rsidR="00F80F79" w:rsidRPr="006E2618">
        <w:rPr>
          <w:rFonts w:ascii="Times New Roman" w:hAnsi="Times New Roman" w:cs="Times New Roman"/>
          <w:szCs w:val="24"/>
        </w:rPr>
        <w:t>航行线段统计</w:t>
      </w:r>
      <w:r w:rsidR="006E2618" w:rsidRPr="006E2618">
        <w:rPr>
          <w:rFonts w:ascii="Times New Roman" w:hAnsi="Times New Roman" w:cs="Times New Roman"/>
          <w:szCs w:val="24"/>
        </w:rPr>
        <w:t>渔业船舶</w:t>
      </w:r>
      <w:r w:rsidR="00BB4A4A" w:rsidRPr="006E2618">
        <w:rPr>
          <w:rFonts w:ascii="Times New Roman" w:hAnsi="Times New Roman" w:cs="Times New Roman"/>
          <w:szCs w:val="24"/>
        </w:rPr>
        <w:t>在</w:t>
      </w:r>
      <w:r>
        <w:rPr>
          <w:rFonts w:ascii="Times New Roman" w:hAnsi="Times New Roman" w:cs="Times New Roman"/>
          <w:szCs w:val="24"/>
        </w:rPr>
        <w:t>各</w:t>
      </w:r>
      <w:r w:rsidR="00F80F79" w:rsidRPr="006E2618">
        <w:rPr>
          <w:rFonts w:ascii="Times New Roman" w:hAnsi="Times New Roman" w:cs="Times New Roman"/>
          <w:szCs w:val="24"/>
        </w:rPr>
        <w:t>区域</w:t>
      </w:r>
      <w:r w:rsidR="00BB4A4A" w:rsidRPr="006E2618">
        <w:rPr>
          <w:rFonts w:ascii="Times New Roman" w:hAnsi="Times New Roman" w:cs="Times New Roman"/>
          <w:szCs w:val="24"/>
        </w:rPr>
        <w:t>之间的转移</w:t>
      </w:r>
      <w:r w:rsidR="00EF5D77" w:rsidRPr="006E2618">
        <w:rPr>
          <w:rFonts w:ascii="Times New Roman" w:hAnsi="Times New Roman" w:cs="Times New Roman"/>
          <w:szCs w:val="24"/>
        </w:rPr>
        <w:t>关系，</w:t>
      </w:r>
      <w:r w:rsidR="00F80F79" w:rsidRPr="006E2618">
        <w:rPr>
          <w:rFonts w:ascii="Times New Roman" w:hAnsi="Times New Roman" w:cs="Times New Roman"/>
          <w:szCs w:val="24"/>
        </w:rPr>
        <w:t>可以得到</w:t>
      </w:r>
      <w:r w:rsidR="006E2618" w:rsidRPr="006E2618">
        <w:rPr>
          <w:rFonts w:ascii="Times New Roman" w:hAnsi="Times New Roman" w:cs="Times New Roman"/>
          <w:szCs w:val="24"/>
        </w:rPr>
        <w:t>渔业船舶</w:t>
      </w:r>
      <w:r>
        <w:rPr>
          <w:rFonts w:ascii="Times New Roman" w:hAnsi="Times New Roman" w:cs="Times New Roman" w:hint="eastAsia"/>
          <w:szCs w:val="24"/>
        </w:rPr>
        <w:t>的</w:t>
      </w:r>
      <w:r w:rsidR="009F7EB7" w:rsidRPr="006E2618">
        <w:rPr>
          <w:rFonts w:ascii="Times New Roman" w:hAnsi="Times New Roman" w:cs="Times New Roman"/>
          <w:szCs w:val="24"/>
        </w:rPr>
        <w:t>航道</w:t>
      </w:r>
      <w:r w:rsidR="00EF5D77" w:rsidRPr="006E2618">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292F" w14:paraId="08199C55" w14:textId="77777777" w:rsidTr="0074292F">
        <w:tc>
          <w:tcPr>
            <w:tcW w:w="8522" w:type="dxa"/>
            <w:vAlign w:val="center"/>
          </w:tcPr>
          <w:p w14:paraId="71489218" w14:textId="5D547DBE" w:rsidR="0074292F" w:rsidRDefault="0074292F" w:rsidP="0074292F">
            <w:pPr>
              <w:spacing w:line="300" w:lineRule="auto"/>
              <w:jc w:val="center"/>
              <w:rPr>
                <w:rFonts w:ascii="Times New Roman" w:hAnsi="Times New Roman" w:cs="Times New Roman"/>
                <w:szCs w:val="24"/>
              </w:rPr>
            </w:pPr>
            <w:r>
              <w:rPr>
                <w:noProof/>
              </w:rPr>
              <w:lastRenderedPageBreak/>
              <w:drawing>
                <wp:inline distT="0" distB="0" distL="0" distR="0" wp14:anchorId="0D68BF76" wp14:editId="16B3FAD7">
                  <wp:extent cx="2676525" cy="2312087"/>
                  <wp:effectExtent l="0" t="0" r="0" b="0"/>
                  <wp:docPr id="2079" name="图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76191" cy="2311798"/>
                          </a:xfrm>
                          <a:prstGeom prst="rect">
                            <a:avLst/>
                          </a:prstGeom>
                        </pic:spPr>
                      </pic:pic>
                    </a:graphicData>
                  </a:graphic>
                </wp:inline>
              </w:drawing>
            </w:r>
          </w:p>
        </w:tc>
      </w:tr>
      <w:tr w:rsidR="0074292F" w14:paraId="61202DA9" w14:textId="77777777" w:rsidTr="0074292F">
        <w:tc>
          <w:tcPr>
            <w:tcW w:w="8522" w:type="dxa"/>
            <w:vAlign w:val="center"/>
          </w:tcPr>
          <w:p w14:paraId="598F14DC" w14:textId="5EA61472" w:rsidR="0074292F" w:rsidRDefault="0074292F" w:rsidP="0074292F">
            <w:pPr>
              <w:spacing w:line="300" w:lineRule="auto"/>
              <w:ind w:firstLine="420"/>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3-8 </w:t>
            </w:r>
            <w:r w:rsidRPr="006E2618">
              <w:rPr>
                <w:rFonts w:ascii="Times New Roman" w:hAnsi="Times New Roman" w:cs="Times New Roman"/>
                <w:szCs w:val="24"/>
              </w:rPr>
              <w:t>渔业船舶航道</w:t>
            </w:r>
          </w:p>
        </w:tc>
      </w:tr>
    </w:tbl>
    <w:p w14:paraId="30F0CD70" w14:textId="77777777" w:rsidR="00A22732" w:rsidRPr="006E2618" w:rsidRDefault="006A2750"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如图</w:t>
      </w:r>
      <w:r w:rsidR="005F2F02" w:rsidRPr="006E2618">
        <w:rPr>
          <w:rFonts w:ascii="Times New Roman" w:hAnsi="Times New Roman" w:cs="Times New Roman"/>
          <w:szCs w:val="24"/>
        </w:rPr>
        <w:t>3-8</w:t>
      </w:r>
      <w:r w:rsidRPr="006E2618">
        <w:rPr>
          <w:rFonts w:ascii="Times New Roman" w:hAnsi="Times New Roman" w:cs="Times New Roman"/>
          <w:szCs w:val="24"/>
        </w:rPr>
        <w:t>所示，</w:t>
      </w:r>
      <w:r w:rsidR="00F80F79" w:rsidRPr="006E2618">
        <w:rPr>
          <w:rFonts w:ascii="Times New Roman" w:hAnsi="Times New Roman" w:cs="Times New Roman"/>
          <w:szCs w:val="24"/>
        </w:rPr>
        <w:t>灰色部分是通过</w:t>
      </w:r>
      <w:r w:rsidR="006E2618" w:rsidRPr="006E2618">
        <w:rPr>
          <w:rFonts w:ascii="Times New Roman" w:hAnsi="Times New Roman" w:cs="Times New Roman"/>
          <w:szCs w:val="24"/>
        </w:rPr>
        <w:t>渔业船舶</w:t>
      </w:r>
      <w:r w:rsidR="00F80F79" w:rsidRPr="006E2618">
        <w:rPr>
          <w:rFonts w:ascii="Times New Roman" w:hAnsi="Times New Roman" w:cs="Times New Roman"/>
          <w:szCs w:val="24"/>
        </w:rPr>
        <w:t>航道识别算法</w:t>
      </w:r>
      <w:r w:rsidR="005F2F02" w:rsidRPr="006E2618">
        <w:rPr>
          <w:rFonts w:ascii="Times New Roman" w:hAnsi="Times New Roman" w:cs="Times New Roman"/>
          <w:szCs w:val="24"/>
        </w:rPr>
        <w:t>确定的</w:t>
      </w:r>
      <w:r w:rsidR="0074292F">
        <w:rPr>
          <w:rFonts w:ascii="Times New Roman" w:hAnsi="Times New Roman" w:cs="Times New Roman" w:hint="eastAsia"/>
          <w:szCs w:val="24"/>
        </w:rPr>
        <w:t>图</w:t>
      </w:r>
      <w:r w:rsidR="0074292F">
        <w:rPr>
          <w:rFonts w:ascii="Times New Roman" w:hAnsi="Times New Roman" w:cs="Times New Roman" w:hint="eastAsia"/>
          <w:szCs w:val="24"/>
        </w:rPr>
        <w:t>3-3</w:t>
      </w:r>
      <w:r w:rsidR="00A22732">
        <w:rPr>
          <w:rFonts w:ascii="Times New Roman" w:hAnsi="Times New Roman" w:cs="Times New Roman" w:hint="eastAsia"/>
          <w:szCs w:val="24"/>
        </w:rPr>
        <w:t>示例的</w:t>
      </w:r>
      <w:r w:rsidR="0074292F">
        <w:rPr>
          <w:rFonts w:ascii="Times New Roman" w:hAnsi="Times New Roman" w:cs="Times New Roman" w:hint="eastAsia"/>
          <w:szCs w:val="24"/>
        </w:rPr>
        <w:t>划分</w:t>
      </w:r>
      <w:r w:rsidR="005F2F02" w:rsidRPr="006E2618">
        <w:rPr>
          <w:rFonts w:ascii="Times New Roman" w:hAnsi="Times New Roman" w:cs="Times New Roman"/>
          <w:szCs w:val="24"/>
        </w:rPr>
        <w:t>方案：</w:t>
      </w:r>
      <w:r w:rsidR="009F7EB7" w:rsidRPr="006E2618">
        <w:rPr>
          <w:rFonts w:ascii="Times New Roman" w:hAnsi="Times New Roman" w:cs="Times New Roman"/>
          <w:szCs w:val="24"/>
        </w:rPr>
        <w:t>从最初的四个区域变为两个区域。</w:t>
      </w:r>
      <w:r w:rsidR="00BB4A4A" w:rsidRPr="006E2618">
        <w:rPr>
          <w:rFonts w:ascii="Times New Roman" w:hAnsi="Times New Roman" w:cs="Times New Roman"/>
          <w:szCs w:val="24"/>
        </w:rPr>
        <w:t>统计</w:t>
      </w:r>
      <w:r w:rsidR="00BB4A4A" w:rsidRPr="006E2618">
        <w:rPr>
          <w:rFonts w:ascii="Times New Roman" w:eastAsia="宋体" w:hAnsi="Times New Roman" w:cs="Times New Roman"/>
          <w:szCs w:val="24"/>
        </w:rPr>
        <w:t>“</w:t>
      </w:r>
      <w:r w:rsidR="00BB4A4A" w:rsidRPr="006E2618">
        <w:rPr>
          <w:rFonts w:ascii="Times New Roman" w:hAnsi="Times New Roman" w:cs="Times New Roman"/>
          <w:szCs w:val="24"/>
        </w:rPr>
        <w:t>支持票</w:t>
      </w:r>
      <w:r w:rsidR="00BB4A4A" w:rsidRPr="006E2618">
        <w:rPr>
          <w:rFonts w:ascii="Times New Roman" w:eastAsia="宋体" w:hAnsi="Times New Roman" w:cs="Times New Roman"/>
          <w:szCs w:val="24"/>
        </w:rPr>
        <w:t>”</w:t>
      </w:r>
      <w:r w:rsidRPr="006E2618">
        <w:rPr>
          <w:rFonts w:ascii="Times New Roman" w:hAnsi="Times New Roman" w:cs="Times New Roman"/>
          <w:szCs w:val="24"/>
        </w:rPr>
        <w:t>，</w:t>
      </w:r>
      <w:r w:rsidR="00A72DE2" w:rsidRPr="006E2618">
        <w:rPr>
          <w:rFonts w:ascii="Times New Roman" w:hAnsi="Times New Roman" w:cs="Times New Roman"/>
          <w:szCs w:val="24"/>
        </w:rPr>
        <w:t>作</w:t>
      </w:r>
      <w:r w:rsidR="00003834" w:rsidRPr="006E2618">
        <w:rPr>
          <w:rFonts w:ascii="Times New Roman" w:hAnsi="Times New Roman" w:cs="Times New Roman"/>
          <w:szCs w:val="24"/>
        </w:rPr>
        <w:t>图上蓝绿色线段</w:t>
      </w:r>
      <w:r w:rsidR="00BB4A4A" w:rsidRPr="006E2618">
        <w:rPr>
          <w:rFonts w:ascii="Times New Roman" w:hAnsi="Times New Roman" w:cs="Times New Roman"/>
          <w:szCs w:val="24"/>
        </w:rPr>
        <w:t>并称其为</w:t>
      </w:r>
      <w:r w:rsidR="006E2618" w:rsidRPr="006E2618">
        <w:rPr>
          <w:rFonts w:ascii="Times New Roman" w:hAnsi="Times New Roman" w:cs="Times New Roman"/>
          <w:szCs w:val="24"/>
        </w:rPr>
        <w:t>渔业船舶</w:t>
      </w:r>
      <w:r w:rsidR="00BB4A4A" w:rsidRPr="006E2618">
        <w:rPr>
          <w:rFonts w:ascii="Times New Roman" w:hAnsi="Times New Roman" w:cs="Times New Roman"/>
          <w:szCs w:val="24"/>
        </w:rPr>
        <w:t>航道。</w:t>
      </w:r>
      <w:r w:rsidR="00003834" w:rsidRPr="006E2618">
        <w:rPr>
          <w:rFonts w:ascii="Times New Roman" w:hAnsi="Times New Roman" w:cs="Times New Roman"/>
          <w:szCs w:val="24"/>
        </w:rPr>
        <w:t>线段端点定位在对应区域的几何中心点上。</w:t>
      </w:r>
      <w:r w:rsidR="00BB4A4A" w:rsidRPr="006E2618">
        <w:rPr>
          <w:rFonts w:ascii="Times New Roman" w:hAnsi="Times New Roman" w:cs="Times New Roman"/>
          <w:szCs w:val="24"/>
        </w:rPr>
        <w:t>蓝色表示自西向东，绿色表示自东向西，线段宽度表示船次</w:t>
      </w:r>
      <w:r w:rsidRPr="006E2618">
        <w:rPr>
          <w:rFonts w:ascii="Times New Roman" w:hAnsi="Times New Roman" w:cs="Times New Roman"/>
          <w:szCs w:val="24"/>
        </w:rPr>
        <w:t>。图</w:t>
      </w:r>
      <w:r w:rsidR="00BB4A4A" w:rsidRPr="006E2618">
        <w:rPr>
          <w:rFonts w:ascii="Times New Roman" w:hAnsi="Times New Roman" w:cs="Times New Roman"/>
          <w:szCs w:val="24"/>
        </w:rPr>
        <w:t>3-8</w:t>
      </w:r>
      <w:proofErr w:type="gramStart"/>
      <w:r w:rsidRPr="006E2618">
        <w:rPr>
          <w:rFonts w:ascii="Times New Roman" w:hAnsi="Times New Roman" w:cs="Times New Roman"/>
          <w:szCs w:val="24"/>
        </w:rPr>
        <w:t>两个</w:t>
      </w:r>
      <w:proofErr w:type="gramEnd"/>
      <w:r w:rsidR="00A72DE2" w:rsidRPr="006E2618">
        <w:rPr>
          <w:rFonts w:ascii="Times New Roman" w:hAnsi="Times New Roman" w:cs="Times New Roman"/>
          <w:szCs w:val="24"/>
        </w:rPr>
        <w:t>区域之间</w:t>
      </w:r>
      <w:r w:rsidRPr="006E2618">
        <w:rPr>
          <w:rFonts w:ascii="Times New Roman" w:hAnsi="Times New Roman" w:cs="Times New Roman"/>
          <w:szCs w:val="24"/>
        </w:rPr>
        <w:t>自西向东</w:t>
      </w:r>
      <w:r w:rsidR="00A72DE2" w:rsidRPr="006E2618">
        <w:rPr>
          <w:rFonts w:ascii="Times New Roman" w:hAnsi="Times New Roman" w:cs="Times New Roman"/>
          <w:szCs w:val="24"/>
        </w:rPr>
        <w:t>航行</w:t>
      </w:r>
      <w:r w:rsidRPr="006E2618">
        <w:rPr>
          <w:rFonts w:ascii="Times New Roman" w:hAnsi="Times New Roman" w:cs="Times New Roman"/>
          <w:szCs w:val="24"/>
        </w:rPr>
        <w:t>有三个船次，自东向西有三个船次。</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A22732" w14:paraId="0518608B" w14:textId="77777777" w:rsidTr="00A22732">
        <w:tc>
          <w:tcPr>
            <w:tcW w:w="8522" w:type="dxa"/>
            <w:gridSpan w:val="3"/>
            <w:vAlign w:val="center"/>
          </w:tcPr>
          <w:p w14:paraId="013FBBE8" w14:textId="7CCBA2F8" w:rsidR="00A22732" w:rsidRDefault="00A22732" w:rsidP="00A22732">
            <w:pPr>
              <w:spacing w:line="300" w:lineRule="auto"/>
              <w:jc w:val="center"/>
              <w:rPr>
                <w:rFonts w:ascii="Times New Roman" w:hAnsi="Times New Roman" w:cs="Times New Roman"/>
                <w:szCs w:val="24"/>
              </w:rPr>
            </w:pPr>
            <w:r>
              <w:rPr>
                <w:noProof/>
              </w:rPr>
              <w:drawing>
                <wp:inline distT="0" distB="0" distL="0" distR="0" wp14:anchorId="2B380D70" wp14:editId="238F097F">
                  <wp:extent cx="5276850" cy="1223326"/>
                  <wp:effectExtent l="0" t="0" r="0" b="0"/>
                  <wp:docPr id="4096" name="图片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1660" cy="1224441"/>
                          </a:xfrm>
                          <a:prstGeom prst="rect">
                            <a:avLst/>
                          </a:prstGeom>
                        </pic:spPr>
                      </pic:pic>
                    </a:graphicData>
                  </a:graphic>
                </wp:inline>
              </w:drawing>
            </w:r>
          </w:p>
        </w:tc>
      </w:tr>
      <w:tr w:rsidR="00A22732" w14:paraId="7CEAEBAB" w14:textId="77777777" w:rsidTr="00A22732">
        <w:tc>
          <w:tcPr>
            <w:tcW w:w="2840" w:type="dxa"/>
            <w:vAlign w:val="center"/>
          </w:tcPr>
          <w:p w14:paraId="133C5CE3" w14:textId="7E8FB0DD"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(a)</w:t>
            </w:r>
          </w:p>
        </w:tc>
        <w:tc>
          <w:tcPr>
            <w:tcW w:w="2841" w:type="dxa"/>
            <w:vAlign w:val="center"/>
          </w:tcPr>
          <w:p w14:paraId="0DC42BC6" w14:textId="698103D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 xml:space="preserve">  (b)</w:t>
            </w:r>
          </w:p>
        </w:tc>
        <w:tc>
          <w:tcPr>
            <w:tcW w:w="2841" w:type="dxa"/>
            <w:vAlign w:val="center"/>
          </w:tcPr>
          <w:p w14:paraId="39D008B5" w14:textId="6214A0C4"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r>
      <w:tr w:rsidR="00A22732" w14:paraId="07485CEB" w14:textId="77777777" w:rsidTr="00A22732">
        <w:tc>
          <w:tcPr>
            <w:tcW w:w="8522" w:type="dxa"/>
            <w:gridSpan w:val="3"/>
            <w:vAlign w:val="center"/>
          </w:tcPr>
          <w:p w14:paraId="0A089BA9" w14:textId="6997C5E4" w:rsidR="00A22732" w:rsidRPr="00A22732" w:rsidRDefault="00A22732" w:rsidP="00A22732">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3-9 </w:t>
            </w:r>
            <w:r w:rsidRPr="006E2618">
              <w:rPr>
                <w:rFonts w:ascii="Times New Roman" w:hAnsi="Times New Roman" w:cs="Times New Roman"/>
                <w:szCs w:val="24"/>
              </w:rPr>
              <w:t>连续三年第二季度捕捞区热度图</w:t>
            </w:r>
            <w:r>
              <w:rPr>
                <w:rFonts w:ascii="Times New Roman" w:hAnsi="Times New Roman" w:cs="Times New Roman" w:hint="eastAsia"/>
                <w:szCs w:val="24"/>
              </w:rPr>
              <w:t>(a)2014 (b)2015 (c)2016</w:t>
            </w:r>
          </w:p>
        </w:tc>
      </w:tr>
    </w:tbl>
    <w:p w14:paraId="02527A3A" w14:textId="77777777" w:rsidR="00A22732" w:rsidRPr="006E2618" w:rsidRDefault="00A72DE2" w:rsidP="00A22732">
      <w:pPr>
        <w:spacing w:line="300" w:lineRule="auto"/>
        <w:ind w:firstLine="420"/>
        <w:rPr>
          <w:rFonts w:ascii="Times New Roman" w:hAnsi="Times New Roman" w:cs="Times New Roman"/>
          <w:szCs w:val="24"/>
        </w:rPr>
      </w:pPr>
      <w:r w:rsidRPr="006E2618">
        <w:rPr>
          <w:rFonts w:ascii="Times New Roman" w:hAnsi="Times New Roman" w:cs="Times New Roman"/>
          <w:szCs w:val="24"/>
        </w:rPr>
        <w:t>如图</w:t>
      </w:r>
      <w:r w:rsidR="00741F43" w:rsidRPr="006E2618">
        <w:rPr>
          <w:rFonts w:ascii="Times New Roman" w:hAnsi="Times New Roman" w:cs="Times New Roman"/>
          <w:szCs w:val="24"/>
        </w:rPr>
        <w:t>3-9</w:t>
      </w:r>
      <w:r w:rsidRPr="006E2618">
        <w:rPr>
          <w:rFonts w:ascii="Times New Roman" w:hAnsi="Times New Roman" w:cs="Times New Roman"/>
          <w:szCs w:val="24"/>
        </w:rPr>
        <w:t>是</w:t>
      </w:r>
      <w:r w:rsidRPr="006E2618">
        <w:rPr>
          <w:rFonts w:ascii="Times New Roman" w:hAnsi="Times New Roman" w:cs="Times New Roman"/>
          <w:szCs w:val="24"/>
        </w:rPr>
        <w:t>2014</w:t>
      </w:r>
      <w:r w:rsidRPr="006E2618">
        <w:rPr>
          <w:rFonts w:ascii="Times New Roman" w:hAnsi="Times New Roman" w:cs="Times New Roman"/>
          <w:szCs w:val="24"/>
        </w:rPr>
        <w:t>年至</w:t>
      </w:r>
      <w:r w:rsidRPr="006E2618">
        <w:rPr>
          <w:rFonts w:ascii="Times New Roman" w:hAnsi="Times New Roman" w:cs="Times New Roman"/>
          <w:szCs w:val="24"/>
        </w:rPr>
        <w:t>2016</w:t>
      </w:r>
      <w:r w:rsidRPr="006E2618">
        <w:rPr>
          <w:rFonts w:ascii="Times New Roman" w:hAnsi="Times New Roman" w:cs="Times New Roman"/>
          <w:szCs w:val="24"/>
        </w:rPr>
        <w:t>年第二季度的捕捞热度图，</w:t>
      </w:r>
      <w:r w:rsidR="00741F43" w:rsidRPr="006E2618">
        <w:rPr>
          <w:rFonts w:ascii="Times New Roman" w:hAnsi="Times New Roman" w:cs="Times New Roman"/>
          <w:szCs w:val="24"/>
        </w:rPr>
        <w:t>在上一章中分析了捕捞区域向东北移动的趋势</w:t>
      </w:r>
      <w:r w:rsidRPr="006E2618">
        <w:rPr>
          <w:rFonts w:ascii="Times New Roman" w:hAnsi="Times New Roman" w:cs="Times New Roman"/>
          <w:szCs w:val="24"/>
        </w:rPr>
        <w:t>。</w:t>
      </w:r>
      <w:r w:rsidR="00741F43" w:rsidRPr="006E2618">
        <w:rPr>
          <w:rFonts w:ascii="Times New Roman" w:hAnsi="Times New Roman" w:cs="Times New Roman"/>
          <w:szCs w:val="24"/>
        </w:rPr>
        <w:t>通过对</w:t>
      </w:r>
      <w:r w:rsidR="006E2618" w:rsidRPr="006E2618">
        <w:rPr>
          <w:rFonts w:ascii="Times New Roman" w:hAnsi="Times New Roman" w:cs="Times New Roman"/>
          <w:szCs w:val="24"/>
        </w:rPr>
        <w:t>渔业船舶</w:t>
      </w:r>
      <w:r w:rsidR="00741F43" w:rsidRPr="006E2618">
        <w:rPr>
          <w:rFonts w:ascii="Times New Roman" w:hAnsi="Times New Roman" w:cs="Times New Roman"/>
          <w:szCs w:val="24"/>
        </w:rPr>
        <w:t>航道的统计，能够建立与陆上交通相似的</w:t>
      </w:r>
      <w:r w:rsidR="006E2618" w:rsidRPr="006E2618">
        <w:rPr>
          <w:rFonts w:ascii="Times New Roman" w:hAnsi="Times New Roman" w:cs="Times New Roman"/>
          <w:szCs w:val="24"/>
        </w:rPr>
        <w:t>渔业船舶</w:t>
      </w:r>
      <w:r w:rsidR="00741F43" w:rsidRPr="006E2618">
        <w:rPr>
          <w:rFonts w:ascii="Times New Roman" w:hAnsi="Times New Roman" w:cs="Times New Roman"/>
          <w:szCs w:val="24"/>
        </w:rPr>
        <w:t>航道网络。以此为基础，可以进一步分析渔业资源的变化以及渔民的捕捞行为。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A22732" w14:paraId="21F05DE6" w14:textId="77777777" w:rsidTr="00A22732">
        <w:tc>
          <w:tcPr>
            <w:tcW w:w="8522" w:type="dxa"/>
            <w:gridSpan w:val="2"/>
            <w:vAlign w:val="center"/>
          </w:tcPr>
          <w:p w14:paraId="14E4A090" w14:textId="6258901E" w:rsidR="00A22732" w:rsidRDefault="00A22732" w:rsidP="00A22732">
            <w:pPr>
              <w:spacing w:line="300" w:lineRule="auto"/>
              <w:jc w:val="center"/>
              <w:rPr>
                <w:rFonts w:ascii="Times New Roman" w:hAnsi="Times New Roman" w:cs="Times New Roman"/>
                <w:szCs w:val="24"/>
              </w:rPr>
            </w:pPr>
            <w:r>
              <w:rPr>
                <w:noProof/>
              </w:rPr>
              <w:drawing>
                <wp:inline distT="0" distB="0" distL="0" distR="0" wp14:anchorId="7A9DB745" wp14:editId="5DF25195">
                  <wp:extent cx="5057775" cy="1708109"/>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57144" cy="1707896"/>
                          </a:xfrm>
                          <a:prstGeom prst="rect">
                            <a:avLst/>
                          </a:prstGeom>
                        </pic:spPr>
                      </pic:pic>
                    </a:graphicData>
                  </a:graphic>
                </wp:inline>
              </w:drawing>
            </w:r>
          </w:p>
        </w:tc>
      </w:tr>
      <w:tr w:rsidR="00A22732" w14:paraId="2119B7C8" w14:textId="77777777" w:rsidTr="00A22732">
        <w:tc>
          <w:tcPr>
            <w:tcW w:w="4261" w:type="dxa"/>
            <w:vAlign w:val="center"/>
          </w:tcPr>
          <w:p w14:paraId="1D4F1321" w14:textId="12908D3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7D9D92E8" w14:textId="153B72E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A22732" w14:paraId="3DE03696" w14:textId="77777777" w:rsidTr="00A22732">
        <w:tc>
          <w:tcPr>
            <w:tcW w:w="8522" w:type="dxa"/>
            <w:gridSpan w:val="2"/>
            <w:vAlign w:val="center"/>
          </w:tcPr>
          <w:p w14:paraId="55B5E35C" w14:textId="55639B69" w:rsidR="00A22732" w:rsidRDefault="00A22732" w:rsidP="00A22732">
            <w:pPr>
              <w:spacing w:line="300" w:lineRule="auto"/>
              <w:jc w:val="center"/>
              <w:rPr>
                <w:rFonts w:ascii="Times New Roman" w:hAnsi="Times New Roman" w:cs="Times New Roman"/>
                <w:szCs w:val="24"/>
              </w:rPr>
            </w:pPr>
            <w:r>
              <w:rPr>
                <w:noProof/>
              </w:rPr>
              <w:lastRenderedPageBreak/>
              <w:drawing>
                <wp:inline distT="0" distB="0" distL="0" distR="0" wp14:anchorId="694DDF70" wp14:editId="6B81C12C">
                  <wp:extent cx="4314286" cy="1457143"/>
                  <wp:effectExtent l="0" t="0" r="0" b="0"/>
                  <wp:docPr id="4097" name="图片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14286" cy="1457143"/>
                          </a:xfrm>
                          <a:prstGeom prst="rect">
                            <a:avLst/>
                          </a:prstGeom>
                        </pic:spPr>
                      </pic:pic>
                    </a:graphicData>
                  </a:graphic>
                </wp:inline>
              </w:drawing>
            </w:r>
          </w:p>
        </w:tc>
      </w:tr>
      <w:tr w:rsidR="00A22732" w14:paraId="47F9838E" w14:textId="77777777" w:rsidTr="00A22732">
        <w:tc>
          <w:tcPr>
            <w:tcW w:w="4261" w:type="dxa"/>
            <w:vAlign w:val="center"/>
          </w:tcPr>
          <w:p w14:paraId="5D9ADD20" w14:textId="6DB77818"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c>
          <w:tcPr>
            <w:tcW w:w="4261" w:type="dxa"/>
            <w:vAlign w:val="center"/>
          </w:tcPr>
          <w:p w14:paraId="1921FD27" w14:textId="079D7D36" w:rsidR="00A22732" w:rsidRDefault="00A22732" w:rsidP="00A22732">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r>
      <w:tr w:rsidR="00A22732" w14:paraId="117EC32D" w14:textId="77777777" w:rsidTr="00A22732">
        <w:tc>
          <w:tcPr>
            <w:tcW w:w="8522" w:type="dxa"/>
            <w:gridSpan w:val="2"/>
            <w:vAlign w:val="center"/>
          </w:tcPr>
          <w:p w14:paraId="7CA643AA" w14:textId="5E1ACD26" w:rsidR="00A22732" w:rsidRPr="00A22732" w:rsidRDefault="00A22732" w:rsidP="00A22732">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3-10 </w:t>
            </w:r>
            <w:r w:rsidRPr="006E2618">
              <w:rPr>
                <w:rFonts w:ascii="Times New Roman" w:hAnsi="Times New Roman" w:cs="Times New Roman"/>
                <w:szCs w:val="24"/>
              </w:rPr>
              <w:t>连续三年渔业船舶航道变化</w:t>
            </w:r>
            <w:r>
              <w:rPr>
                <w:rFonts w:ascii="Times New Roman" w:hAnsi="Times New Roman" w:cs="Times New Roman" w:hint="eastAsia"/>
                <w:szCs w:val="24"/>
              </w:rPr>
              <w:t>(a)</w:t>
            </w:r>
            <w:r w:rsidRPr="006E2618">
              <w:rPr>
                <w:rFonts w:ascii="Times New Roman" w:hAnsi="Times New Roman" w:cs="Times New Roman"/>
                <w:szCs w:val="24"/>
              </w:rPr>
              <w:t xml:space="preserve"> 2014</w:t>
            </w:r>
            <w:r w:rsidRPr="006E2618">
              <w:rPr>
                <w:rFonts w:ascii="Times New Roman" w:hAnsi="Times New Roman" w:cs="Times New Roman"/>
                <w:szCs w:val="24"/>
              </w:rPr>
              <w:t>年第二季度</w:t>
            </w:r>
            <w:r>
              <w:rPr>
                <w:rFonts w:ascii="Times New Roman" w:hAnsi="Times New Roman" w:cs="Times New Roman" w:hint="eastAsia"/>
                <w:szCs w:val="24"/>
              </w:rPr>
              <w:t>(b)</w:t>
            </w:r>
            <w:r w:rsidRPr="006E2618">
              <w:rPr>
                <w:rFonts w:ascii="Times New Roman" w:hAnsi="Times New Roman" w:cs="Times New Roman"/>
                <w:szCs w:val="24"/>
              </w:rPr>
              <w:t xml:space="preserve"> 2015</w:t>
            </w:r>
            <w:r w:rsidRPr="006E2618">
              <w:rPr>
                <w:rFonts w:ascii="Times New Roman" w:hAnsi="Times New Roman" w:cs="Times New Roman"/>
                <w:szCs w:val="24"/>
              </w:rPr>
              <w:t>年第二季度</w:t>
            </w:r>
            <w:r>
              <w:rPr>
                <w:rFonts w:ascii="Times New Roman" w:hAnsi="Times New Roman" w:cs="Times New Roman" w:hint="eastAsia"/>
                <w:szCs w:val="24"/>
              </w:rPr>
              <w:t>(c)</w:t>
            </w:r>
            <w:r w:rsidRPr="006E2618">
              <w:rPr>
                <w:rFonts w:ascii="Times New Roman" w:hAnsi="Times New Roman" w:cs="Times New Roman"/>
                <w:szCs w:val="24"/>
              </w:rPr>
              <w:t xml:space="preserve"> 2016</w:t>
            </w:r>
            <w:r w:rsidRPr="006E2618">
              <w:rPr>
                <w:rFonts w:ascii="Times New Roman" w:hAnsi="Times New Roman" w:cs="Times New Roman"/>
                <w:szCs w:val="24"/>
              </w:rPr>
              <w:t>年第二季度</w:t>
            </w:r>
            <w:r>
              <w:rPr>
                <w:rFonts w:ascii="Times New Roman" w:hAnsi="Times New Roman" w:cs="Times New Roman" w:hint="eastAsia"/>
                <w:szCs w:val="24"/>
              </w:rPr>
              <w:t>(d)</w:t>
            </w:r>
            <w:r w:rsidRPr="006E2618">
              <w:rPr>
                <w:rFonts w:ascii="Times New Roman" w:hAnsi="Times New Roman" w:cs="Times New Roman"/>
                <w:szCs w:val="24"/>
              </w:rPr>
              <w:t xml:space="preserve"> </w:t>
            </w:r>
            <w:r w:rsidRPr="006E2618">
              <w:rPr>
                <w:rFonts w:ascii="Times New Roman" w:hAnsi="Times New Roman" w:cs="Times New Roman"/>
                <w:szCs w:val="24"/>
              </w:rPr>
              <w:t>渔业船舶航道形状</w:t>
            </w:r>
          </w:p>
        </w:tc>
      </w:tr>
    </w:tbl>
    <w:p w14:paraId="476707AA" w14:textId="1803673F" w:rsidR="00AC3383" w:rsidRPr="006E2618" w:rsidRDefault="00AC3383" w:rsidP="0088685E">
      <w:pPr>
        <w:spacing w:line="300" w:lineRule="auto"/>
        <w:ind w:firstLine="420"/>
        <w:rPr>
          <w:rFonts w:ascii="Times New Roman" w:hAnsi="Times New Roman" w:cs="Times New Roman" w:hint="eastAsia"/>
          <w:szCs w:val="24"/>
        </w:rPr>
      </w:pPr>
      <w:r w:rsidRPr="006E2618">
        <w:rPr>
          <w:rFonts w:ascii="Times New Roman" w:hAnsi="Times New Roman" w:cs="Times New Roman"/>
          <w:szCs w:val="24"/>
        </w:rPr>
        <w:t>图</w:t>
      </w:r>
      <w:r w:rsidR="006923BE" w:rsidRPr="006E2618">
        <w:rPr>
          <w:rFonts w:ascii="Times New Roman" w:hAnsi="Times New Roman" w:cs="Times New Roman"/>
          <w:szCs w:val="24"/>
        </w:rPr>
        <w:t>3-10</w:t>
      </w:r>
      <w:r w:rsidR="006923BE" w:rsidRPr="006E2618">
        <w:rPr>
          <w:rFonts w:ascii="Times New Roman" w:hAnsi="Times New Roman" w:cs="Times New Roman"/>
          <w:szCs w:val="24"/>
        </w:rPr>
        <w:t>展示了</w:t>
      </w:r>
      <w:r w:rsidR="006923BE" w:rsidRPr="006E2618">
        <w:rPr>
          <w:rFonts w:ascii="Times New Roman" w:hAnsi="Times New Roman" w:cs="Times New Roman"/>
          <w:szCs w:val="24"/>
        </w:rPr>
        <w:t>2014-2016</w:t>
      </w:r>
      <w:r w:rsidR="006923BE" w:rsidRPr="006E2618">
        <w:rPr>
          <w:rFonts w:ascii="Times New Roman" w:hAnsi="Times New Roman" w:cs="Times New Roman"/>
          <w:szCs w:val="24"/>
        </w:rPr>
        <w:t>年</w:t>
      </w:r>
      <w:r w:rsidR="005B50A0" w:rsidRPr="006E2618">
        <w:rPr>
          <w:rFonts w:ascii="Times New Roman" w:hAnsi="Times New Roman" w:cs="Times New Roman"/>
          <w:szCs w:val="24"/>
        </w:rPr>
        <w:t>第二季度的</w:t>
      </w:r>
      <w:r w:rsidR="006E2618" w:rsidRPr="006E2618">
        <w:rPr>
          <w:rFonts w:ascii="Times New Roman" w:hAnsi="Times New Roman" w:cs="Times New Roman"/>
          <w:szCs w:val="24"/>
        </w:rPr>
        <w:t>渔业船舶</w:t>
      </w:r>
      <w:r w:rsidR="006923BE" w:rsidRPr="006E2618">
        <w:rPr>
          <w:rFonts w:ascii="Times New Roman" w:hAnsi="Times New Roman" w:cs="Times New Roman"/>
          <w:szCs w:val="24"/>
        </w:rPr>
        <w:t>航道信息。可以将其</w:t>
      </w:r>
      <w:r w:rsidR="006923BE" w:rsidRPr="006E2618">
        <w:rPr>
          <w:rFonts w:ascii="Times New Roman" w:hAnsi="Times New Roman" w:cs="Times New Roman" w:hint="eastAsia"/>
          <w:szCs w:val="24"/>
        </w:rPr>
        <w:t>抽象</w:t>
      </w:r>
      <w:r w:rsidR="00E10998" w:rsidRPr="006E2618">
        <w:rPr>
          <w:rFonts w:ascii="Times New Roman" w:hAnsi="Times New Roman" w:cs="Times New Roman" w:hint="eastAsia"/>
          <w:szCs w:val="24"/>
        </w:rPr>
        <w:t>为</w:t>
      </w:r>
      <w:r w:rsidR="005B50A0" w:rsidRPr="006E2618">
        <w:rPr>
          <w:rFonts w:ascii="Times New Roman" w:hAnsi="Times New Roman" w:cs="Times New Roman" w:hint="eastAsia"/>
          <w:szCs w:val="24"/>
        </w:rPr>
        <w:t>一个三角形</w:t>
      </w:r>
      <w:r w:rsidR="00DE538F">
        <w:rPr>
          <w:rFonts w:ascii="Times New Roman" w:hAnsi="Times New Roman" w:cs="Times New Roman" w:hint="eastAsia"/>
          <w:szCs w:val="24"/>
        </w:rPr>
        <w:t>的航道网络，如</w:t>
      </w:r>
      <w:r w:rsidR="006923BE" w:rsidRPr="006E2618">
        <w:rPr>
          <w:rFonts w:ascii="Times New Roman" w:hAnsi="Times New Roman" w:cs="Times New Roman" w:hint="eastAsia"/>
          <w:szCs w:val="24"/>
        </w:rPr>
        <w:t>图</w:t>
      </w:r>
      <w:r w:rsidR="006923BE" w:rsidRPr="006E2618">
        <w:rPr>
          <w:rFonts w:ascii="Times New Roman" w:hAnsi="Times New Roman" w:cs="Times New Roman" w:hint="eastAsia"/>
          <w:szCs w:val="24"/>
        </w:rPr>
        <w:t>3-10</w:t>
      </w:r>
      <w:r w:rsidR="00DE538F">
        <w:rPr>
          <w:rFonts w:ascii="Times New Roman" w:hAnsi="Times New Roman" w:cs="Times New Roman" w:hint="eastAsia"/>
          <w:szCs w:val="24"/>
        </w:rPr>
        <w:t>(d)</w:t>
      </w:r>
      <w:r w:rsidR="00DE538F">
        <w:rPr>
          <w:rFonts w:ascii="Times New Roman" w:hAnsi="Times New Roman" w:cs="Times New Roman" w:hint="eastAsia"/>
          <w:szCs w:val="24"/>
        </w:rPr>
        <w:t>所示</w:t>
      </w:r>
      <w:r w:rsidR="005B50A0" w:rsidRPr="006E2618">
        <w:rPr>
          <w:rFonts w:ascii="Times New Roman" w:hAnsi="Times New Roman" w:cs="Times New Roman" w:hint="eastAsia"/>
          <w:szCs w:val="24"/>
        </w:rPr>
        <w:t>：</w:t>
      </w:r>
      <w:r w:rsidR="005B50A0" w:rsidRPr="006E2618">
        <w:rPr>
          <w:rFonts w:ascii="Times New Roman" w:hAnsi="Times New Roman" w:cs="Times New Roman" w:hint="eastAsia"/>
          <w:szCs w:val="24"/>
        </w:rPr>
        <w:t>A</w:t>
      </w:r>
      <w:r w:rsidR="005B50A0" w:rsidRPr="006E2618">
        <w:rPr>
          <w:rFonts w:ascii="Times New Roman" w:hAnsi="Times New Roman" w:cs="Times New Roman" w:hint="eastAsia"/>
          <w:szCs w:val="24"/>
        </w:rPr>
        <w:t>点表示港口，</w:t>
      </w:r>
      <w:r w:rsidR="005B50A0" w:rsidRPr="006E2618">
        <w:rPr>
          <w:rFonts w:ascii="Times New Roman" w:hAnsi="Times New Roman" w:cs="Times New Roman" w:hint="eastAsia"/>
          <w:szCs w:val="24"/>
        </w:rPr>
        <w:t>BC</w:t>
      </w:r>
      <w:r w:rsidR="005B50A0" w:rsidRPr="006E2618">
        <w:rPr>
          <w:rFonts w:ascii="Times New Roman" w:hAnsi="Times New Roman" w:cs="Times New Roman" w:hint="eastAsia"/>
          <w:szCs w:val="24"/>
        </w:rPr>
        <w:t>两点表示两个捕捞</w:t>
      </w:r>
      <w:r w:rsidR="00E10998" w:rsidRPr="006E2618">
        <w:rPr>
          <w:rFonts w:ascii="Times New Roman" w:hAnsi="Times New Roman" w:cs="Times New Roman" w:hint="eastAsia"/>
          <w:szCs w:val="24"/>
        </w:rPr>
        <w:t>热点</w:t>
      </w:r>
      <w:r w:rsidR="005B50A0" w:rsidRPr="006E2618">
        <w:rPr>
          <w:rFonts w:ascii="Times New Roman" w:hAnsi="Times New Roman" w:cs="Times New Roman" w:hint="eastAsia"/>
          <w:szCs w:val="24"/>
        </w:rPr>
        <w:t>区域</w:t>
      </w:r>
      <w:r w:rsidRPr="006E2618">
        <w:rPr>
          <w:rFonts w:ascii="Times New Roman" w:hAnsi="Times New Roman" w:cs="Times New Roman" w:hint="eastAsia"/>
          <w:szCs w:val="24"/>
        </w:rPr>
        <w:t>。</w:t>
      </w:r>
      <w:r w:rsidR="00DE538F">
        <w:rPr>
          <w:rFonts w:ascii="Times New Roman" w:hAnsi="Times New Roman" w:cs="Times New Roman" w:hint="eastAsia"/>
          <w:szCs w:val="24"/>
        </w:rPr>
        <w:t>图</w:t>
      </w:r>
      <w:r w:rsidR="00DE538F">
        <w:rPr>
          <w:rFonts w:ascii="Times New Roman" w:hAnsi="Times New Roman" w:cs="Times New Roman" w:hint="eastAsia"/>
          <w:szCs w:val="24"/>
        </w:rPr>
        <w:t>3-10(a)</w:t>
      </w:r>
      <w:r w:rsidR="00DE538F">
        <w:rPr>
          <w:rFonts w:ascii="Times New Roman" w:hAnsi="Times New Roman" w:cs="Times New Roman" w:hint="eastAsia"/>
          <w:szCs w:val="24"/>
        </w:rPr>
        <w:t>展示了</w:t>
      </w:r>
      <w:r w:rsidRPr="006E2618">
        <w:rPr>
          <w:rFonts w:ascii="Times New Roman" w:hAnsi="Times New Roman" w:cs="Times New Roman" w:hint="eastAsia"/>
          <w:szCs w:val="24"/>
        </w:rPr>
        <w:t>2014</w:t>
      </w:r>
      <w:r w:rsidRPr="006E2618">
        <w:rPr>
          <w:rFonts w:ascii="Times New Roman" w:hAnsi="Times New Roman" w:cs="Times New Roman" w:hint="eastAsia"/>
          <w:szCs w:val="24"/>
        </w:rPr>
        <w:t>年</w:t>
      </w:r>
      <w:r w:rsidR="005B50A0" w:rsidRPr="006E2618">
        <w:rPr>
          <w:rFonts w:ascii="Times New Roman" w:hAnsi="Times New Roman" w:cs="Times New Roman" w:hint="eastAsia"/>
          <w:szCs w:val="24"/>
        </w:rPr>
        <w:t>第二季度</w:t>
      </w:r>
      <w:r w:rsidR="00E10998" w:rsidRPr="006E2618">
        <w:rPr>
          <w:rFonts w:ascii="Times New Roman" w:hAnsi="Times New Roman" w:cs="Times New Roman" w:hint="eastAsia"/>
          <w:szCs w:val="24"/>
        </w:rPr>
        <w:t>大部分</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出海沿着</w:t>
      </w:r>
      <w:r w:rsidRPr="006E2618">
        <w:rPr>
          <w:rFonts w:ascii="Times New Roman" w:hAnsi="Times New Roman" w:cs="Times New Roman" w:hint="eastAsia"/>
          <w:szCs w:val="24"/>
        </w:rPr>
        <w:t>AB</w:t>
      </w:r>
      <w:r w:rsidR="00E10998" w:rsidRPr="006E2618">
        <w:rPr>
          <w:rFonts w:ascii="Times New Roman" w:hAnsi="Times New Roman" w:cs="Times New Roman" w:hint="eastAsia"/>
          <w:szCs w:val="24"/>
        </w:rPr>
        <w:t>对应航道进行捕捞作业；</w:t>
      </w:r>
      <w:r w:rsidR="00DE538F">
        <w:rPr>
          <w:rFonts w:ascii="Times New Roman" w:hAnsi="Times New Roman" w:cs="Times New Roman" w:hint="eastAsia"/>
          <w:szCs w:val="24"/>
        </w:rPr>
        <w:t>图</w:t>
      </w:r>
      <w:r w:rsidR="00DE538F">
        <w:rPr>
          <w:rFonts w:ascii="Times New Roman" w:hAnsi="Times New Roman" w:cs="Times New Roman" w:hint="eastAsia"/>
          <w:szCs w:val="24"/>
        </w:rPr>
        <w:t>3-10(b)</w:t>
      </w:r>
      <w:r w:rsidR="00DE538F">
        <w:rPr>
          <w:rFonts w:ascii="Times New Roman" w:hAnsi="Times New Roman" w:cs="Times New Roman" w:hint="eastAsia"/>
          <w:szCs w:val="24"/>
        </w:rPr>
        <w:t>展示了</w:t>
      </w:r>
      <w:r w:rsidR="00F11BF3" w:rsidRPr="006E2618">
        <w:rPr>
          <w:rFonts w:ascii="Times New Roman" w:hAnsi="Times New Roman" w:cs="Times New Roman" w:hint="eastAsia"/>
          <w:szCs w:val="24"/>
        </w:rPr>
        <w:t>2015</w:t>
      </w:r>
      <w:r w:rsidR="00F11BF3" w:rsidRPr="006E2618">
        <w:rPr>
          <w:rFonts w:ascii="Times New Roman" w:hAnsi="Times New Roman" w:cs="Times New Roman" w:hint="eastAsia"/>
          <w:szCs w:val="24"/>
        </w:rPr>
        <w:t>年</w:t>
      </w:r>
      <w:r w:rsidR="00E10998" w:rsidRPr="006E2618">
        <w:rPr>
          <w:rFonts w:ascii="Times New Roman" w:hAnsi="Times New Roman" w:cs="Times New Roman" w:hint="eastAsia"/>
          <w:szCs w:val="24"/>
        </w:rPr>
        <w:t>第二</w:t>
      </w:r>
      <w:r w:rsidR="005B50A0" w:rsidRPr="006E2618">
        <w:rPr>
          <w:rFonts w:ascii="Times New Roman" w:hAnsi="Times New Roman" w:cs="Times New Roman" w:hint="eastAsia"/>
          <w:szCs w:val="24"/>
        </w:rPr>
        <w:t>季度船次整体</w:t>
      </w:r>
      <w:r w:rsidR="00157820" w:rsidRPr="006E2618">
        <w:rPr>
          <w:rFonts w:ascii="Times New Roman" w:hAnsi="Times New Roman" w:cs="Times New Roman" w:hint="eastAsia"/>
          <w:szCs w:val="24"/>
        </w:rPr>
        <w:t>明显</w:t>
      </w:r>
      <w:r w:rsidR="00E10998" w:rsidRPr="006E2618">
        <w:rPr>
          <w:rFonts w:ascii="Times New Roman" w:hAnsi="Times New Roman" w:cs="Times New Roman" w:hint="eastAsia"/>
          <w:szCs w:val="24"/>
        </w:rPr>
        <w:t>减少；</w:t>
      </w:r>
      <w:r w:rsidR="00DE538F">
        <w:rPr>
          <w:rFonts w:ascii="Times New Roman" w:hAnsi="Times New Roman" w:cs="Times New Roman" w:hint="eastAsia"/>
          <w:szCs w:val="24"/>
        </w:rPr>
        <w:t>图</w:t>
      </w:r>
      <w:r w:rsidR="00DE538F">
        <w:rPr>
          <w:rFonts w:ascii="Times New Roman" w:hAnsi="Times New Roman" w:cs="Times New Roman" w:hint="eastAsia"/>
          <w:szCs w:val="24"/>
        </w:rPr>
        <w:t>3-10(c)</w:t>
      </w:r>
      <w:r w:rsidR="00DE538F">
        <w:rPr>
          <w:rFonts w:ascii="Times New Roman" w:hAnsi="Times New Roman" w:cs="Times New Roman" w:hint="eastAsia"/>
          <w:szCs w:val="24"/>
        </w:rPr>
        <w:t>展示了</w:t>
      </w:r>
      <w:r w:rsidRPr="006E2618">
        <w:rPr>
          <w:rFonts w:ascii="Times New Roman" w:hAnsi="Times New Roman" w:cs="Times New Roman" w:hint="eastAsia"/>
          <w:szCs w:val="24"/>
        </w:rPr>
        <w:t>2016</w:t>
      </w:r>
      <w:r w:rsidRPr="006E2618">
        <w:rPr>
          <w:rFonts w:ascii="Times New Roman" w:hAnsi="Times New Roman" w:cs="Times New Roman" w:hint="eastAsia"/>
          <w:szCs w:val="24"/>
        </w:rPr>
        <w:t>年</w:t>
      </w:r>
      <w:r w:rsidR="00E10998" w:rsidRPr="006E2618">
        <w:rPr>
          <w:rFonts w:ascii="Times New Roman" w:hAnsi="Times New Roman" w:cs="Times New Roman" w:hint="eastAsia"/>
          <w:szCs w:val="24"/>
        </w:rPr>
        <w:t>第二季度</w:t>
      </w:r>
      <w:r w:rsidRPr="006E2618">
        <w:rPr>
          <w:rFonts w:ascii="Times New Roman" w:hAnsi="Times New Roman" w:cs="Times New Roman" w:hint="eastAsia"/>
          <w:szCs w:val="24"/>
        </w:rPr>
        <w:t>，只有少量船只沿</w:t>
      </w:r>
      <w:r w:rsidRPr="006E2618">
        <w:rPr>
          <w:rFonts w:ascii="Times New Roman" w:hAnsi="Times New Roman" w:cs="Times New Roman" w:hint="eastAsia"/>
          <w:szCs w:val="24"/>
        </w:rPr>
        <w:t>AB</w:t>
      </w:r>
      <w:r w:rsidR="00E10998" w:rsidRPr="006E2618">
        <w:rPr>
          <w:rFonts w:ascii="Times New Roman" w:hAnsi="Times New Roman" w:cs="Times New Roman" w:hint="eastAsia"/>
          <w:szCs w:val="24"/>
        </w:rPr>
        <w:t>进行捕捞作业，大部分的船只</w:t>
      </w:r>
      <w:r w:rsidRPr="006E2618">
        <w:rPr>
          <w:rFonts w:ascii="Times New Roman" w:hAnsi="Times New Roman" w:cs="Times New Roman" w:hint="eastAsia"/>
          <w:szCs w:val="24"/>
        </w:rPr>
        <w:t>都选择直接</w:t>
      </w:r>
      <w:r w:rsidR="00E10998" w:rsidRPr="006E2618">
        <w:rPr>
          <w:rFonts w:ascii="Times New Roman" w:hAnsi="Times New Roman" w:cs="Times New Roman" w:hint="eastAsia"/>
          <w:szCs w:val="24"/>
        </w:rPr>
        <w:t>航行到</w:t>
      </w:r>
      <w:r w:rsidR="00E10998" w:rsidRPr="006E2618">
        <w:rPr>
          <w:rFonts w:ascii="Times New Roman" w:hAnsi="Times New Roman" w:cs="Times New Roman" w:hint="eastAsia"/>
          <w:szCs w:val="24"/>
        </w:rPr>
        <w:t>C</w:t>
      </w:r>
      <w:r w:rsidR="00E10998" w:rsidRPr="006E2618">
        <w:rPr>
          <w:rFonts w:ascii="Times New Roman" w:hAnsi="Times New Roman" w:cs="Times New Roman" w:hint="eastAsia"/>
          <w:szCs w:val="24"/>
        </w:rPr>
        <w:t>区域进行</w:t>
      </w:r>
      <w:r w:rsidRPr="006E2618">
        <w:rPr>
          <w:rFonts w:ascii="Times New Roman" w:hAnsi="Times New Roman" w:cs="Times New Roman" w:hint="eastAsia"/>
          <w:szCs w:val="24"/>
        </w:rPr>
        <w:t>捕捞。</w:t>
      </w:r>
      <w:r w:rsidR="005B50A0" w:rsidRPr="006E2618">
        <w:rPr>
          <w:rFonts w:ascii="Times New Roman" w:hAnsi="Times New Roman" w:cs="Times New Roman" w:hint="eastAsia"/>
          <w:szCs w:val="24"/>
        </w:rPr>
        <w:t>相比于</w:t>
      </w:r>
      <w:r w:rsidR="005B50A0" w:rsidRPr="006E2618">
        <w:rPr>
          <w:rFonts w:ascii="Times New Roman" w:hAnsi="Times New Roman" w:cs="Times New Roman" w:hint="eastAsia"/>
          <w:szCs w:val="24"/>
        </w:rPr>
        <w:t>B</w:t>
      </w:r>
      <w:r w:rsidR="00E10998" w:rsidRPr="006E2618">
        <w:rPr>
          <w:rFonts w:ascii="Times New Roman" w:hAnsi="Times New Roman" w:cs="Times New Roman" w:hint="eastAsia"/>
          <w:szCs w:val="24"/>
        </w:rPr>
        <w:t>区域</w:t>
      </w:r>
      <w:r w:rsidR="005B50A0" w:rsidRPr="006E2618">
        <w:rPr>
          <w:rFonts w:ascii="Times New Roman" w:hAnsi="Times New Roman" w:cs="Times New Roman" w:hint="eastAsia"/>
          <w:szCs w:val="24"/>
        </w:rPr>
        <w:t>，</w:t>
      </w:r>
      <w:r w:rsidRPr="006E2618">
        <w:rPr>
          <w:rFonts w:ascii="Times New Roman" w:hAnsi="Times New Roman" w:cs="Times New Roman" w:hint="eastAsia"/>
          <w:szCs w:val="24"/>
        </w:rPr>
        <w:t>选择更远的</w:t>
      </w:r>
      <w:r w:rsidRPr="006E2618">
        <w:rPr>
          <w:rFonts w:ascii="Times New Roman" w:hAnsi="Times New Roman" w:cs="Times New Roman" w:hint="eastAsia"/>
          <w:szCs w:val="24"/>
        </w:rPr>
        <w:t>C</w:t>
      </w:r>
      <w:r w:rsidR="00E10998" w:rsidRPr="006E2618">
        <w:rPr>
          <w:rFonts w:ascii="Times New Roman" w:hAnsi="Times New Roman" w:cs="Times New Roman" w:hint="eastAsia"/>
          <w:szCs w:val="24"/>
        </w:rPr>
        <w:t>区域</w:t>
      </w:r>
      <w:r w:rsidRPr="006E2618">
        <w:rPr>
          <w:rFonts w:ascii="Times New Roman" w:hAnsi="Times New Roman" w:cs="Times New Roman" w:hint="eastAsia"/>
          <w:szCs w:val="24"/>
        </w:rPr>
        <w:t>进行捕捞，这充分说明</w:t>
      </w:r>
      <w:r w:rsidRPr="006E2618">
        <w:rPr>
          <w:rFonts w:ascii="Times New Roman" w:hAnsi="Times New Roman" w:cs="Times New Roman" w:hint="eastAsia"/>
          <w:szCs w:val="24"/>
        </w:rPr>
        <w:t>B</w:t>
      </w:r>
      <w:r w:rsidR="00E10998" w:rsidRPr="006E2618">
        <w:rPr>
          <w:rFonts w:ascii="Times New Roman" w:hAnsi="Times New Roman" w:cs="Times New Roman" w:hint="eastAsia"/>
          <w:szCs w:val="24"/>
        </w:rPr>
        <w:t>处</w:t>
      </w:r>
      <w:r w:rsidRPr="006E2618">
        <w:rPr>
          <w:rFonts w:ascii="Times New Roman" w:hAnsi="Times New Roman" w:cs="Times New Roman" w:hint="eastAsia"/>
          <w:szCs w:val="24"/>
        </w:rPr>
        <w:t>渔业资源减少。同时，</w:t>
      </w:r>
      <w:r w:rsidRPr="006E2618">
        <w:rPr>
          <w:rFonts w:ascii="Times New Roman" w:hAnsi="Times New Roman" w:cs="Times New Roman" w:hint="eastAsia"/>
          <w:szCs w:val="24"/>
        </w:rPr>
        <w:t>2014</w:t>
      </w:r>
      <w:r w:rsidRPr="006E2618">
        <w:rPr>
          <w:rFonts w:ascii="Times New Roman" w:hAnsi="Times New Roman" w:cs="Times New Roman" w:hint="eastAsia"/>
          <w:szCs w:val="24"/>
        </w:rPr>
        <w:t>年便开始在</w:t>
      </w:r>
      <w:r w:rsidRPr="006E2618">
        <w:rPr>
          <w:rFonts w:ascii="Times New Roman" w:hAnsi="Times New Roman" w:cs="Times New Roman" w:hint="eastAsia"/>
          <w:szCs w:val="24"/>
        </w:rPr>
        <w:t>C</w:t>
      </w:r>
      <w:r w:rsidRPr="006E2618">
        <w:rPr>
          <w:rFonts w:ascii="Times New Roman" w:hAnsi="Times New Roman" w:cs="Times New Roman" w:hint="eastAsia"/>
          <w:szCs w:val="24"/>
        </w:rPr>
        <w:t>点捕捞的渔民冒险和开拓意识较强，而</w:t>
      </w:r>
      <w:r w:rsidRPr="006E2618">
        <w:rPr>
          <w:rFonts w:ascii="Times New Roman" w:hAnsi="Times New Roman" w:cs="Times New Roman" w:hint="eastAsia"/>
          <w:szCs w:val="24"/>
        </w:rPr>
        <w:t>2016</w:t>
      </w:r>
      <w:r w:rsidRPr="006E2618">
        <w:rPr>
          <w:rFonts w:ascii="Times New Roman" w:hAnsi="Times New Roman" w:cs="Times New Roman" w:hint="eastAsia"/>
          <w:szCs w:val="24"/>
        </w:rPr>
        <w:t>年仍在</w:t>
      </w:r>
      <w:r w:rsidRPr="006E2618">
        <w:rPr>
          <w:rFonts w:ascii="Times New Roman" w:hAnsi="Times New Roman" w:cs="Times New Roman" w:hint="eastAsia"/>
          <w:szCs w:val="24"/>
        </w:rPr>
        <w:t>B</w:t>
      </w:r>
      <w:r w:rsidRPr="006E2618">
        <w:rPr>
          <w:rFonts w:ascii="Times New Roman" w:hAnsi="Times New Roman" w:cs="Times New Roman" w:hint="eastAsia"/>
          <w:szCs w:val="24"/>
        </w:rPr>
        <w:t>点捕捞的渔民相对而言比较保守。</w:t>
      </w:r>
    </w:p>
    <w:p w14:paraId="670AB40C" w14:textId="65CB2ABF" w:rsidR="00890989" w:rsidRPr="00890989" w:rsidRDefault="001A682F" w:rsidP="0088685E">
      <w:pPr>
        <w:pStyle w:val="2"/>
        <w:keepNext w:val="0"/>
        <w:keepLines w:val="0"/>
        <w:numPr>
          <w:ilvl w:val="1"/>
          <w:numId w:val="20"/>
        </w:numPr>
        <w:spacing w:line="300" w:lineRule="auto"/>
        <w:rPr>
          <w:rFonts w:hint="eastAsia"/>
        </w:rPr>
      </w:pPr>
      <w:bookmarkStart w:id="55" w:name="_Toc508613017"/>
      <w:bookmarkStart w:id="56" w:name="_Toc508613090"/>
      <w:r>
        <w:rPr>
          <w:rFonts w:hint="eastAsia"/>
        </w:rPr>
        <w:t>本章小结</w:t>
      </w:r>
      <w:bookmarkEnd w:id="55"/>
      <w:bookmarkEnd w:id="56"/>
    </w:p>
    <w:p w14:paraId="3D702784" w14:textId="5F49F50C" w:rsidR="00E20FCC" w:rsidRPr="006E2618" w:rsidRDefault="00032FBB" w:rsidP="0088685E">
      <w:pPr>
        <w:spacing w:line="300" w:lineRule="auto"/>
        <w:rPr>
          <w:rFonts w:ascii="Times New Roman" w:hAnsi="Times New Roman" w:cs="Times New Roman" w:hint="eastAsia"/>
          <w:szCs w:val="24"/>
        </w:rPr>
      </w:pPr>
      <w:r>
        <w:rPr>
          <w:rFonts w:asciiTheme="minorEastAsia" w:hAnsiTheme="minorEastAsia" w:hint="eastAsia"/>
          <w:szCs w:val="24"/>
        </w:rPr>
        <w:tab/>
      </w:r>
      <w:r w:rsidR="006E6D10" w:rsidRPr="006E2618">
        <w:rPr>
          <w:rFonts w:ascii="Times New Roman" w:hAnsi="Times New Roman" w:cs="Times New Roman" w:hint="eastAsia"/>
          <w:szCs w:val="24"/>
        </w:rPr>
        <w:t>通过对</w:t>
      </w:r>
      <w:r w:rsidR="006E2618" w:rsidRPr="006E2618">
        <w:rPr>
          <w:rFonts w:ascii="Times New Roman" w:hAnsi="Times New Roman" w:cs="Times New Roman" w:hint="eastAsia"/>
          <w:szCs w:val="24"/>
        </w:rPr>
        <w:t>渔业船舶</w:t>
      </w:r>
      <w:r w:rsidR="00DE538F">
        <w:rPr>
          <w:rFonts w:ascii="Times New Roman" w:hAnsi="Times New Roman" w:cs="Times New Roman" w:hint="eastAsia"/>
          <w:szCs w:val="24"/>
        </w:rPr>
        <w:t>在捕捞行为之间</w:t>
      </w:r>
      <w:r w:rsidR="00E10998" w:rsidRPr="006E2618">
        <w:rPr>
          <w:rFonts w:ascii="Times New Roman" w:hAnsi="Times New Roman" w:cs="Times New Roman" w:hint="eastAsia"/>
          <w:szCs w:val="24"/>
        </w:rPr>
        <w:t>航行轨迹</w:t>
      </w:r>
      <w:r w:rsidR="006E6D10" w:rsidRPr="006E2618">
        <w:rPr>
          <w:rFonts w:ascii="Times New Roman" w:hAnsi="Times New Roman" w:cs="Times New Roman" w:hint="eastAsia"/>
          <w:szCs w:val="24"/>
        </w:rPr>
        <w:t>的观察，发现它有助于捕捞区域的</w:t>
      </w:r>
      <w:r w:rsidR="00DE538F">
        <w:rPr>
          <w:rFonts w:ascii="Times New Roman" w:hAnsi="Times New Roman" w:cs="Times New Roman" w:hint="eastAsia"/>
          <w:szCs w:val="24"/>
        </w:rPr>
        <w:t>切分</w:t>
      </w:r>
      <w:r w:rsidR="006E6D10" w:rsidRPr="006E2618">
        <w:rPr>
          <w:rFonts w:ascii="Times New Roman" w:hAnsi="Times New Roman" w:cs="Times New Roman" w:hint="eastAsia"/>
          <w:szCs w:val="24"/>
        </w:rPr>
        <w:t>以及</w:t>
      </w:r>
      <w:r w:rsidR="006E2618" w:rsidRPr="006E2618">
        <w:rPr>
          <w:rFonts w:ascii="Times New Roman" w:hAnsi="Times New Roman" w:cs="Times New Roman" w:hint="eastAsia"/>
          <w:szCs w:val="24"/>
        </w:rPr>
        <w:t>渔业船舶</w:t>
      </w:r>
      <w:r w:rsidR="006E6D10" w:rsidRPr="006E2618">
        <w:rPr>
          <w:rFonts w:ascii="Times New Roman" w:hAnsi="Times New Roman" w:cs="Times New Roman" w:hint="eastAsia"/>
          <w:szCs w:val="24"/>
        </w:rPr>
        <w:t>航道的确定。据此，</w:t>
      </w:r>
      <w:r w:rsidRPr="006E2618">
        <w:rPr>
          <w:rFonts w:ascii="Times New Roman" w:hAnsi="Times New Roman" w:cs="Times New Roman" w:hint="eastAsia"/>
          <w:szCs w:val="24"/>
        </w:rPr>
        <w:t>本章提出了</w:t>
      </w:r>
      <w:r w:rsidR="006E2618" w:rsidRPr="006E2618">
        <w:rPr>
          <w:rFonts w:ascii="Times New Roman" w:hAnsi="Times New Roman" w:cs="Times New Roman" w:hint="eastAsia"/>
          <w:szCs w:val="24"/>
        </w:rPr>
        <w:t>渔业船舶</w:t>
      </w:r>
      <w:r w:rsidR="00B51337" w:rsidRPr="006E2618">
        <w:rPr>
          <w:rFonts w:ascii="Times New Roman" w:hAnsi="Times New Roman" w:cs="Times New Roman" w:hint="eastAsia"/>
          <w:szCs w:val="24"/>
        </w:rPr>
        <w:t>航道识别算法</w:t>
      </w:r>
      <w:r w:rsidRPr="006E2618">
        <w:rPr>
          <w:rFonts w:ascii="Times New Roman" w:hAnsi="Times New Roman" w:cs="Times New Roman" w:hint="eastAsia"/>
          <w:szCs w:val="24"/>
        </w:rPr>
        <w:t>。</w:t>
      </w:r>
      <w:r w:rsidR="006E6D10" w:rsidRPr="006E2618">
        <w:rPr>
          <w:rFonts w:ascii="Times New Roman" w:hAnsi="Times New Roman" w:cs="Times New Roman" w:hint="eastAsia"/>
          <w:szCs w:val="24"/>
        </w:rPr>
        <w:t>它包含两部分，第一部分</w:t>
      </w:r>
      <w:r w:rsidR="00B51337" w:rsidRPr="006E2618">
        <w:rPr>
          <w:rFonts w:ascii="Times New Roman" w:hAnsi="Times New Roman" w:cs="Times New Roman" w:hint="eastAsia"/>
          <w:szCs w:val="24"/>
        </w:rPr>
        <w:t>是第二章介绍的</w:t>
      </w:r>
      <w:r w:rsidR="006E2618" w:rsidRPr="006E2618">
        <w:rPr>
          <w:rFonts w:ascii="Times New Roman" w:hAnsi="Times New Roman" w:cs="Times New Roman" w:hint="eastAsia"/>
          <w:szCs w:val="24"/>
        </w:rPr>
        <w:t>渔业船舶</w:t>
      </w:r>
      <w:r w:rsidR="00B51337" w:rsidRPr="006E2618">
        <w:rPr>
          <w:rFonts w:ascii="Times New Roman" w:hAnsi="Times New Roman" w:cs="Times New Roman" w:hint="eastAsia"/>
          <w:szCs w:val="24"/>
        </w:rPr>
        <w:t>捕捞行为识别算法，得到</w:t>
      </w:r>
      <w:r w:rsidR="006E6D10" w:rsidRPr="006E2618">
        <w:rPr>
          <w:rFonts w:ascii="Times New Roman" w:hAnsi="Times New Roman" w:cs="Times New Roman" w:hint="eastAsia"/>
          <w:szCs w:val="24"/>
        </w:rPr>
        <w:t>捕捞行为</w:t>
      </w:r>
      <w:r w:rsidRPr="006E2618">
        <w:rPr>
          <w:rFonts w:ascii="Times New Roman" w:hAnsi="Times New Roman" w:cs="Times New Roman" w:hint="eastAsia"/>
          <w:szCs w:val="24"/>
        </w:rPr>
        <w:t>之间</w:t>
      </w:r>
      <w:r w:rsidR="00B51337" w:rsidRPr="006E2618">
        <w:rPr>
          <w:rFonts w:ascii="Times New Roman" w:hAnsi="Times New Roman" w:cs="Times New Roman" w:hint="eastAsia"/>
          <w:szCs w:val="24"/>
        </w:rPr>
        <w:t>的</w:t>
      </w:r>
      <w:r w:rsidRPr="006E2618">
        <w:rPr>
          <w:rFonts w:ascii="Times New Roman" w:hAnsi="Times New Roman" w:cs="Times New Roman" w:hint="eastAsia"/>
          <w:szCs w:val="24"/>
        </w:rPr>
        <w:t>航行轨迹</w:t>
      </w:r>
      <w:r w:rsidR="00B51337" w:rsidRPr="006E2618">
        <w:rPr>
          <w:rFonts w:ascii="Times New Roman" w:hAnsi="Times New Roman" w:cs="Times New Roman" w:hint="eastAsia"/>
          <w:szCs w:val="24"/>
        </w:rPr>
        <w:t>和</w:t>
      </w:r>
      <w:r w:rsidRPr="006E2618">
        <w:rPr>
          <w:rFonts w:ascii="Times New Roman" w:hAnsi="Times New Roman" w:cs="Times New Roman" w:hint="eastAsia"/>
          <w:szCs w:val="24"/>
        </w:rPr>
        <w:t>捕捞区热度图</w:t>
      </w:r>
      <w:r w:rsidR="006E6D10" w:rsidRPr="006E2618">
        <w:rPr>
          <w:rFonts w:ascii="Times New Roman" w:hAnsi="Times New Roman" w:cs="Times New Roman" w:hint="eastAsia"/>
          <w:szCs w:val="24"/>
        </w:rPr>
        <w:t>这两组参数</w:t>
      </w:r>
      <w:r w:rsidRPr="006E2618">
        <w:rPr>
          <w:rFonts w:ascii="Times New Roman" w:hAnsi="Times New Roman" w:cs="Times New Roman" w:hint="eastAsia"/>
          <w:szCs w:val="24"/>
        </w:rPr>
        <w:t>。</w:t>
      </w:r>
      <w:r w:rsidR="006E6D10" w:rsidRPr="006E2618">
        <w:rPr>
          <w:rFonts w:ascii="Times New Roman" w:hAnsi="Times New Roman" w:cs="Times New Roman" w:hint="eastAsia"/>
          <w:szCs w:val="24"/>
        </w:rPr>
        <w:t>第二部分是通过</w:t>
      </w:r>
      <w:r w:rsidR="00DE538F">
        <w:rPr>
          <w:rFonts w:ascii="Times New Roman" w:hAnsi="Times New Roman" w:cs="Times New Roman" w:hint="eastAsia"/>
          <w:szCs w:val="24"/>
        </w:rPr>
        <w:t>“</w:t>
      </w:r>
      <w:r w:rsidR="006E6D10" w:rsidRPr="006E2618">
        <w:rPr>
          <w:rFonts w:ascii="Times New Roman" w:hAnsi="Times New Roman" w:cs="Times New Roman" w:hint="eastAsia"/>
          <w:szCs w:val="24"/>
        </w:rPr>
        <w:t>迭代</w:t>
      </w:r>
      <w:r w:rsidR="00DE538F">
        <w:rPr>
          <w:rFonts w:ascii="Times New Roman" w:hAnsi="Times New Roman" w:cs="Times New Roman" w:hint="eastAsia"/>
          <w:szCs w:val="24"/>
        </w:rPr>
        <w:t>投票</w:t>
      </w:r>
      <w:r w:rsidR="00DE538F" w:rsidRPr="00DE538F">
        <w:rPr>
          <w:rFonts w:ascii="Times New Roman" w:hAnsi="Times New Roman" w:cs="Times New Roman" w:hint="eastAsia"/>
          <w:szCs w:val="24"/>
        </w:rPr>
        <w:t>”</w:t>
      </w:r>
      <w:r w:rsidR="00DE538F">
        <w:rPr>
          <w:rFonts w:ascii="Times New Roman" w:hAnsi="Times New Roman" w:cs="Times New Roman" w:hint="eastAsia"/>
          <w:szCs w:val="24"/>
        </w:rPr>
        <w:t>的</w:t>
      </w:r>
      <w:r w:rsidR="00B51337" w:rsidRPr="006E2618">
        <w:rPr>
          <w:rFonts w:ascii="Times New Roman" w:hAnsi="Times New Roman" w:cs="Times New Roman" w:hint="eastAsia"/>
          <w:szCs w:val="24"/>
        </w:rPr>
        <w:t>方式对</w:t>
      </w:r>
      <w:r w:rsidR="006E6D10" w:rsidRPr="006E2618">
        <w:rPr>
          <w:rFonts w:ascii="Times New Roman" w:hAnsi="Times New Roman" w:cs="Times New Roman" w:hint="eastAsia"/>
          <w:szCs w:val="24"/>
        </w:rPr>
        <w:t>捕捞</w:t>
      </w:r>
      <w:r w:rsidR="00DE538F">
        <w:rPr>
          <w:rFonts w:ascii="Times New Roman" w:hAnsi="Times New Roman" w:cs="Times New Roman" w:hint="eastAsia"/>
          <w:szCs w:val="24"/>
        </w:rPr>
        <w:t>强度</w:t>
      </w:r>
      <w:r w:rsidR="006E6D10" w:rsidRPr="006E2618">
        <w:rPr>
          <w:rFonts w:ascii="Times New Roman" w:hAnsi="Times New Roman" w:cs="Times New Roman" w:hint="eastAsia"/>
          <w:szCs w:val="24"/>
        </w:rPr>
        <w:t>热度图的</w:t>
      </w:r>
      <w:r w:rsidR="00DE538F">
        <w:rPr>
          <w:rFonts w:ascii="Times New Roman" w:hAnsi="Times New Roman" w:cs="Times New Roman" w:hint="eastAsia"/>
          <w:szCs w:val="24"/>
        </w:rPr>
        <w:t>划分</w:t>
      </w:r>
      <w:r w:rsidR="00B51337" w:rsidRPr="006E2618">
        <w:rPr>
          <w:rFonts w:ascii="Times New Roman" w:hAnsi="Times New Roman" w:cs="Times New Roman" w:hint="eastAsia"/>
          <w:szCs w:val="24"/>
        </w:rPr>
        <w:t>方案进行投票，</w:t>
      </w:r>
      <w:r w:rsidR="006E6D10" w:rsidRPr="006E2618">
        <w:rPr>
          <w:rFonts w:ascii="Times New Roman" w:hAnsi="Times New Roman" w:cs="Times New Roman" w:hint="eastAsia"/>
          <w:szCs w:val="24"/>
        </w:rPr>
        <w:t>确定最终了</w:t>
      </w:r>
      <w:r w:rsidR="00184D52">
        <w:rPr>
          <w:rFonts w:ascii="Times New Roman" w:hAnsi="Times New Roman" w:cs="Times New Roman" w:hint="eastAsia"/>
          <w:szCs w:val="24"/>
        </w:rPr>
        <w:t>分割</w:t>
      </w:r>
      <w:r w:rsidR="006E6D10" w:rsidRPr="006E2618">
        <w:rPr>
          <w:rFonts w:ascii="Times New Roman" w:hAnsi="Times New Roman" w:cs="Times New Roman" w:hint="eastAsia"/>
          <w:szCs w:val="24"/>
        </w:rPr>
        <w:t>结果，并根据航行线段</w:t>
      </w:r>
      <w:r w:rsidR="00B51337" w:rsidRPr="006E2618">
        <w:rPr>
          <w:rFonts w:ascii="Times New Roman" w:hAnsi="Times New Roman" w:cs="Times New Roman" w:hint="eastAsia"/>
          <w:szCs w:val="24"/>
        </w:rPr>
        <w:t>统计</w:t>
      </w:r>
      <w:r w:rsidR="006E2618" w:rsidRPr="006E2618">
        <w:rPr>
          <w:rFonts w:ascii="Times New Roman" w:hAnsi="Times New Roman" w:cs="Times New Roman" w:hint="eastAsia"/>
          <w:szCs w:val="24"/>
        </w:rPr>
        <w:t>渔业船舶</w:t>
      </w:r>
      <w:r w:rsidR="009F7EAB" w:rsidRPr="006E2618">
        <w:rPr>
          <w:rFonts w:ascii="Times New Roman" w:hAnsi="Times New Roman" w:cs="Times New Roman" w:hint="eastAsia"/>
          <w:szCs w:val="24"/>
        </w:rPr>
        <w:t>航道。根据</w:t>
      </w:r>
      <w:r w:rsidR="006E6D10" w:rsidRPr="006E2618">
        <w:rPr>
          <w:rFonts w:ascii="Times New Roman" w:hAnsi="Times New Roman" w:cs="Times New Roman" w:hint="eastAsia"/>
          <w:szCs w:val="24"/>
        </w:rPr>
        <w:t>2014-2016</w:t>
      </w:r>
      <w:r w:rsidR="006E6D10" w:rsidRPr="006E2618">
        <w:rPr>
          <w:rFonts w:ascii="Times New Roman" w:hAnsi="Times New Roman" w:cs="Times New Roman" w:hint="eastAsia"/>
          <w:szCs w:val="24"/>
        </w:rPr>
        <w:t>年第二季度</w:t>
      </w:r>
      <w:r w:rsidR="006E2618" w:rsidRPr="006E2618">
        <w:rPr>
          <w:rFonts w:ascii="Times New Roman" w:hAnsi="Times New Roman" w:cs="Times New Roman" w:hint="eastAsia"/>
          <w:szCs w:val="24"/>
        </w:rPr>
        <w:t>渔业船舶</w:t>
      </w:r>
      <w:r w:rsidR="006E6D10" w:rsidRPr="006E2618">
        <w:rPr>
          <w:rFonts w:ascii="Times New Roman" w:hAnsi="Times New Roman" w:cs="Times New Roman" w:hint="eastAsia"/>
          <w:szCs w:val="24"/>
        </w:rPr>
        <w:t>航道的流量变化，可以指出捕捞区域的</w:t>
      </w:r>
      <w:r w:rsidR="00DE538F">
        <w:rPr>
          <w:rFonts w:ascii="Times New Roman" w:hAnsi="Times New Roman" w:cs="Times New Roman" w:hint="eastAsia"/>
          <w:szCs w:val="24"/>
        </w:rPr>
        <w:t>迁移规律</w:t>
      </w:r>
      <w:r w:rsidR="006E6D10" w:rsidRPr="006E2618">
        <w:rPr>
          <w:rFonts w:ascii="Times New Roman" w:hAnsi="Times New Roman" w:cs="Times New Roman" w:hint="eastAsia"/>
          <w:szCs w:val="24"/>
        </w:rPr>
        <w:t>，并且不同</w:t>
      </w:r>
      <w:r w:rsidR="009F7EAB" w:rsidRPr="006E2618">
        <w:rPr>
          <w:rFonts w:ascii="Times New Roman" w:hAnsi="Times New Roman" w:cs="Times New Roman" w:hint="eastAsia"/>
          <w:szCs w:val="24"/>
        </w:rPr>
        <w:t>渔民</w:t>
      </w:r>
      <w:r w:rsidR="00DE538F">
        <w:rPr>
          <w:rFonts w:ascii="Times New Roman" w:hAnsi="Times New Roman" w:cs="Times New Roman" w:hint="eastAsia"/>
          <w:szCs w:val="24"/>
        </w:rPr>
        <w:t>应对这种变化所采取的捕捞</w:t>
      </w:r>
      <w:r w:rsidR="006E6D10" w:rsidRPr="006E2618">
        <w:rPr>
          <w:rFonts w:ascii="Times New Roman" w:hAnsi="Times New Roman" w:cs="Times New Roman" w:hint="eastAsia"/>
          <w:szCs w:val="24"/>
        </w:rPr>
        <w:t>策略</w:t>
      </w:r>
      <w:r w:rsidR="00DE538F">
        <w:rPr>
          <w:rFonts w:ascii="Times New Roman" w:hAnsi="Times New Roman" w:cs="Times New Roman" w:hint="eastAsia"/>
          <w:szCs w:val="24"/>
        </w:rPr>
        <w:t>存在较大区别</w:t>
      </w:r>
      <w:r w:rsidR="009F7EAB" w:rsidRPr="006E2618">
        <w:rPr>
          <w:rFonts w:ascii="Times New Roman" w:hAnsi="Times New Roman" w:cs="Times New Roman" w:hint="eastAsia"/>
          <w:szCs w:val="24"/>
        </w:rPr>
        <w:t>。</w:t>
      </w:r>
    </w:p>
    <w:p w14:paraId="12A8C707" w14:textId="77777777" w:rsidR="00E20FCC" w:rsidRDefault="00E20FCC" w:rsidP="0088685E">
      <w:pPr>
        <w:widowControl/>
        <w:spacing w:line="300" w:lineRule="auto"/>
        <w:jc w:val="left"/>
        <w:rPr>
          <w:rFonts w:asciiTheme="minorEastAsia" w:hAnsiTheme="minorEastAsia" w:hint="eastAsia"/>
          <w:szCs w:val="24"/>
        </w:rPr>
      </w:pPr>
      <w:r>
        <w:rPr>
          <w:rFonts w:asciiTheme="minorEastAsia" w:hAnsiTheme="minorEastAsia" w:hint="eastAsia"/>
          <w:szCs w:val="24"/>
        </w:rPr>
        <w:br w:type="page"/>
      </w:r>
    </w:p>
    <w:p w14:paraId="6FE80360" w14:textId="36413ABC" w:rsidR="00E023E0" w:rsidRDefault="00E759B5" w:rsidP="0088685E">
      <w:pPr>
        <w:pStyle w:val="1"/>
        <w:keepNext w:val="0"/>
        <w:keepLines w:val="0"/>
        <w:numPr>
          <w:ilvl w:val="0"/>
          <w:numId w:val="20"/>
        </w:numPr>
        <w:spacing w:line="300" w:lineRule="auto"/>
        <w:rPr>
          <w:rFonts w:hint="eastAsia"/>
        </w:rPr>
      </w:pPr>
      <w:bookmarkStart w:id="57" w:name="_Toc508613018"/>
      <w:bookmarkStart w:id="58" w:name="_Toc508613091"/>
      <w:r>
        <w:rPr>
          <w:rFonts w:hint="eastAsia"/>
        </w:rPr>
        <w:lastRenderedPageBreak/>
        <w:t>软件实现</w:t>
      </w:r>
      <w:bookmarkEnd w:id="57"/>
      <w:bookmarkEnd w:id="58"/>
    </w:p>
    <w:p w14:paraId="64D4B3F3" w14:textId="1D3E4560" w:rsidR="00AB61B3" w:rsidRPr="006E2618" w:rsidRDefault="00CE3757" w:rsidP="0088685E">
      <w:pPr>
        <w:spacing w:line="300" w:lineRule="auto"/>
        <w:rPr>
          <w:rFonts w:ascii="Times New Roman" w:hAnsi="Times New Roman" w:cs="Times New Roman" w:hint="eastAsia"/>
          <w:szCs w:val="24"/>
        </w:rPr>
      </w:pPr>
      <w:r>
        <w:rPr>
          <w:rFonts w:asciiTheme="minorEastAsia" w:hAnsiTheme="minorEastAsia" w:hint="eastAsia"/>
          <w:szCs w:val="24"/>
        </w:rPr>
        <w:tab/>
      </w:r>
      <w:r w:rsidR="006E6D10" w:rsidRPr="006E2618">
        <w:rPr>
          <w:rFonts w:ascii="Times New Roman" w:hAnsi="Times New Roman" w:cs="Times New Roman" w:hint="eastAsia"/>
          <w:szCs w:val="24"/>
        </w:rPr>
        <w:t>前</w:t>
      </w:r>
      <w:r w:rsidRPr="006E2618">
        <w:rPr>
          <w:rFonts w:ascii="Times New Roman" w:hAnsi="Times New Roman" w:cs="Times New Roman" w:hint="eastAsia"/>
          <w:szCs w:val="24"/>
        </w:rPr>
        <w:t>两章介绍了</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捕捞行为识别算法和</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航道识别算法</w:t>
      </w:r>
      <w:r w:rsidR="00890989" w:rsidRPr="006E2618">
        <w:rPr>
          <w:rFonts w:ascii="Times New Roman" w:hAnsi="Times New Roman" w:cs="Times New Roman" w:hint="eastAsia"/>
          <w:szCs w:val="24"/>
        </w:rPr>
        <w:t>。</w:t>
      </w:r>
      <w:r w:rsidRPr="006E2618">
        <w:rPr>
          <w:rFonts w:ascii="Times New Roman" w:hAnsi="Times New Roman" w:cs="Times New Roman" w:hint="eastAsia"/>
          <w:szCs w:val="24"/>
        </w:rPr>
        <w:t>前者</w:t>
      </w:r>
      <w:r w:rsidR="00E759B5" w:rsidRPr="006E2618">
        <w:rPr>
          <w:rFonts w:ascii="Times New Roman" w:hAnsi="Times New Roman" w:cs="Times New Roman" w:hint="eastAsia"/>
          <w:szCs w:val="24"/>
        </w:rPr>
        <w:t>能够仅依靠经纬度信息识别</w:t>
      </w:r>
      <w:r w:rsidR="006E2618" w:rsidRPr="006E2618">
        <w:rPr>
          <w:rFonts w:ascii="Times New Roman" w:hAnsi="Times New Roman" w:cs="Times New Roman" w:hint="eastAsia"/>
          <w:szCs w:val="24"/>
        </w:rPr>
        <w:t>渔业船舶</w:t>
      </w:r>
      <w:r w:rsidR="00020945" w:rsidRPr="006E2618">
        <w:rPr>
          <w:rFonts w:ascii="Times New Roman" w:hAnsi="Times New Roman" w:cs="Times New Roman" w:hint="eastAsia"/>
          <w:szCs w:val="24"/>
        </w:rPr>
        <w:t>的捕捞行为</w:t>
      </w:r>
      <w:r w:rsidR="00E759B5" w:rsidRPr="006E2618">
        <w:rPr>
          <w:rFonts w:ascii="Times New Roman" w:hAnsi="Times New Roman" w:cs="Times New Roman" w:hint="eastAsia"/>
          <w:szCs w:val="24"/>
        </w:rPr>
        <w:t>，后者对捕捞区进行细粒度</w:t>
      </w:r>
      <w:r w:rsidRPr="006E2618">
        <w:rPr>
          <w:rFonts w:ascii="Times New Roman" w:hAnsi="Times New Roman" w:cs="Times New Roman" w:hint="eastAsia"/>
          <w:szCs w:val="24"/>
        </w:rPr>
        <w:t>分类</w:t>
      </w:r>
      <w:r w:rsidR="00E759B5" w:rsidRPr="006E2618">
        <w:rPr>
          <w:rFonts w:ascii="Times New Roman" w:hAnsi="Times New Roman" w:cs="Times New Roman" w:hint="eastAsia"/>
          <w:szCs w:val="24"/>
        </w:rPr>
        <w:t>并得到了</w:t>
      </w:r>
      <w:r w:rsidR="006E2618" w:rsidRPr="006E2618">
        <w:rPr>
          <w:rFonts w:ascii="Times New Roman" w:hAnsi="Times New Roman" w:cs="Times New Roman" w:hint="eastAsia"/>
          <w:szCs w:val="24"/>
        </w:rPr>
        <w:t>渔业船舶</w:t>
      </w:r>
      <w:r w:rsidR="00E759B5" w:rsidRPr="006E2618">
        <w:rPr>
          <w:rFonts w:ascii="Times New Roman" w:hAnsi="Times New Roman" w:cs="Times New Roman" w:hint="eastAsia"/>
          <w:szCs w:val="24"/>
        </w:rPr>
        <w:t>航道信息</w:t>
      </w:r>
      <w:r w:rsidRPr="006E2618">
        <w:rPr>
          <w:rFonts w:ascii="Times New Roman" w:hAnsi="Times New Roman" w:cs="Times New Roman" w:hint="eastAsia"/>
          <w:szCs w:val="24"/>
        </w:rPr>
        <w:t>，为分析渔业资源的变化规律和渔民行为提供了新的依据。</w:t>
      </w:r>
      <w:r w:rsidR="00020945" w:rsidRPr="006E2618">
        <w:rPr>
          <w:rFonts w:ascii="Times New Roman" w:hAnsi="Times New Roman" w:cs="Times New Roman" w:hint="eastAsia"/>
          <w:szCs w:val="24"/>
        </w:rPr>
        <w:t>为了方便</w:t>
      </w:r>
      <w:r w:rsidR="00115039" w:rsidRPr="006E2618">
        <w:rPr>
          <w:rFonts w:ascii="Times New Roman" w:hAnsi="Times New Roman" w:cs="Times New Roman" w:hint="eastAsia"/>
          <w:szCs w:val="24"/>
        </w:rPr>
        <w:t>渔业从业</w:t>
      </w:r>
      <w:r w:rsidR="00020945" w:rsidRPr="006E2618">
        <w:rPr>
          <w:rFonts w:ascii="Times New Roman" w:hAnsi="Times New Roman" w:cs="Times New Roman" w:hint="eastAsia"/>
          <w:szCs w:val="24"/>
        </w:rPr>
        <w:t>人员</w:t>
      </w:r>
      <w:r w:rsidR="00115039" w:rsidRPr="006E2618">
        <w:rPr>
          <w:rFonts w:ascii="Times New Roman" w:hAnsi="Times New Roman" w:cs="Times New Roman" w:hint="eastAsia"/>
          <w:szCs w:val="24"/>
        </w:rPr>
        <w:t>对</w:t>
      </w:r>
      <w:r w:rsidR="00115039" w:rsidRPr="006E2618">
        <w:rPr>
          <w:rFonts w:ascii="Times New Roman" w:hAnsi="Times New Roman" w:cs="Times New Roman" w:hint="eastAsia"/>
          <w:szCs w:val="24"/>
        </w:rPr>
        <w:t>VMS</w:t>
      </w:r>
      <w:r w:rsidR="00115039" w:rsidRPr="006E2618">
        <w:rPr>
          <w:rFonts w:ascii="Times New Roman" w:hAnsi="Times New Roman" w:cs="Times New Roman" w:hint="eastAsia"/>
          <w:szCs w:val="24"/>
        </w:rPr>
        <w:t>数据进行分析</w:t>
      </w:r>
      <w:r w:rsidRPr="006E2618">
        <w:rPr>
          <w:rFonts w:ascii="Times New Roman" w:hAnsi="Times New Roman" w:cs="Times New Roman" w:hint="eastAsia"/>
          <w:szCs w:val="24"/>
        </w:rPr>
        <w:t>，</w:t>
      </w:r>
      <w:r w:rsidR="00020945" w:rsidRPr="006E2618">
        <w:rPr>
          <w:rFonts w:ascii="Times New Roman" w:hAnsi="Times New Roman" w:cs="Times New Roman" w:hint="eastAsia"/>
          <w:szCs w:val="24"/>
        </w:rPr>
        <w:t>本文</w:t>
      </w:r>
      <w:r w:rsidRPr="006E2618">
        <w:rPr>
          <w:rFonts w:ascii="Times New Roman" w:hAnsi="Times New Roman" w:cs="Times New Roman" w:hint="eastAsia"/>
          <w:szCs w:val="24"/>
        </w:rPr>
        <w:t>设计并实现了</w:t>
      </w:r>
      <w:r w:rsidR="00574BD1" w:rsidRPr="006E2618">
        <w:rPr>
          <w:rFonts w:ascii="Times New Roman" w:hAnsi="Times New Roman" w:cs="Times New Roman" w:hint="eastAsia"/>
          <w:szCs w:val="24"/>
        </w:rPr>
        <w:t>船舶轨迹数据分析系统</w:t>
      </w:r>
      <w:r w:rsidR="00115039" w:rsidRPr="006E2618">
        <w:rPr>
          <w:rFonts w:ascii="Times New Roman" w:hAnsi="Times New Roman" w:cs="Times New Roman" w:hint="eastAsia"/>
          <w:szCs w:val="24"/>
        </w:rPr>
        <w:t>。通过导入</w:t>
      </w:r>
      <w:r w:rsidR="00115039" w:rsidRPr="006E2618">
        <w:rPr>
          <w:rFonts w:ascii="Times New Roman" w:hAnsi="Times New Roman" w:cs="Times New Roman" w:hint="eastAsia"/>
          <w:szCs w:val="24"/>
        </w:rPr>
        <w:t>VMS</w:t>
      </w:r>
      <w:r w:rsidR="00115039" w:rsidRPr="006E2618">
        <w:rPr>
          <w:rFonts w:ascii="Times New Roman" w:hAnsi="Times New Roman" w:cs="Times New Roman" w:hint="eastAsia"/>
          <w:szCs w:val="24"/>
        </w:rPr>
        <w:t>数据，可以观察</w:t>
      </w:r>
      <w:r w:rsidR="006E2618" w:rsidRPr="006E2618">
        <w:rPr>
          <w:rFonts w:ascii="Times New Roman" w:hAnsi="Times New Roman" w:cs="Times New Roman" w:hint="eastAsia"/>
          <w:szCs w:val="24"/>
        </w:rPr>
        <w:t>渔业船舶</w:t>
      </w:r>
      <w:r w:rsidR="00115039" w:rsidRPr="006E2618">
        <w:rPr>
          <w:rFonts w:ascii="Times New Roman" w:hAnsi="Times New Roman" w:cs="Times New Roman" w:hint="eastAsia"/>
          <w:szCs w:val="24"/>
        </w:rPr>
        <w:t>的港口识别、划分航次、捕捞区域等结果</w:t>
      </w:r>
      <w:r w:rsidR="00F10B8B" w:rsidRPr="006E2618">
        <w:rPr>
          <w:rFonts w:ascii="Times New Roman" w:hAnsi="Times New Roman" w:cs="Times New Roman" w:hint="eastAsia"/>
          <w:szCs w:val="24"/>
        </w:rPr>
        <w:t>。</w:t>
      </w:r>
    </w:p>
    <w:p w14:paraId="4F086604" w14:textId="33783E22" w:rsidR="00CE3757" w:rsidRPr="006E2618" w:rsidRDefault="00AB61B3" w:rsidP="0088685E">
      <w:pPr>
        <w:pStyle w:val="2"/>
        <w:keepNext w:val="0"/>
        <w:keepLines w:val="0"/>
        <w:numPr>
          <w:ilvl w:val="1"/>
          <w:numId w:val="20"/>
        </w:numPr>
        <w:spacing w:line="300" w:lineRule="auto"/>
        <w:rPr>
          <w:rFonts w:ascii="Times New Roman" w:hAnsi="Times New Roman" w:cs="Times New Roman" w:hint="eastAsia"/>
        </w:rPr>
      </w:pPr>
      <w:bookmarkStart w:id="59" w:name="_Toc508613019"/>
      <w:bookmarkStart w:id="60" w:name="_Toc508613092"/>
      <w:r w:rsidRPr="006E2618">
        <w:rPr>
          <w:rFonts w:ascii="Times New Roman" w:hAnsi="Times New Roman" w:cs="Times New Roman" w:hint="eastAsia"/>
        </w:rPr>
        <w:t>系统架构</w:t>
      </w:r>
      <w:bookmarkEnd w:id="59"/>
      <w:bookmarkEnd w:id="60"/>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D15E39" w14:paraId="5B2B15FA" w14:textId="77777777" w:rsidTr="00D15E39">
        <w:tc>
          <w:tcPr>
            <w:tcW w:w="8522" w:type="dxa"/>
            <w:vAlign w:val="center"/>
          </w:tcPr>
          <w:p w14:paraId="55B9FCFB" w14:textId="0FC64233" w:rsidR="00D15E39" w:rsidRDefault="00A61B03" w:rsidP="00D15E39">
            <w:pPr>
              <w:spacing w:line="300" w:lineRule="auto"/>
              <w:jc w:val="center"/>
              <w:rPr>
                <w:rFonts w:ascii="Times New Roman" w:hAnsi="Times New Roman" w:cs="Times New Roman" w:hint="eastAsia"/>
              </w:rPr>
            </w:pPr>
            <w:r>
              <w:rPr>
                <w:rFonts w:hint="eastAsia"/>
                <w:noProof/>
              </w:rPr>
              <w:drawing>
                <wp:inline distT="0" distB="0" distL="0" distR="0" wp14:anchorId="43E653F4" wp14:editId="3F5467FB">
                  <wp:extent cx="4048125" cy="2890451"/>
                  <wp:effectExtent l="0" t="0" r="0" b="5715"/>
                  <wp:docPr id="4100" name="图片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47619" cy="2890090"/>
                          </a:xfrm>
                          <a:prstGeom prst="rect">
                            <a:avLst/>
                          </a:prstGeom>
                        </pic:spPr>
                      </pic:pic>
                    </a:graphicData>
                  </a:graphic>
                </wp:inline>
              </w:drawing>
            </w:r>
          </w:p>
        </w:tc>
      </w:tr>
      <w:tr w:rsidR="00D15E39" w14:paraId="06E600ED" w14:textId="77777777" w:rsidTr="00D15E39">
        <w:tc>
          <w:tcPr>
            <w:tcW w:w="8522" w:type="dxa"/>
            <w:vAlign w:val="center"/>
          </w:tcPr>
          <w:p w14:paraId="1EF70E22" w14:textId="3E8B1B25" w:rsidR="00D15E39" w:rsidRPr="00D15E39" w:rsidRDefault="00D15E39" w:rsidP="00D15E39">
            <w:pPr>
              <w:spacing w:line="300" w:lineRule="auto"/>
              <w:jc w:val="center"/>
              <w:rPr>
                <w:rFonts w:ascii="Times New Roman" w:hAnsi="Times New Roman" w:cs="Times New Roman" w:hint="eastAsia"/>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4-1 </w:t>
            </w:r>
            <w:r w:rsidRPr="006E2618">
              <w:rPr>
                <w:rFonts w:ascii="Times New Roman" w:hAnsi="Times New Roman" w:cs="Times New Roman" w:hint="eastAsia"/>
                <w:szCs w:val="24"/>
              </w:rPr>
              <w:t>船舶轨迹数据分析系统的架构设计</w:t>
            </w:r>
          </w:p>
        </w:tc>
      </w:tr>
    </w:tbl>
    <w:p w14:paraId="103E8125" w14:textId="676B86EE" w:rsidR="00AB61B3" w:rsidRPr="006E2618" w:rsidRDefault="00AB61B3"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如图</w:t>
      </w:r>
      <w:r w:rsidR="000C3ED3" w:rsidRPr="006E2618">
        <w:rPr>
          <w:rFonts w:ascii="Times New Roman" w:hAnsi="Times New Roman" w:cs="Times New Roman" w:hint="eastAsia"/>
          <w:szCs w:val="24"/>
        </w:rPr>
        <w:t>4</w:t>
      </w:r>
      <w:r w:rsidR="00890989" w:rsidRPr="006E2618">
        <w:rPr>
          <w:rFonts w:ascii="Times New Roman" w:hAnsi="Times New Roman" w:cs="Times New Roman" w:hint="eastAsia"/>
          <w:szCs w:val="24"/>
        </w:rPr>
        <w:t>-1</w:t>
      </w:r>
      <w:r w:rsidR="001012CE" w:rsidRPr="006E2618">
        <w:rPr>
          <w:rFonts w:ascii="Times New Roman" w:hAnsi="Times New Roman" w:cs="Times New Roman" w:hint="eastAsia"/>
          <w:szCs w:val="24"/>
        </w:rPr>
        <w:t>所示，</w:t>
      </w:r>
      <w:r w:rsidRPr="006E2618">
        <w:rPr>
          <w:rFonts w:ascii="Times New Roman" w:hAnsi="Times New Roman" w:cs="Times New Roman" w:hint="eastAsia"/>
          <w:szCs w:val="24"/>
        </w:rPr>
        <w:t>将</w:t>
      </w:r>
      <w:r w:rsidR="00574BD1" w:rsidRPr="006E2618">
        <w:rPr>
          <w:rFonts w:ascii="Times New Roman" w:hAnsi="Times New Roman" w:cs="Times New Roman" w:hint="eastAsia"/>
          <w:szCs w:val="24"/>
        </w:rPr>
        <w:t>船舶轨迹数据分析系统</w:t>
      </w:r>
      <w:r w:rsidRPr="006E2618">
        <w:rPr>
          <w:rFonts w:ascii="Times New Roman" w:hAnsi="Times New Roman" w:cs="Times New Roman" w:hint="eastAsia"/>
          <w:szCs w:val="24"/>
        </w:rPr>
        <w:t>分为三个层次：数据管理层、业务层和展示层。数据管理层设计了整个系统</w:t>
      </w:r>
      <w:r w:rsidR="00705D76" w:rsidRPr="006E2618">
        <w:rPr>
          <w:rFonts w:ascii="Times New Roman" w:hAnsi="Times New Roman" w:cs="Times New Roman" w:hint="eastAsia"/>
          <w:szCs w:val="24"/>
        </w:rPr>
        <w:t>的</w:t>
      </w:r>
      <w:r w:rsidR="00116DB0" w:rsidRPr="006E2618">
        <w:rPr>
          <w:rFonts w:ascii="Times New Roman" w:hAnsi="Times New Roman" w:cs="Times New Roman" w:hint="eastAsia"/>
          <w:szCs w:val="24"/>
        </w:rPr>
        <w:t>文件存储结构，</w:t>
      </w:r>
      <w:r w:rsidRPr="006E2618">
        <w:rPr>
          <w:rFonts w:ascii="Times New Roman" w:hAnsi="Times New Roman" w:cs="Times New Roman" w:hint="eastAsia"/>
          <w:szCs w:val="24"/>
        </w:rPr>
        <w:t>完成了对原始数据的预处理操作。</w:t>
      </w:r>
      <w:r w:rsidR="00705D76" w:rsidRPr="006E2618">
        <w:rPr>
          <w:rFonts w:ascii="Times New Roman" w:hAnsi="Times New Roman" w:cs="Times New Roman" w:hint="eastAsia"/>
          <w:szCs w:val="24"/>
        </w:rPr>
        <w:t>业务</w:t>
      </w:r>
      <w:proofErr w:type="gramStart"/>
      <w:r w:rsidR="00705D76" w:rsidRPr="006E2618">
        <w:rPr>
          <w:rFonts w:ascii="Times New Roman" w:hAnsi="Times New Roman" w:cs="Times New Roman" w:hint="eastAsia"/>
          <w:szCs w:val="24"/>
        </w:rPr>
        <w:t>层</w:t>
      </w:r>
      <w:r w:rsidR="00890989" w:rsidRPr="006E2618">
        <w:rPr>
          <w:rFonts w:ascii="Times New Roman" w:hAnsi="Times New Roman" w:cs="Times New Roman" w:hint="eastAsia"/>
          <w:szCs w:val="24"/>
        </w:rPr>
        <w:t>实现</w:t>
      </w:r>
      <w:proofErr w:type="gramEnd"/>
      <w:r w:rsidR="00890989" w:rsidRPr="006E2618">
        <w:rPr>
          <w:rFonts w:ascii="Times New Roman" w:hAnsi="Times New Roman" w:cs="Times New Roman" w:hint="eastAsia"/>
          <w:szCs w:val="24"/>
        </w:rPr>
        <w:t>了</w:t>
      </w:r>
      <w:r w:rsidR="006E2618" w:rsidRPr="006E2618">
        <w:rPr>
          <w:rFonts w:ascii="Times New Roman" w:hAnsi="Times New Roman" w:cs="Times New Roman" w:hint="eastAsia"/>
          <w:szCs w:val="24"/>
        </w:rPr>
        <w:t>渔业船舶</w:t>
      </w:r>
      <w:r w:rsidR="00116DB0" w:rsidRPr="006E2618">
        <w:rPr>
          <w:rFonts w:ascii="Times New Roman" w:hAnsi="Times New Roman" w:cs="Times New Roman" w:hint="eastAsia"/>
          <w:szCs w:val="24"/>
        </w:rPr>
        <w:t>捕捞行为识别算法的主要</w:t>
      </w:r>
      <w:r w:rsidR="00890989" w:rsidRPr="006E2618">
        <w:rPr>
          <w:rFonts w:ascii="Times New Roman" w:hAnsi="Times New Roman" w:cs="Times New Roman" w:hint="eastAsia"/>
          <w:szCs w:val="24"/>
        </w:rPr>
        <w:t>功能</w:t>
      </w:r>
      <w:r w:rsidR="00705D76" w:rsidRPr="006E2618">
        <w:rPr>
          <w:rFonts w:ascii="Times New Roman" w:hAnsi="Times New Roman" w:cs="Times New Roman" w:hint="eastAsia"/>
          <w:szCs w:val="24"/>
        </w:rPr>
        <w:t>，包括港口定位、航次划分和捕捞区识别</w:t>
      </w:r>
      <w:r w:rsidR="00116DB0" w:rsidRPr="006E2618">
        <w:rPr>
          <w:rFonts w:ascii="Times New Roman" w:hAnsi="Times New Roman" w:cs="Times New Roman" w:hint="eastAsia"/>
          <w:szCs w:val="24"/>
        </w:rPr>
        <w:t>三个模块。展示层主要从轨迹数据可视化、港口可视化、捕捞区域可视化三个角度展示软件</w:t>
      </w:r>
      <w:r w:rsidR="00705D76" w:rsidRPr="006E2618">
        <w:rPr>
          <w:rFonts w:ascii="Times New Roman" w:hAnsi="Times New Roman" w:cs="Times New Roman" w:hint="eastAsia"/>
          <w:szCs w:val="24"/>
        </w:rPr>
        <w:t>运算结果</w:t>
      </w:r>
      <w:r w:rsidR="00890989" w:rsidRPr="006E2618">
        <w:rPr>
          <w:rFonts w:ascii="Times New Roman" w:hAnsi="Times New Roman" w:cs="Times New Roman" w:hint="eastAsia"/>
          <w:szCs w:val="24"/>
        </w:rPr>
        <w:t>。</w:t>
      </w:r>
    </w:p>
    <w:p w14:paraId="4DC49BFB" w14:textId="77777777" w:rsidR="00705D76" w:rsidRPr="006E2618" w:rsidRDefault="00705D76" w:rsidP="0088685E">
      <w:pPr>
        <w:pStyle w:val="2"/>
        <w:keepNext w:val="0"/>
        <w:keepLines w:val="0"/>
        <w:numPr>
          <w:ilvl w:val="1"/>
          <w:numId w:val="20"/>
        </w:numPr>
        <w:spacing w:line="300" w:lineRule="auto"/>
        <w:rPr>
          <w:rFonts w:ascii="Times New Roman" w:hAnsi="Times New Roman" w:cs="Times New Roman" w:hint="eastAsia"/>
        </w:rPr>
      </w:pPr>
      <w:bookmarkStart w:id="61" w:name="_Toc508613020"/>
      <w:bookmarkStart w:id="62" w:name="_Toc508613093"/>
      <w:r w:rsidRPr="006E2618">
        <w:rPr>
          <w:rFonts w:ascii="Times New Roman" w:hAnsi="Times New Roman" w:cs="Times New Roman" w:hint="eastAsia"/>
        </w:rPr>
        <w:t>数据管理层</w:t>
      </w:r>
      <w:bookmarkEnd w:id="61"/>
      <w:bookmarkEnd w:id="62"/>
    </w:p>
    <w:p w14:paraId="0AA0B9AA" w14:textId="1944E29F" w:rsidR="00705D76" w:rsidRPr="006E2618" w:rsidRDefault="00705D76"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数据管理层</w:t>
      </w:r>
      <w:r w:rsidR="00116DB0" w:rsidRPr="006E2618">
        <w:rPr>
          <w:rFonts w:ascii="Times New Roman" w:hAnsi="Times New Roman" w:cs="Times New Roman" w:hint="eastAsia"/>
          <w:szCs w:val="24"/>
        </w:rPr>
        <w:t>作为整个系统的底层，实现了对数据的基本</w:t>
      </w:r>
      <w:r w:rsidR="00F10B8B" w:rsidRPr="006E2618">
        <w:rPr>
          <w:rFonts w:ascii="Times New Roman" w:hAnsi="Times New Roman" w:cs="Times New Roman" w:hint="eastAsia"/>
          <w:szCs w:val="24"/>
        </w:rPr>
        <w:t>操作：定义</w:t>
      </w:r>
      <w:r w:rsidR="00116DB0" w:rsidRPr="006E2618">
        <w:rPr>
          <w:rFonts w:ascii="Times New Roman" w:hAnsi="Times New Roman" w:cs="Times New Roman" w:hint="eastAsia"/>
          <w:szCs w:val="24"/>
        </w:rPr>
        <w:t>文件系统结构，</w:t>
      </w:r>
      <w:r w:rsidR="00F10B8B" w:rsidRPr="006E2618">
        <w:rPr>
          <w:rFonts w:ascii="Times New Roman" w:hAnsi="Times New Roman" w:cs="Times New Roman" w:hint="eastAsia"/>
          <w:szCs w:val="24"/>
        </w:rPr>
        <w:t>并</w:t>
      </w:r>
      <w:r w:rsidR="00116DB0" w:rsidRPr="006E2618">
        <w:rPr>
          <w:rFonts w:ascii="Times New Roman" w:hAnsi="Times New Roman" w:cs="Times New Roman" w:hint="eastAsia"/>
          <w:szCs w:val="24"/>
        </w:rPr>
        <w:t>完成了对</w:t>
      </w:r>
      <w:r w:rsidR="00116DB0" w:rsidRPr="006E2618">
        <w:rPr>
          <w:rFonts w:ascii="Times New Roman" w:hAnsi="Times New Roman" w:cs="Times New Roman" w:hint="eastAsia"/>
          <w:szCs w:val="24"/>
        </w:rPr>
        <w:t>VMS</w:t>
      </w:r>
      <w:r w:rsidR="00BA11CF" w:rsidRPr="006E2618">
        <w:rPr>
          <w:rFonts w:ascii="Times New Roman" w:hAnsi="Times New Roman" w:cs="Times New Roman" w:hint="eastAsia"/>
          <w:szCs w:val="24"/>
        </w:rPr>
        <w:t>数据的预</w:t>
      </w:r>
      <w:r w:rsidRPr="006E2618">
        <w:rPr>
          <w:rFonts w:ascii="Times New Roman" w:hAnsi="Times New Roman" w:cs="Times New Roman" w:hint="eastAsia"/>
          <w:szCs w:val="24"/>
        </w:rPr>
        <w:t>处理。</w:t>
      </w:r>
    </w:p>
    <w:p w14:paraId="52FF5B31" w14:textId="364A7407" w:rsidR="00705D76" w:rsidRPr="006E2618" w:rsidRDefault="00705D76" w:rsidP="0088685E">
      <w:pPr>
        <w:pStyle w:val="3"/>
        <w:keepNext w:val="0"/>
        <w:keepLines w:val="0"/>
        <w:numPr>
          <w:ilvl w:val="2"/>
          <w:numId w:val="20"/>
        </w:numPr>
        <w:spacing w:line="300" w:lineRule="auto"/>
        <w:rPr>
          <w:rFonts w:ascii="Times New Roman" w:hAnsi="Times New Roman" w:cs="Times New Roman" w:hint="eastAsia"/>
        </w:rPr>
      </w:pPr>
      <w:bookmarkStart w:id="63" w:name="_Toc508613021"/>
      <w:bookmarkStart w:id="64" w:name="_Toc508613094"/>
      <w:r w:rsidRPr="006E2618">
        <w:rPr>
          <w:rFonts w:ascii="Times New Roman" w:hAnsi="Times New Roman" w:cs="Times New Roman" w:hint="eastAsia"/>
        </w:rPr>
        <w:lastRenderedPageBreak/>
        <w:t>文件系统结构</w:t>
      </w:r>
      <w:bookmarkEnd w:id="63"/>
      <w:bookmarkEnd w:id="64"/>
    </w:p>
    <w:p w14:paraId="1EA93CD0" w14:textId="19563259" w:rsidR="002E3708" w:rsidRPr="006E2618" w:rsidRDefault="00BA11CF" w:rsidP="0088685E">
      <w:pPr>
        <w:spacing w:line="300" w:lineRule="auto"/>
        <w:ind w:firstLine="420"/>
        <w:rPr>
          <w:rFonts w:ascii="Times New Roman" w:eastAsia="宋体" w:hAnsi="Times New Roman" w:cs="Times New Roman" w:hint="eastAsia"/>
          <w:szCs w:val="24"/>
        </w:rPr>
      </w:pPr>
      <w:r w:rsidRPr="006E2618">
        <w:rPr>
          <w:rFonts w:ascii="Times New Roman" w:eastAsia="宋体" w:hAnsi="Times New Roman" w:cs="Times New Roman" w:hint="eastAsia"/>
          <w:szCs w:val="24"/>
        </w:rPr>
        <w:t>船舶轨迹数据分析系统是一个可执行文件，双击启动，存放位置没有特殊要求。其余</w:t>
      </w:r>
      <w:r w:rsidR="002E3708" w:rsidRPr="006E2618">
        <w:rPr>
          <w:rFonts w:ascii="Times New Roman" w:eastAsia="宋体" w:hAnsi="Times New Roman" w:cs="Times New Roman" w:hint="eastAsia"/>
          <w:szCs w:val="24"/>
        </w:rPr>
        <w:t>文件结构如图</w:t>
      </w:r>
      <w:r w:rsidR="002E3708" w:rsidRPr="006E2618">
        <w:rPr>
          <w:rFonts w:ascii="Times New Roman" w:eastAsia="宋体" w:hAnsi="Times New Roman" w:cs="Times New Roman" w:hint="eastAsia"/>
          <w:szCs w:val="24"/>
        </w:rPr>
        <w:t>4-2</w:t>
      </w:r>
      <w:r w:rsidR="002E3708" w:rsidRPr="006E2618">
        <w:rPr>
          <w:rFonts w:ascii="Times New Roman" w:eastAsia="宋体" w:hAnsi="Times New Roman" w:cs="Times New Roman" w:hint="eastAsia"/>
          <w:szCs w:val="24"/>
        </w:rPr>
        <w:t>所示。系统根目录“</w:t>
      </w:r>
      <w:r w:rsidR="002E3708" w:rsidRPr="006E2618">
        <w:rPr>
          <w:rFonts w:ascii="Times New Roman" w:eastAsia="宋体" w:hAnsi="Times New Roman" w:cs="Times New Roman" w:hint="eastAsia"/>
          <w:szCs w:val="24"/>
        </w:rPr>
        <w:t>\</w:t>
      </w:r>
      <w:r w:rsidR="002E3708" w:rsidRPr="006E2618">
        <w:rPr>
          <w:rFonts w:ascii="Times New Roman" w:eastAsia="宋体" w:hAnsi="Times New Roman" w:cs="Times New Roman" w:hint="eastAsia"/>
          <w:szCs w:val="24"/>
        </w:rPr>
        <w:t>”下存放有三个项目：</w:t>
      </w:r>
    </w:p>
    <w:p w14:paraId="61520F07" w14:textId="39FBF274" w:rsidR="00E550D2" w:rsidRPr="006E2618" w:rsidRDefault="00BA11CF" w:rsidP="0088685E">
      <w:pPr>
        <w:spacing w:line="300" w:lineRule="auto"/>
        <w:jc w:val="center"/>
        <w:rPr>
          <w:rFonts w:ascii="Times New Roman" w:eastAsia="宋体" w:hAnsi="Times New Roman" w:cs="Times New Roman" w:hint="eastAsia"/>
        </w:rPr>
      </w:pPr>
      <w:r w:rsidRPr="006E2618">
        <w:rPr>
          <w:rFonts w:ascii="Times New Roman" w:eastAsia="宋体" w:hAnsi="Times New Roman" w:cs="Times New Roman" w:hint="eastAsia"/>
          <w:noProof/>
        </w:rPr>
        <w:drawing>
          <wp:inline distT="0" distB="0" distL="0" distR="0" wp14:anchorId="119130FF" wp14:editId="7157F8DB">
            <wp:extent cx="3238500" cy="2428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38095" cy="2428571"/>
                    </a:xfrm>
                    <a:prstGeom prst="rect">
                      <a:avLst/>
                    </a:prstGeom>
                  </pic:spPr>
                </pic:pic>
              </a:graphicData>
            </a:graphic>
          </wp:inline>
        </w:drawing>
      </w:r>
    </w:p>
    <w:p w14:paraId="3AA26B67" w14:textId="259CE8BD" w:rsidR="00083E43" w:rsidRPr="006E2618" w:rsidRDefault="00E550D2" w:rsidP="0088685E">
      <w:pPr>
        <w:spacing w:line="300" w:lineRule="auto"/>
        <w:jc w:val="center"/>
        <w:rPr>
          <w:rFonts w:ascii="Times New Roman" w:eastAsia="宋体" w:hAnsi="Times New Roman" w:cs="Times New Roman" w:hint="eastAsia"/>
          <w:szCs w:val="24"/>
        </w:rPr>
      </w:pPr>
      <w:r w:rsidRPr="006E2618">
        <w:rPr>
          <w:rFonts w:ascii="Times New Roman" w:eastAsia="宋体" w:hAnsi="Times New Roman" w:cs="Times New Roman" w:hint="eastAsia"/>
          <w:szCs w:val="24"/>
        </w:rPr>
        <w:t>图</w:t>
      </w:r>
      <w:r w:rsidR="00126867" w:rsidRPr="006E2618">
        <w:rPr>
          <w:rFonts w:ascii="Times New Roman" w:eastAsia="宋体" w:hAnsi="Times New Roman" w:cs="Times New Roman" w:hint="eastAsia"/>
          <w:szCs w:val="24"/>
        </w:rPr>
        <w:t xml:space="preserve">4-2 </w:t>
      </w:r>
      <w:r w:rsidR="00126867" w:rsidRPr="006E2618">
        <w:rPr>
          <w:rFonts w:ascii="Times New Roman" w:eastAsia="宋体" w:hAnsi="Times New Roman" w:cs="Times New Roman" w:hint="eastAsia"/>
          <w:szCs w:val="24"/>
        </w:rPr>
        <w:t>文件系统结构示意图</w:t>
      </w:r>
    </w:p>
    <w:p w14:paraId="44909BE8" w14:textId="07A4F413" w:rsidR="00BA11CF" w:rsidRPr="00D15E39" w:rsidRDefault="00BA11CF" w:rsidP="00D15E39">
      <w:pPr>
        <w:spacing w:line="300" w:lineRule="auto"/>
        <w:ind w:firstLine="420"/>
        <w:rPr>
          <w:rFonts w:ascii="Times New Roman" w:eastAsia="宋体" w:hAnsi="Times New Roman" w:cs="Times New Roman" w:hint="eastAsia"/>
          <w:szCs w:val="24"/>
        </w:rPr>
      </w:pPr>
      <w:r w:rsidRPr="006E2618">
        <w:rPr>
          <w:rFonts w:ascii="Times New Roman" w:eastAsia="宋体" w:hAnsi="Times New Roman" w:cs="Times New Roman" w:hint="eastAsia"/>
          <w:szCs w:val="24"/>
        </w:rPr>
        <w:t>“</w:t>
      </w:r>
      <w:r w:rsidRPr="006E2618">
        <w:rPr>
          <w:rFonts w:ascii="Times New Roman" w:eastAsia="宋体" w:hAnsi="Times New Roman" w:cs="Times New Roman" w:hint="eastAsia"/>
          <w:szCs w:val="24"/>
        </w:rPr>
        <w:t>\</w:t>
      </w:r>
      <w:r w:rsidRPr="006E2618">
        <w:rPr>
          <w:rFonts w:ascii="Times New Roman" w:eastAsia="宋体" w:hAnsi="Times New Roman" w:cs="Times New Roman" w:hint="eastAsia"/>
          <w:szCs w:val="24"/>
        </w:rPr>
        <w:t>”为系统根目录，用于存放数据，包括原</w:t>
      </w:r>
      <w:proofErr w:type="gramStart"/>
      <w:r w:rsidRPr="006E2618">
        <w:rPr>
          <w:rFonts w:ascii="Times New Roman" w:eastAsia="宋体" w:hAnsi="Times New Roman" w:cs="Times New Roman" w:hint="eastAsia"/>
          <w:szCs w:val="24"/>
        </w:rPr>
        <w:t>数数据</w:t>
      </w:r>
      <w:proofErr w:type="gramEnd"/>
      <w:r w:rsidRPr="006E2618">
        <w:rPr>
          <w:rFonts w:ascii="Times New Roman" w:eastAsia="宋体" w:hAnsi="Times New Roman" w:cs="Times New Roman" w:hint="eastAsia"/>
          <w:szCs w:val="24"/>
        </w:rPr>
        <w:t>和系统运行产生的中间结果。</w:t>
      </w:r>
      <w:r w:rsidR="00083E43" w:rsidRPr="006E2618">
        <w:rPr>
          <w:rFonts w:ascii="Times New Roman" w:eastAsia="宋体" w:hAnsi="Times New Roman" w:cs="Times New Roman" w:hint="eastAsia"/>
          <w:szCs w:val="24"/>
        </w:rPr>
        <w:t>Excel</w:t>
      </w:r>
      <w:r w:rsidR="00083E43" w:rsidRPr="006E2618">
        <w:rPr>
          <w:rFonts w:ascii="Times New Roman" w:eastAsia="宋体" w:hAnsi="Times New Roman" w:cs="Times New Roman" w:hint="eastAsia"/>
          <w:szCs w:val="24"/>
        </w:rPr>
        <w:t>文件夹：存放</w:t>
      </w:r>
      <w:r w:rsidR="00083E43" w:rsidRPr="006E2618">
        <w:rPr>
          <w:rFonts w:ascii="Times New Roman" w:eastAsia="宋体" w:hAnsi="Times New Roman" w:cs="Times New Roman" w:hint="eastAsia"/>
          <w:szCs w:val="24"/>
        </w:rPr>
        <w:t>Excel</w:t>
      </w:r>
      <w:r w:rsidR="00083E43" w:rsidRPr="006E2618">
        <w:rPr>
          <w:rFonts w:ascii="Times New Roman" w:eastAsia="宋体" w:hAnsi="Times New Roman" w:cs="Times New Roman" w:hint="eastAsia"/>
          <w:szCs w:val="24"/>
        </w:rPr>
        <w:t>格式的</w:t>
      </w:r>
      <w:r w:rsidR="00083E43" w:rsidRPr="006E2618">
        <w:rPr>
          <w:rFonts w:ascii="Times New Roman" w:eastAsia="宋体" w:hAnsi="Times New Roman" w:cs="Times New Roman" w:hint="eastAsia"/>
          <w:szCs w:val="24"/>
        </w:rPr>
        <w:t>VMS</w:t>
      </w:r>
      <w:r w:rsidR="00083E43" w:rsidRPr="006E2618">
        <w:rPr>
          <w:rFonts w:ascii="Times New Roman" w:eastAsia="宋体" w:hAnsi="Times New Roman" w:cs="Times New Roman" w:hint="eastAsia"/>
          <w:szCs w:val="24"/>
        </w:rPr>
        <w:t>数据文件，作为整个系统的输入，必须与软件同处于根目录下。</w:t>
      </w:r>
      <w:proofErr w:type="spellStart"/>
      <w:r w:rsidR="00083E43" w:rsidRPr="006E2618">
        <w:rPr>
          <w:rFonts w:ascii="Times New Roman" w:eastAsia="宋体" w:hAnsi="Times New Roman" w:cs="Times New Roman" w:hint="eastAsia"/>
          <w:szCs w:val="24"/>
        </w:rPr>
        <w:t>Rawdata</w:t>
      </w:r>
      <w:proofErr w:type="spellEnd"/>
      <w:r w:rsidR="00083E43" w:rsidRPr="006E2618">
        <w:rPr>
          <w:rFonts w:ascii="Times New Roman" w:eastAsia="宋体" w:hAnsi="Times New Roman" w:cs="Times New Roman" w:hint="eastAsia"/>
          <w:szCs w:val="24"/>
        </w:rPr>
        <w:t>文件夹：存放业务层执行过程的中间结果，</w:t>
      </w:r>
      <w:r w:rsidR="00A51599" w:rsidRPr="006E2618">
        <w:rPr>
          <w:rFonts w:ascii="Times New Roman" w:eastAsia="宋体" w:hAnsi="Times New Roman" w:cs="Times New Roman" w:hint="eastAsia"/>
          <w:szCs w:val="24"/>
        </w:rPr>
        <w:t>作为展示层的输入。在业务层执行时如果不存在该文件夹则自动生成；如果已经存在，且包含文件，则替换原文件。</w:t>
      </w:r>
      <w:r w:rsidR="005F3CEB" w:rsidRPr="006E2618">
        <w:rPr>
          <w:rFonts w:ascii="Times New Roman" w:eastAsia="宋体" w:hAnsi="Times New Roman" w:cs="Times New Roman" w:hint="eastAsia"/>
          <w:szCs w:val="24"/>
        </w:rPr>
        <w:t>子文件</w:t>
      </w:r>
      <w:r w:rsidR="0020587C" w:rsidRPr="006E2618">
        <w:rPr>
          <w:rFonts w:ascii="Times New Roman" w:eastAsia="宋体" w:hAnsi="Times New Roman" w:cs="Times New Roman" w:hint="eastAsia"/>
          <w:szCs w:val="24"/>
        </w:rPr>
        <w:t>航次数据</w:t>
      </w:r>
      <w:r w:rsidR="002E3708" w:rsidRPr="006E2618">
        <w:rPr>
          <w:rFonts w:ascii="Times New Roman" w:eastAsia="宋体" w:hAnsi="Times New Roman" w:cs="Times New Roman" w:hint="eastAsia"/>
          <w:szCs w:val="24"/>
        </w:rPr>
        <w:t>存储了</w:t>
      </w:r>
      <w:r w:rsidR="0020587C" w:rsidRPr="006E2618">
        <w:rPr>
          <w:rFonts w:ascii="Times New Roman" w:eastAsia="宋体" w:hAnsi="Times New Roman" w:cs="Times New Roman" w:hint="eastAsia"/>
          <w:szCs w:val="24"/>
        </w:rPr>
        <w:t>VMS</w:t>
      </w:r>
      <w:r w:rsidR="0020587C" w:rsidRPr="006E2618">
        <w:rPr>
          <w:rFonts w:ascii="Times New Roman" w:eastAsia="宋体" w:hAnsi="Times New Roman" w:cs="Times New Roman" w:hint="eastAsia"/>
          <w:szCs w:val="24"/>
        </w:rPr>
        <w:t>数据</w:t>
      </w:r>
      <w:r w:rsidR="002E3708" w:rsidRPr="006E2618">
        <w:rPr>
          <w:rFonts w:ascii="Times New Roman" w:eastAsia="宋体" w:hAnsi="Times New Roman" w:cs="Times New Roman" w:hint="eastAsia"/>
          <w:szCs w:val="24"/>
        </w:rPr>
        <w:t>去除异常值后的航次信息，</w:t>
      </w:r>
      <w:r w:rsidR="006E2618" w:rsidRPr="006E2618">
        <w:rPr>
          <w:rFonts w:ascii="Times New Roman" w:eastAsia="宋体" w:hAnsi="Times New Roman" w:cs="Times New Roman" w:hint="eastAsia"/>
          <w:szCs w:val="24"/>
        </w:rPr>
        <w:t>渔业船舶</w:t>
      </w:r>
      <w:r w:rsidR="005F3CEB" w:rsidRPr="006E2618">
        <w:rPr>
          <w:rFonts w:ascii="Times New Roman" w:eastAsia="宋体" w:hAnsi="Times New Roman" w:cs="Times New Roman" w:hint="eastAsia"/>
          <w:szCs w:val="24"/>
        </w:rPr>
        <w:t>列表</w:t>
      </w:r>
      <w:r w:rsidR="002E3708" w:rsidRPr="006E2618">
        <w:rPr>
          <w:rFonts w:ascii="Times New Roman" w:eastAsia="宋体" w:hAnsi="Times New Roman" w:cs="Times New Roman" w:hint="eastAsia"/>
          <w:szCs w:val="24"/>
        </w:rPr>
        <w:t>存储了</w:t>
      </w:r>
      <w:r w:rsidR="006E2618" w:rsidRPr="006E2618">
        <w:rPr>
          <w:rFonts w:ascii="Times New Roman" w:eastAsia="宋体" w:hAnsi="Times New Roman" w:cs="Times New Roman" w:hint="eastAsia"/>
          <w:szCs w:val="24"/>
        </w:rPr>
        <w:t>渔业船舶</w:t>
      </w:r>
      <w:r w:rsidR="002E3708" w:rsidRPr="006E2618">
        <w:rPr>
          <w:rFonts w:ascii="Times New Roman" w:eastAsia="宋体" w:hAnsi="Times New Roman" w:cs="Times New Roman" w:hint="eastAsia"/>
          <w:szCs w:val="24"/>
        </w:rPr>
        <w:t>的名称及对应编号</w:t>
      </w:r>
      <w:r w:rsidR="005F3CEB" w:rsidRPr="006E2618">
        <w:rPr>
          <w:rFonts w:ascii="Times New Roman" w:eastAsia="宋体" w:hAnsi="Times New Roman" w:cs="Times New Roman" w:hint="eastAsia"/>
          <w:szCs w:val="24"/>
        </w:rPr>
        <w:t>，轨迹边界用于</w:t>
      </w:r>
      <w:r w:rsidR="00170226" w:rsidRPr="006E2618">
        <w:rPr>
          <w:rFonts w:ascii="Times New Roman" w:eastAsia="宋体" w:hAnsi="Times New Roman" w:cs="Times New Roman" w:hint="eastAsia"/>
          <w:szCs w:val="24"/>
        </w:rPr>
        <w:t>调整</w:t>
      </w:r>
      <w:r w:rsidR="005F3CEB" w:rsidRPr="006E2618">
        <w:rPr>
          <w:rFonts w:ascii="Times New Roman" w:eastAsia="宋体" w:hAnsi="Times New Roman" w:cs="Times New Roman" w:hint="eastAsia"/>
          <w:szCs w:val="24"/>
        </w:rPr>
        <w:t>可视化</w:t>
      </w:r>
      <w:r w:rsidR="00170226" w:rsidRPr="006E2618">
        <w:rPr>
          <w:rFonts w:ascii="Times New Roman" w:eastAsia="宋体" w:hAnsi="Times New Roman" w:cs="Times New Roman" w:hint="eastAsia"/>
          <w:szCs w:val="24"/>
        </w:rPr>
        <w:t>窗口大小，港口信息用于展示港口识别结果，子文件夹</w:t>
      </w:r>
      <w:proofErr w:type="spellStart"/>
      <w:r w:rsidR="00170226" w:rsidRPr="006E2618">
        <w:rPr>
          <w:rFonts w:ascii="Times New Roman" w:eastAsia="宋体" w:hAnsi="Times New Roman" w:cs="Times New Roman" w:hint="eastAsia"/>
          <w:szCs w:val="24"/>
        </w:rPr>
        <w:t>FisheryAreaFromTrack</w:t>
      </w:r>
      <w:proofErr w:type="spellEnd"/>
      <w:r w:rsidR="00170226" w:rsidRPr="006E2618">
        <w:rPr>
          <w:rFonts w:ascii="Times New Roman" w:eastAsia="宋体" w:hAnsi="Times New Roman" w:cs="Times New Roman" w:hint="eastAsia"/>
          <w:szCs w:val="24"/>
        </w:rPr>
        <w:t>存储</w:t>
      </w:r>
      <w:r w:rsidR="002E3708" w:rsidRPr="006E2618">
        <w:rPr>
          <w:rFonts w:ascii="Times New Roman" w:eastAsia="宋体" w:hAnsi="Times New Roman" w:cs="Times New Roman" w:hint="eastAsia"/>
          <w:szCs w:val="24"/>
        </w:rPr>
        <w:t>了</w:t>
      </w:r>
      <w:r w:rsidR="00170226" w:rsidRPr="006E2618">
        <w:rPr>
          <w:rFonts w:ascii="Times New Roman" w:eastAsia="宋体" w:hAnsi="Times New Roman" w:cs="Times New Roman" w:hint="eastAsia"/>
          <w:szCs w:val="24"/>
        </w:rPr>
        <w:t>所有航次对应的</w:t>
      </w:r>
      <w:r w:rsidR="002E3708" w:rsidRPr="006E2618">
        <w:rPr>
          <w:rFonts w:ascii="Times New Roman" w:eastAsia="宋体" w:hAnsi="Times New Roman" w:cs="Times New Roman" w:hint="eastAsia"/>
          <w:szCs w:val="24"/>
        </w:rPr>
        <w:t>捕捞区识别结果。</w:t>
      </w:r>
    </w:p>
    <w:p w14:paraId="2B296559" w14:textId="5BCA099A" w:rsidR="00E6299D" w:rsidRPr="006E2618" w:rsidRDefault="002E3708" w:rsidP="0088685E">
      <w:pPr>
        <w:pStyle w:val="3"/>
        <w:keepNext w:val="0"/>
        <w:keepLines w:val="0"/>
        <w:numPr>
          <w:ilvl w:val="2"/>
          <w:numId w:val="20"/>
        </w:numPr>
        <w:spacing w:line="300" w:lineRule="auto"/>
        <w:rPr>
          <w:rFonts w:ascii="Times New Roman" w:hAnsi="Times New Roman" w:cs="Times New Roman" w:hint="eastAsia"/>
        </w:rPr>
      </w:pPr>
      <w:bookmarkStart w:id="65" w:name="_Toc508613022"/>
      <w:bookmarkStart w:id="66" w:name="_Toc508613095"/>
      <w:r w:rsidRPr="006E2618">
        <w:rPr>
          <w:rFonts w:ascii="Times New Roman" w:hAnsi="Times New Roman" w:cs="Times New Roman" w:hint="eastAsia"/>
        </w:rPr>
        <w:t>数据</w:t>
      </w:r>
      <w:r w:rsidR="007C6BFF" w:rsidRPr="006E2618">
        <w:rPr>
          <w:rFonts w:ascii="Times New Roman" w:hAnsi="Times New Roman" w:cs="Times New Roman" w:hint="eastAsia"/>
        </w:rPr>
        <w:t>预</w:t>
      </w:r>
      <w:r w:rsidR="00600B4F" w:rsidRPr="006E2618">
        <w:rPr>
          <w:rFonts w:ascii="Times New Roman" w:hAnsi="Times New Roman" w:cs="Times New Roman" w:hint="eastAsia"/>
        </w:rPr>
        <w:t>处理</w:t>
      </w:r>
      <w:bookmarkEnd w:id="65"/>
      <w:bookmarkEnd w:id="66"/>
    </w:p>
    <w:p w14:paraId="6E099706" w14:textId="26E4E92B" w:rsidR="001942DF" w:rsidRPr="006E2618" w:rsidRDefault="007C6BFF" w:rsidP="0088685E">
      <w:pPr>
        <w:spacing w:line="300" w:lineRule="auto"/>
        <w:jc w:val="center"/>
        <w:rPr>
          <w:rFonts w:ascii="Times New Roman" w:hAnsi="Times New Roman" w:cs="Times New Roman" w:hint="eastAsia"/>
          <w:szCs w:val="24"/>
        </w:rPr>
      </w:pPr>
      <w:r w:rsidRPr="006E2618">
        <w:rPr>
          <w:rFonts w:ascii="Times New Roman" w:hAnsi="Times New Roman" w:cs="Times New Roman" w:hint="eastAsia"/>
          <w:noProof/>
        </w:rPr>
        <w:drawing>
          <wp:inline distT="0" distB="0" distL="0" distR="0" wp14:anchorId="36D1D7E2" wp14:editId="6D7C8102">
            <wp:extent cx="5274310" cy="889429"/>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889429"/>
                    </a:xfrm>
                    <a:prstGeom prst="rect">
                      <a:avLst/>
                    </a:prstGeom>
                  </pic:spPr>
                </pic:pic>
              </a:graphicData>
            </a:graphic>
          </wp:inline>
        </w:drawing>
      </w:r>
    </w:p>
    <w:p w14:paraId="2F97A472" w14:textId="43F4D1DF" w:rsidR="00F30D66" w:rsidRPr="006E2618" w:rsidRDefault="00F30D66" w:rsidP="0088685E">
      <w:pPr>
        <w:spacing w:line="300" w:lineRule="auto"/>
        <w:jc w:val="center"/>
        <w:rPr>
          <w:rFonts w:ascii="Times New Roman" w:hAnsi="Times New Roman" w:cs="Times New Roman" w:hint="eastAsia"/>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4-3</w:t>
      </w:r>
      <w:r w:rsidR="00DA7D3B" w:rsidRPr="006E2618">
        <w:rPr>
          <w:rFonts w:ascii="Times New Roman" w:hAnsi="Times New Roman" w:cs="Times New Roman" w:hint="eastAsia"/>
          <w:szCs w:val="24"/>
        </w:rPr>
        <w:t xml:space="preserve"> </w:t>
      </w:r>
      <w:r w:rsidR="00DA7D3B" w:rsidRPr="006E2618">
        <w:rPr>
          <w:rFonts w:ascii="Times New Roman" w:hAnsi="Times New Roman" w:cs="Times New Roman" w:hint="eastAsia"/>
          <w:szCs w:val="24"/>
        </w:rPr>
        <w:t>数据处理流程</w:t>
      </w:r>
    </w:p>
    <w:p w14:paraId="7E879C6B" w14:textId="1C8ECA77" w:rsidR="00A135FE" w:rsidRPr="006E2618" w:rsidRDefault="00DA7D3B"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数据管理层针对</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数据进行一系列基本处理，如图</w:t>
      </w:r>
      <w:r w:rsidRPr="006E2618">
        <w:rPr>
          <w:rFonts w:ascii="Times New Roman" w:hAnsi="Times New Roman" w:cs="Times New Roman" w:hint="eastAsia"/>
          <w:szCs w:val="24"/>
        </w:rPr>
        <w:t>4-3</w:t>
      </w:r>
      <w:r w:rsidRPr="006E2618">
        <w:rPr>
          <w:rFonts w:ascii="Times New Roman" w:hAnsi="Times New Roman" w:cs="Times New Roman" w:hint="eastAsia"/>
          <w:szCs w:val="24"/>
        </w:rPr>
        <w:t>所示。输入是</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数据，输出是记录</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名称和编号的</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列表，轨迹边界，以及处理后的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w:t>
      </w:r>
      <w:r w:rsidR="00A135FE" w:rsidRPr="006E2618">
        <w:rPr>
          <w:rFonts w:ascii="Times New Roman" w:hAnsi="Times New Roman" w:cs="Times New Roman" w:hint="eastAsia"/>
          <w:szCs w:val="24"/>
        </w:rPr>
        <w:t>通过</w:t>
      </w:r>
      <w:r w:rsidRPr="006E2618">
        <w:rPr>
          <w:rFonts w:ascii="Times New Roman" w:hAnsi="Times New Roman" w:cs="Times New Roman" w:hint="eastAsia"/>
          <w:szCs w:val="24"/>
        </w:rPr>
        <w:t>调用</w:t>
      </w:r>
      <w:proofErr w:type="spellStart"/>
      <w:r w:rsidRPr="006E2618">
        <w:rPr>
          <w:rFonts w:ascii="Times New Roman" w:hAnsi="Times New Roman" w:cs="Times New Roman" w:hint="eastAsia"/>
          <w:szCs w:val="24"/>
        </w:rPr>
        <w:t>RawdataCleaning</w:t>
      </w:r>
      <w:proofErr w:type="spellEnd"/>
      <w:r w:rsidRPr="006E2618">
        <w:rPr>
          <w:rFonts w:ascii="Times New Roman" w:hAnsi="Times New Roman" w:cs="Times New Roman" w:hint="eastAsia"/>
          <w:szCs w:val="24"/>
        </w:rPr>
        <w:t>()</w:t>
      </w:r>
      <w:r w:rsidR="00117273" w:rsidRPr="006E2618">
        <w:rPr>
          <w:rFonts w:ascii="Times New Roman" w:hAnsi="Times New Roman" w:cs="Times New Roman" w:hint="eastAsia"/>
          <w:szCs w:val="24"/>
        </w:rPr>
        <w:t>中的</w:t>
      </w:r>
      <w:r w:rsidR="007C6BFF" w:rsidRPr="006E2618">
        <w:rPr>
          <w:rFonts w:ascii="Times New Roman" w:hAnsi="Times New Roman" w:cs="Times New Roman" w:hint="eastAsia"/>
          <w:szCs w:val="24"/>
        </w:rPr>
        <w:t>sort()</w:t>
      </w:r>
      <w:r w:rsidR="007C6BFF" w:rsidRPr="006E2618">
        <w:rPr>
          <w:rFonts w:ascii="Times New Roman" w:hAnsi="Times New Roman" w:cs="Times New Roman" w:hint="eastAsia"/>
          <w:szCs w:val="24"/>
        </w:rPr>
        <w:t>函数对</w:t>
      </w:r>
      <w:r w:rsidR="007C6BFF" w:rsidRPr="006E2618">
        <w:rPr>
          <w:rFonts w:ascii="Times New Roman" w:hAnsi="Times New Roman" w:cs="Times New Roman" w:hint="eastAsia"/>
          <w:szCs w:val="24"/>
        </w:rPr>
        <w:t>VMS</w:t>
      </w:r>
      <w:r w:rsidR="007C6BFF" w:rsidRPr="006E2618">
        <w:rPr>
          <w:rFonts w:ascii="Times New Roman" w:hAnsi="Times New Roman" w:cs="Times New Roman" w:hint="eastAsia"/>
          <w:szCs w:val="24"/>
        </w:rPr>
        <w:t>数据按时间字段排序，</w:t>
      </w:r>
      <w:proofErr w:type="spellStart"/>
      <w:r w:rsidR="00117273" w:rsidRPr="006E2618">
        <w:rPr>
          <w:rFonts w:ascii="Times New Roman" w:hAnsi="Times New Roman" w:cs="Times New Roman" w:hint="eastAsia"/>
          <w:szCs w:val="24"/>
        </w:rPr>
        <w:t>SphericalDistance</w:t>
      </w:r>
      <w:proofErr w:type="spellEnd"/>
      <w:r w:rsidR="00117273" w:rsidRPr="006E2618">
        <w:rPr>
          <w:rFonts w:ascii="Times New Roman" w:hAnsi="Times New Roman" w:cs="Times New Roman" w:hint="eastAsia"/>
          <w:szCs w:val="24"/>
        </w:rPr>
        <w:t>()</w:t>
      </w:r>
      <w:r w:rsidR="00117273" w:rsidRPr="006E2618">
        <w:rPr>
          <w:rFonts w:ascii="Times New Roman" w:hAnsi="Times New Roman" w:cs="Times New Roman" w:hint="eastAsia"/>
          <w:szCs w:val="24"/>
        </w:rPr>
        <w:t>函数</w:t>
      </w:r>
      <w:r w:rsidR="007C6BFF" w:rsidRPr="006E2618">
        <w:rPr>
          <w:rFonts w:ascii="Times New Roman" w:hAnsi="Times New Roman" w:cs="Times New Roman" w:hint="eastAsia"/>
          <w:szCs w:val="24"/>
        </w:rPr>
        <w:t>用于计算球面距离，</w:t>
      </w:r>
      <w:r w:rsidR="00117273" w:rsidRPr="006E2618">
        <w:rPr>
          <w:rFonts w:ascii="Times New Roman" w:hAnsi="Times New Roman" w:cs="Times New Roman" w:hint="eastAsia"/>
          <w:szCs w:val="24"/>
        </w:rPr>
        <w:t>删除</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数据中的速度异常值</w:t>
      </w:r>
      <w:r w:rsidR="007C6BFF" w:rsidRPr="006E2618">
        <w:rPr>
          <w:rFonts w:ascii="Times New Roman" w:hAnsi="Times New Roman" w:cs="Times New Roman" w:hint="eastAsia"/>
          <w:szCs w:val="24"/>
        </w:rPr>
        <w:t>。同时，</w:t>
      </w:r>
      <w:r w:rsidR="00117273" w:rsidRPr="006E2618">
        <w:rPr>
          <w:rFonts w:ascii="Times New Roman" w:hAnsi="Times New Roman" w:cs="Times New Roman" w:hint="eastAsia"/>
          <w:szCs w:val="24"/>
        </w:rPr>
        <w:t>记录轨迹的起始时间</w:t>
      </w:r>
      <w:proofErr w:type="spellStart"/>
      <w:r w:rsidR="007C6BFF" w:rsidRPr="006E2618">
        <w:rPr>
          <w:rFonts w:ascii="Times New Roman" w:hAnsi="Times New Roman" w:cs="Times New Roman" w:hint="eastAsia"/>
          <w:szCs w:val="24"/>
        </w:rPr>
        <w:t>StTime</w:t>
      </w:r>
      <w:proofErr w:type="spellEnd"/>
      <w:r w:rsidR="007C6BFF" w:rsidRPr="006E2618">
        <w:rPr>
          <w:rFonts w:ascii="Times New Roman" w:hAnsi="Times New Roman" w:cs="Times New Roman" w:hint="eastAsia"/>
          <w:szCs w:val="24"/>
        </w:rPr>
        <w:t>和终止时间</w:t>
      </w:r>
      <w:proofErr w:type="spellStart"/>
      <w:r w:rsidR="007C6BFF" w:rsidRPr="006E2618">
        <w:rPr>
          <w:rFonts w:ascii="Times New Roman" w:hAnsi="Times New Roman" w:cs="Times New Roman" w:hint="eastAsia"/>
          <w:szCs w:val="24"/>
        </w:rPr>
        <w:t>EdTime</w:t>
      </w:r>
      <w:proofErr w:type="spellEnd"/>
      <w:r w:rsidR="007C6BFF" w:rsidRPr="006E2618">
        <w:rPr>
          <w:rFonts w:ascii="Times New Roman" w:hAnsi="Times New Roman" w:cs="Times New Roman" w:hint="eastAsia"/>
          <w:szCs w:val="24"/>
        </w:rPr>
        <w:t>，以及</w:t>
      </w:r>
      <w:r w:rsidR="006E2618" w:rsidRPr="006E2618">
        <w:rPr>
          <w:rFonts w:ascii="Times New Roman" w:hAnsi="Times New Roman" w:cs="Times New Roman" w:hint="eastAsia"/>
          <w:szCs w:val="24"/>
        </w:rPr>
        <w:t>渔业船舶</w:t>
      </w:r>
      <w:r w:rsidR="007C6BFF" w:rsidRPr="006E2618">
        <w:rPr>
          <w:rFonts w:ascii="Times New Roman" w:hAnsi="Times New Roman" w:cs="Times New Roman" w:hint="eastAsia"/>
          <w:szCs w:val="24"/>
        </w:rPr>
        <w:t>信</w:t>
      </w:r>
      <w:r w:rsidR="007C6BFF" w:rsidRPr="006E2618">
        <w:rPr>
          <w:rFonts w:ascii="Times New Roman" w:hAnsi="Times New Roman" w:cs="Times New Roman" w:hint="eastAsia"/>
          <w:szCs w:val="24"/>
        </w:rPr>
        <w:lastRenderedPageBreak/>
        <w:t>息列表</w:t>
      </w:r>
      <w:r w:rsidR="007C6BFF" w:rsidRPr="006E2618">
        <w:rPr>
          <w:rFonts w:ascii="Times New Roman" w:hAnsi="Times New Roman" w:cs="Times New Roman" w:hint="eastAsia"/>
          <w:szCs w:val="24"/>
        </w:rPr>
        <w:t>Table</w:t>
      </w:r>
      <w:r w:rsidR="007C6BFF" w:rsidRPr="006E2618">
        <w:rPr>
          <w:rFonts w:ascii="Times New Roman" w:hAnsi="Times New Roman" w:cs="Times New Roman" w:hint="eastAsia"/>
          <w:szCs w:val="24"/>
        </w:rPr>
        <w:t>。</w:t>
      </w:r>
      <w:r w:rsidR="00A135FE" w:rsidRPr="006E2618">
        <w:rPr>
          <w:rFonts w:ascii="Times New Roman" w:hAnsi="Times New Roman" w:cs="Times New Roman" w:hint="eastAsia"/>
          <w:szCs w:val="24"/>
        </w:rPr>
        <w:t>调用</w:t>
      </w:r>
      <w:proofErr w:type="spellStart"/>
      <w:r w:rsidR="007C6BFF" w:rsidRPr="006E2618">
        <w:rPr>
          <w:rFonts w:ascii="Times New Roman" w:hAnsi="Times New Roman" w:cs="Times New Roman" w:hint="eastAsia"/>
          <w:szCs w:val="24"/>
        </w:rPr>
        <w:t>GetBoundary</w:t>
      </w:r>
      <w:proofErr w:type="spellEnd"/>
      <w:r w:rsidR="00A135FE" w:rsidRPr="006E2618">
        <w:rPr>
          <w:rFonts w:ascii="Times New Roman" w:hAnsi="Times New Roman" w:cs="Times New Roman" w:hint="eastAsia"/>
          <w:szCs w:val="24"/>
        </w:rPr>
        <w:t>()</w:t>
      </w:r>
      <w:r w:rsidR="00A135FE" w:rsidRPr="006E2618">
        <w:rPr>
          <w:rFonts w:ascii="Times New Roman" w:hAnsi="Times New Roman" w:cs="Times New Roman" w:hint="eastAsia"/>
          <w:szCs w:val="24"/>
        </w:rPr>
        <w:t>，</w:t>
      </w:r>
      <w:r w:rsidR="007C6BFF" w:rsidRPr="006E2618">
        <w:rPr>
          <w:rFonts w:ascii="Times New Roman" w:hAnsi="Times New Roman" w:cs="Times New Roman" w:hint="eastAsia"/>
          <w:szCs w:val="24"/>
        </w:rPr>
        <w:t>记录轨迹边界以备后续处理</w:t>
      </w:r>
      <w:r w:rsidR="00A135FE" w:rsidRPr="006E2618">
        <w:rPr>
          <w:rFonts w:ascii="Times New Roman" w:hAnsi="Times New Roman" w:cs="Times New Roman" w:hint="eastAsia"/>
          <w:szCs w:val="24"/>
        </w:rPr>
        <w:t>。</w:t>
      </w:r>
    </w:p>
    <w:p w14:paraId="00F3AEA7" w14:textId="77777777" w:rsidR="009F7108" w:rsidRPr="006E2618" w:rsidRDefault="00603818" w:rsidP="0088685E">
      <w:pPr>
        <w:pStyle w:val="2"/>
        <w:keepNext w:val="0"/>
        <w:keepLines w:val="0"/>
        <w:numPr>
          <w:ilvl w:val="1"/>
          <w:numId w:val="20"/>
        </w:numPr>
        <w:spacing w:line="300" w:lineRule="auto"/>
        <w:rPr>
          <w:rFonts w:ascii="Times New Roman" w:hAnsi="Times New Roman" w:cs="Times New Roman" w:hint="eastAsia"/>
        </w:rPr>
      </w:pPr>
      <w:bookmarkStart w:id="67" w:name="_Toc508613023"/>
      <w:bookmarkStart w:id="68" w:name="_Toc508613096"/>
      <w:r w:rsidRPr="006E2618">
        <w:rPr>
          <w:rFonts w:ascii="Times New Roman" w:hAnsi="Times New Roman" w:cs="Times New Roman" w:hint="eastAsia"/>
        </w:rPr>
        <w:t>业务层</w:t>
      </w:r>
      <w:bookmarkEnd w:id="67"/>
      <w:bookmarkEnd w:id="68"/>
    </w:p>
    <w:p w14:paraId="6CC03C33" w14:textId="733DD4DE" w:rsidR="00CD574E" w:rsidRPr="006E2618" w:rsidRDefault="00603818"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00A135FE" w:rsidRPr="006E2618">
        <w:rPr>
          <w:rFonts w:ascii="Times New Roman" w:hAnsi="Times New Roman" w:cs="Times New Roman" w:hint="eastAsia"/>
          <w:szCs w:val="24"/>
        </w:rPr>
        <w:t>业务层是整个软件的核心，</w:t>
      </w:r>
      <w:r w:rsidR="00FD6D25" w:rsidRPr="006E2618">
        <w:rPr>
          <w:rFonts w:ascii="Times New Roman" w:hAnsi="Times New Roman" w:cs="Times New Roman" w:hint="eastAsia"/>
          <w:szCs w:val="24"/>
        </w:rPr>
        <w:t>主要包含港口定位、航次划分和捕捞区识别三个模块。详细类图如图</w:t>
      </w:r>
      <w:r w:rsidR="00FD6D25" w:rsidRPr="006E2618">
        <w:rPr>
          <w:rFonts w:ascii="Times New Roman" w:hAnsi="Times New Roman" w:cs="Times New Roman" w:hint="eastAsia"/>
          <w:szCs w:val="24"/>
        </w:rPr>
        <w:t>4-4</w:t>
      </w:r>
      <w:r w:rsidR="00FD6D25" w:rsidRPr="006E2618">
        <w:rPr>
          <w:rFonts w:ascii="Times New Roman" w:hAnsi="Times New Roman" w:cs="Times New Roman" w:hint="eastAsia"/>
          <w:szCs w:val="24"/>
        </w:rPr>
        <w:t>，本节将详细介绍各个函数之间的业务逻辑关系。</w:t>
      </w:r>
    </w:p>
    <w:p w14:paraId="261C5092" w14:textId="7BA3B589" w:rsidR="00FD6D25" w:rsidRPr="006E2618" w:rsidRDefault="001464A1" w:rsidP="0088685E">
      <w:pPr>
        <w:pStyle w:val="3"/>
        <w:keepNext w:val="0"/>
        <w:keepLines w:val="0"/>
        <w:numPr>
          <w:ilvl w:val="2"/>
          <w:numId w:val="20"/>
        </w:numPr>
        <w:spacing w:line="300" w:lineRule="auto"/>
        <w:rPr>
          <w:rFonts w:ascii="Times New Roman" w:hAnsi="Times New Roman" w:cs="Times New Roman" w:hint="eastAsia"/>
        </w:rPr>
      </w:pPr>
      <w:bookmarkStart w:id="69" w:name="_Toc508613024"/>
      <w:bookmarkStart w:id="70" w:name="_Toc508613097"/>
      <w:r w:rsidRPr="006E2618">
        <w:rPr>
          <w:rFonts w:ascii="Times New Roman" w:hAnsi="Times New Roman" w:cs="Times New Roman" w:hint="eastAsia"/>
        </w:rPr>
        <w:t>港口定位模块</w:t>
      </w:r>
      <w:bookmarkEnd w:id="69"/>
      <w:bookmarkEnd w:id="70"/>
    </w:p>
    <w:p w14:paraId="54C3C5B4" w14:textId="3DD96953" w:rsidR="001464A1" w:rsidRPr="006E2618" w:rsidRDefault="001464A1"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在</w:t>
      </w:r>
      <w:r w:rsidR="006E2618" w:rsidRPr="006E2618">
        <w:rPr>
          <w:rFonts w:ascii="Times New Roman" w:hAnsi="Times New Roman" w:cs="Times New Roman" w:hint="eastAsia"/>
          <w:szCs w:val="24"/>
        </w:rPr>
        <w:t>渔业船舶</w:t>
      </w:r>
      <w:r w:rsidR="00184D52">
        <w:rPr>
          <w:rFonts w:ascii="Times New Roman" w:hAnsi="Times New Roman" w:cs="Times New Roman" w:hint="eastAsia"/>
          <w:szCs w:val="24"/>
        </w:rPr>
        <w:t>捕捞行为识别算法中，</w:t>
      </w:r>
      <w:r w:rsidRPr="006E2618">
        <w:rPr>
          <w:rFonts w:ascii="Times New Roman" w:hAnsi="Times New Roman" w:cs="Times New Roman" w:hint="eastAsia"/>
          <w:szCs w:val="24"/>
        </w:rPr>
        <w:t>仅根据经纬度数据来进行港口定位，如图</w:t>
      </w:r>
      <w:r w:rsidRPr="006E2618">
        <w:rPr>
          <w:rFonts w:ascii="Times New Roman" w:hAnsi="Times New Roman" w:cs="Times New Roman" w:hint="eastAsia"/>
          <w:szCs w:val="24"/>
        </w:rPr>
        <w:t>4-4</w:t>
      </w:r>
      <w:r w:rsidRPr="006E2618">
        <w:rPr>
          <w:rFonts w:ascii="Times New Roman" w:hAnsi="Times New Roman" w:cs="Times New Roman" w:hint="eastAsia"/>
          <w:szCs w:val="24"/>
        </w:rPr>
        <w:t>所示</w:t>
      </w:r>
      <w:r w:rsidR="00022363" w:rsidRPr="006E2618">
        <w:rPr>
          <w:rFonts w:ascii="Times New Roman" w:hAnsi="Times New Roman" w:cs="Times New Roman" w:hint="eastAsia"/>
          <w:szCs w:val="24"/>
        </w:rPr>
        <w:t>。</w:t>
      </w:r>
    </w:p>
    <w:p w14:paraId="527842C1" w14:textId="2F28C5A1" w:rsidR="001464A1" w:rsidRPr="006E2618" w:rsidRDefault="00FA4C15" w:rsidP="0088685E">
      <w:pPr>
        <w:spacing w:line="300" w:lineRule="auto"/>
        <w:jc w:val="center"/>
        <w:rPr>
          <w:rFonts w:ascii="Times New Roman" w:hAnsi="Times New Roman" w:cs="Times New Roman" w:hint="eastAsia"/>
          <w:szCs w:val="24"/>
        </w:rPr>
      </w:pPr>
      <w:r w:rsidRPr="006E2618">
        <w:rPr>
          <w:rFonts w:ascii="Times New Roman" w:hAnsi="Times New Roman" w:cs="Times New Roman" w:hint="eastAsia"/>
          <w:noProof/>
        </w:rPr>
        <w:drawing>
          <wp:inline distT="0" distB="0" distL="0" distR="0" wp14:anchorId="4A3271B4" wp14:editId="0C40D36C">
            <wp:extent cx="3828571" cy="800000"/>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28571" cy="800000"/>
                    </a:xfrm>
                    <a:prstGeom prst="rect">
                      <a:avLst/>
                    </a:prstGeom>
                  </pic:spPr>
                </pic:pic>
              </a:graphicData>
            </a:graphic>
          </wp:inline>
        </w:drawing>
      </w:r>
    </w:p>
    <w:p w14:paraId="3C0803AB" w14:textId="0A8AF223" w:rsidR="001464A1" w:rsidRPr="006E2618" w:rsidRDefault="001464A1" w:rsidP="0088685E">
      <w:pPr>
        <w:spacing w:line="300" w:lineRule="auto"/>
        <w:jc w:val="center"/>
        <w:rPr>
          <w:rFonts w:ascii="Times New Roman" w:hAnsi="Times New Roman" w:cs="Times New Roman" w:hint="eastAsia"/>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4-4 </w:t>
      </w:r>
      <w:r w:rsidRPr="006E2618">
        <w:rPr>
          <w:rFonts w:ascii="Times New Roman" w:hAnsi="Times New Roman" w:cs="Times New Roman" w:hint="eastAsia"/>
          <w:szCs w:val="24"/>
        </w:rPr>
        <w:t>港口定位流程</w:t>
      </w:r>
    </w:p>
    <w:p w14:paraId="46148EB2" w14:textId="754D5993" w:rsidR="001464A1" w:rsidRPr="006E2618" w:rsidRDefault="001464A1" w:rsidP="0088685E">
      <w:pPr>
        <w:spacing w:line="300" w:lineRule="auto"/>
        <w:ind w:firstLine="420"/>
        <w:rPr>
          <w:rFonts w:ascii="Times New Roman" w:hAnsi="Times New Roman" w:cs="Times New Roman" w:hint="eastAsia"/>
          <w:szCs w:val="24"/>
        </w:rPr>
      </w:pPr>
      <w:r w:rsidRPr="006E2618">
        <w:rPr>
          <w:rFonts w:ascii="Times New Roman" w:hAnsi="Times New Roman" w:cs="Times New Roman" w:hint="eastAsia"/>
          <w:szCs w:val="24"/>
        </w:rPr>
        <w:t>输入是</w:t>
      </w:r>
      <w:r w:rsidR="006E2618" w:rsidRPr="006E2618">
        <w:rPr>
          <w:rFonts w:ascii="Times New Roman" w:hAnsi="Times New Roman" w:cs="Times New Roman" w:hint="eastAsia"/>
          <w:szCs w:val="24"/>
        </w:rPr>
        <w:t>渔业船舶</w:t>
      </w:r>
      <w:r w:rsidR="00826659" w:rsidRPr="006E2618">
        <w:rPr>
          <w:rFonts w:ascii="Times New Roman" w:hAnsi="Times New Roman" w:cs="Times New Roman" w:hint="eastAsia"/>
          <w:szCs w:val="24"/>
        </w:rPr>
        <w:t>列表、</w:t>
      </w:r>
      <w:r w:rsidRPr="006E2618">
        <w:rPr>
          <w:rFonts w:ascii="Times New Roman" w:hAnsi="Times New Roman" w:cs="Times New Roman" w:hint="eastAsia"/>
          <w:szCs w:val="24"/>
        </w:rPr>
        <w:t>处理后的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w:t>
      </w:r>
      <w:r w:rsidR="00826659" w:rsidRPr="006E2618">
        <w:rPr>
          <w:rFonts w:ascii="Times New Roman" w:hAnsi="Times New Roman" w:cs="Times New Roman" w:hint="eastAsia"/>
          <w:szCs w:val="24"/>
        </w:rPr>
        <w:t>和轨迹边界</w:t>
      </w:r>
      <w:r w:rsidR="00FA4C15" w:rsidRPr="006E2618">
        <w:rPr>
          <w:rFonts w:ascii="Times New Roman" w:hAnsi="Times New Roman" w:cs="Times New Roman" w:hint="eastAsia"/>
          <w:szCs w:val="24"/>
        </w:rPr>
        <w:t>，输出是对港口的识别结果</w:t>
      </w:r>
      <w:r w:rsidRPr="006E2618">
        <w:rPr>
          <w:rFonts w:ascii="Times New Roman" w:hAnsi="Times New Roman" w:cs="Times New Roman" w:hint="eastAsia"/>
          <w:szCs w:val="24"/>
        </w:rPr>
        <w:t>。通过调用</w:t>
      </w:r>
      <w:proofErr w:type="spellStart"/>
      <w:r w:rsidRPr="006E2618">
        <w:rPr>
          <w:rFonts w:ascii="Times New Roman" w:hAnsi="Times New Roman" w:cs="Times New Roman" w:hint="eastAsia"/>
          <w:szCs w:val="24"/>
        </w:rPr>
        <w:t>PortLocation</w:t>
      </w:r>
      <w:proofErr w:type="spellEnd"/>
      <w:r w:rsidRPr="006E2618">
        <w:rPr>
          <w:rFonts w:ascii="Times New Roman" w:hAnsi="Times New Roman" w:cs="Times New Roman" w:hint="eastAsia"/>
          <w:szCs w:val="24"/>
        </w:rPr>
        <w:t>()</w:t>
      </w:r>
      <w:r w:rsidRPr="006E2618">
        <w:rPr>
          <w:rFonts w:ascii="Times New Roman" w:hAnsi="Times New Roman" w:cs="Times New Roman" w:hint="eastAsia"/>
          <w:szCs w:val="24"/>
        </w:rPr>
        <w:t>函数，利用</w:t>
      </w:r>
      <w:proofErr w:type="spellStart"/>
      <w:r w:rsidR="00EE62EF" w:rsidRPr="006E2618">
        <w:rPr>
          <w:rFonts w:ascii="Times New Roman" w:hAnsi="Times New Roman" w:cs="Times New Roman" w:hint="eastAsia"/>
          <w:szCs w:val="24"/>
        </w:rPr>
        <w:t>SameRecord</w:t>
      </w:r>
      <w:proofErr w:type="spellEnd"/>
      <w:r w:rsidR="00EE62EF" w:rsidRPr="006E2618">
        <w:rPr>
          <w:rFonts w:ascii="Times New Roman" w:hAnsi="Times New Roman" w:cs="Times New Roman" w:hint="eastAsia"/>
          <w:szCs w:val="24"/>
        </w:rPr>
        <w:t>()</w:t>
      </w:r>
      <w:r w:rsidR="00EE62EF" w:rsidRPr="006E2618">
        <w:rPr>
          <w:rFonts w:ascii="Times New Roman" w:hAnsi="Times New Roman" w:cs="Times New Roman" w:hint="eastAsia"/>
          <w:szCs w:val="24"/>
        </w:rPr>
        <w:t>实现</w:t>
      </w:r>
      <w:r w:rsidR="00EE62EF" w:rsidRPr="006E2618">
        <w:rPr>
          <w:rFonts w:ascii="Times New Roman" w:eastAsia="宋体" w:hAnsi="Times New Roman" w:cs="Times New Roman" w:hint="eastAsia"/>
          <w:szCs w:val="24"/>
        </w:rPr>
        <w:t>“坐标驻留”</w:t>
      </w:r>
      <w:r w:rsidR="00FA4C15" w:rsidRPr="006E2618">
        <w:rPr>
          <w:rFonts w:ascii="Times New Roman" w:eastAsia="宋体" w:hAnsi="Times New Roman" w:cs="Times New Roman" w:hint="eastAsia"/>
          <w:szCs w:val="24"/>
        </w:rPr>
        <w:t>的识别方法，将港口信息存储在列表</w:t>
      </w:r>
      <w:r w:rsidR="00FA4C15" w:rsidRPr="006E2618">
        <w:rPr>
          <w:rFonts w:ascii="Times New Roman" w:eastAsia="宋体" w:hAnsi="Times New Roman" w:cs="Times New Roman" w:hint="eastAsia"/>
          <w:szCs w:val="24"/>
        </w:rPr>
        <w:t>Port</w:t>
      </w:r>
      <w:r w:rsidR="00FA4C15" w:rsidRPr="006E2618">
        <w:rPr>
          <w:rFonts w:ascii="Times New Roman" w:eastAsia="宋体" w:hAnsi="Times New Roman" w:cs="Times New Roman" w:hint="eastAsia"/>
          <w:szCs w:val="24"/>
        </w:rPr>
        <w:t>中，并利用矩阵</w:t>
      </w:r>
      <w:r w:rsidR="00FA4C15" w:rsidRPr="006E2618">
        <w:rPr>
          <w:rFonts w:ascii="Times New Roman" w:eastAsia="宋体" w:hAnsi="Times New Roman" w:cs="Times New Roman" w:hint="eastAsia"/>
          <w:szCs w:val="24"/>
        </w:rPr>
        <w:t>Map</w:t>
      </w:r>
      <w:r w:rsidR="00FA4C15" w:rsidRPr="006E2618">
        <w:rPr>
          <w:rFonts w:ascii="Times New Roman" w:eastAsia="宋体" w:hAnsi="Times New Roman" w:cs="Times New Roman" w:hint="eastAsia"/>
          <w:szCs w:val="24"/>
        </w:rPr>
        <w:t>去重。</w:t>
      </w:r>
    </w:p>
    <w:p w14:paraId="28CF8F99" w14:textId="2F999999" w:rsidR="00EF1D45" w:rsidRPr="006E2618" w:rsidRDefault="00022363" w:rsidP="0088685E">
      <w:pPr>
        <w:pStyle w:val="3"/>
        <w:keepNext w:val="0"/>
        <w:keepLines w:val="0"/>
        <w:numPr>
          <w:ilvl w:val="2"/>
          <w:numId w:val="20"/>
        </w:numPr>
        <w:spacing w:line="300" w:lineRule="auto"/>
        <w:rPr>
          <w:rFonts w:ascii="Times New Roman" w:hAnsi="Times New Roman" w:cs="Times New Roman" w:hint="eastAsia"/>
        </w:rPr>
      </w:pPr>
      <w:bookmarkStart w:id="71" w:name="_Toc508613025"/>
      <w:bookmarkStart w:id="72" w:name="_Toc508613098"/>
      <w:r w:rsidRPr="006E2618">
        <w:rPr>
          <w:rFonts w:ascii="Times New Roman" w:hAnsi="Times New Roman" w:cs="Times New Roman" w:hint="eastAsia"/>
        </w:rPr>
        <w:t>航次划分模块</w:t>
      </w:r>
      <w:bookmarkEnd w:id="71"/>
      <w:bookmarkEnd w:id="72"/>
    </w:p>
    <w:p w14:paraId="32A64CE9" w14:textId="61379D5B" w:rsidR="00022363" w:rsidRPr="006E2618" w:rsidRDefault="00022363" w:rsidP="0088685E">
      <w:pPr>
        <w:spacing w:line="300" w:lineRule="auto"/>
        <w:ind w:firstLine="420"/>
        <w:rPr>
          <w:rFonts w:ascii="Times New Roman" w:hAnsi="Times New Roman" w:cs="Times New Roman" w:hint="eastAsia"/>
          <w:szCs w:val="24"/>
        </w:rPr>
      </w:pPr>
      <w:r w:rsidRPr="006E2618">
        <w:rPr>
          <w:rFonts w:ascii="Times New Roman" w:hAnsi="Times New Roman" w:cs="Times New Roman" w:hint="eastAsia"/>
          <w:szCs w:val="24"/>
        </w:rPr>
        <w:t>根据港口定位结果可以进行航次划分，</w:t>
      </w:r>
      <w:r w:rsidR="00826659" w:rsidRPr="006E2618">
        <w:rPr>
          <w:rFonts w:ascii="Times New Roman" w:hAnsi="Times New Roman" w:cs="Times New Roman" w:hint="eastAsia"/>
          <w:szCs w:val="24"/>
        </w:rPr>
        <w:t>如图</w:t>
      </w:r>
      <w:r w:rsidR="00826659" w:rsidRPr="006E2618">
        <w:rPr>
          <w:rFonts w:ascii="Times New Roman" w:hAnsi="Times New Roman" w:cs="Times New Roman" w:hint="eastAsia"/>
          <w:szCs w:val="24"/>
        </w:rPr>
        <w:t>4-5</w:t>
      </w:r>
      <w:r w:rsidR="00826659" w:rsidRPr="006E2618">
        <w:rPr>
          <w:rFonts w:ascii="Times New Roman" w:hAnsi="Times New Roman" w:cs="Times New Roman" w:hint="eastAsia"/>
          <w:szCs w:val="24"/>
        </w:rPr>
        <w:t>所示</w:t>
      </w:r>
    </w:p>
    <w:p w14:paraId="01851961" w14:textId="50FA5507" w:rsidR="00056185" w:rsidRPr="006E2618" w:rsidRDefault="00FA4C15" w:rsidP="0088685E">
      <w:pPr>
        <w:spacing w:line="300" w:lineRule="auto"/>
        <w:jc w:val="center"/>
        <w:rPr>
          <w:rFonts w:ascii="Times New Roman" w:hAnsi="Times New Roman" w:cs="Times New Roman" w:hint="eastAsia"/>
          <w:szCs w:val="24"/>
        </w:rPr>
      </w:pPr>
      <w:r w:rsidRPr="006E2618">
        <w:rPr>
          <w:rFonts w:ascii="Times New Roman" w:hAnsi="Times New Roman" w:cs="Times New Roman" w:hint="eastAsia"/>
          <w:noProof/>
        </w:rPr>
        <w:drawing>
          <wp:inline distT="0" distB="0" distL="0" distR="0" wp14:anchorId="2E9CCE47" wp14:editId="50A24060">
            <wp:extent cx="3847619" cy="800000"/>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47619" cy="800000"/>
                    </a:xfrm>
                    <a:prstGeom prst="rect">
                      <a:avLst/>
                    </a:prstGeom>
                  </pic:spPr>
                </pic:pic>
              </a:graphicData>
            </a:graphic>
          </wp:inline>
        </w:drawing>
      </w:r>
    </w:p>
    <w:p w14:paraId="73B8BDEB" w14:textId="262BB043" w:rsidR="00056185" w:rsidRPr="006E2618" w:rsidRDefault="00056185" w:rsidP="0088685E">
      <w:pPr>
        <w:spacing w:line="300" w:lineRule="auto"/>
        <w:jc w:val="center"/>
        <w:rPr>
          <w:rFonts w:ascii="Times New Roman" w:hAnsi="Times New Roman" w:cs="Times New Roman" w:hint="eastAsia"/>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4-5 </w:t>
      </w:r>
      <w:r w:rsidRPr="006E2618">
        <w:rPr>
          <w:rFonts w:ascii="Times New Roman" w:hAnsi="Times New Roman" w:cs="Times New Roman" w:hint="eastAsia"/>
          <w:szCs w:val="24"/>
        </w:rPr>
        <w:t>航次划分流程</w:t>
      </w:r>
    </w:p>
    <w:p w14:paraId="7515D274" w14:textId="4506FBAD" w:rsidR="00056185" w:rsidRPr="006E2618" w:rsidRDefault="00056185"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输入包括</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列表、处理后的</w:t>
      </w:r>
      <w:r w:rsidRPr="006E2618">
        <w:rPr>
          <w:rFonts w:ascii="Times New Roman" w:hAnsi="Times New Roman" w:cs="Times New Roman" w:hint="eastAsia"/>
          <w:szCs w:val="24"/>
        </w:rPr>
        <w:t>VMS</w:t>
      </w:r>
      <w:r w:rsidR="00FA4C15" w:rsidRPr="006E2618">
        <w:rPr>
          <w:rFonts w:ascii="Times New Roman" w:hAnsi="Times New Roman" w:cs="Times New Roman" w:hint="eastAsia"/>
          <w:szCs w:val="24"/>
        </w:rPr>
        <w:t>数据、轨迹边界和</w:t>
      </w:r>
      <w:r w:rsidRPr="006E2618">
        <w:rPr>
          <w:rFonts w:ascii="Times New Roman" w:hAnsi="Times New Roman" w:cs="Times New Roman" w:hint="eastAsia"/>
          <w:szCs w:val="24"/>
        </w:rPr>
        <w:t>港口信息，输出包含航次信息的</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数据。通过调用</w:t>
      </w:r>
      <w:proofErr w:type="spellStart"/>
      <w:r w:rsidRPr="006E2618">
        <w:rPr>
          <w:rFonts w:ascii="Times New Roman" w:hAnsi="Times New Roman" w:cs="Times New Roman" w:hint="eastAsia"/>
          <w:szCs w:val="24"/>
        </w:rPr>
        <w:t>VoyageDivision</w:t>
      </w:r>
      <w:proofErr w:type="spellEnd"/>
      <w:r w:rsidRPr="006E2618">
        <w:rPr>
          <w:rFonts w:ascii="Times New Roman" w:hAnsi="Times New Roman" w:cs="Times New Roman" w:hint="eastAsia"/>
          <w:szCs w:val="24"/>
        </w:rPr>
        <w:t>()</w:t>
      </w:r>
      <w:r w:rsidR="00FA4C15" w:rsidRPr="006E2618">
        <w:rPr>
          <w:rFonts w:ascii="Times New Roman" w:hAnsi="Times New Roman" w:cs="Times New Roman" w:hint="eastAsia"/>
          <w:szCs w:val="24"/>
        </w:rPr>
        <w:t>的</w:t>
      </w:r>
      <w:r w:rsidR="00FA4C15" w:rsidRPr="006E2618">
        <w:rPr>
          <w:rFonts w:ascii="Times New Roman" w:hAnsi="Times New Roman" w:cs="Times New Roman" w:hint="eastAsia"/>
          <w:szCs w:val="24"/>
        </w:rPr>
        <w:t>Segment()</w:t>
      </w:r>
      <w:r w:rsidR="00FA4C15" w:rsidRPr="006E2618">
        <w:rPr>
          <w:rFonts w:ascii="Times New Roman" w:hAnsi="Times New Roman" w:cs="Times New Roman" w:hint="eastAsia"/>
          <w:szCs w:val="24"/>
        </w:rPr>
        <w:t>函数</w:t>
      </w:r>
      <w:r w:rsidRPr="006E2618">
        <w:rPr>
          <w:rFonts w:ascii="Times New Roman" w:hAnsi="Times New Roman" w:cs="Times New Roman" w:hint="eastAsia"/>
          <w:szCs w:val="24"/>
        </w:rPr>
        <w:t>，利用港口信息对</w:t>
      </w:r>
      <w:r w:rsidRPr="006E2618">
        <w:rPr>
          <w:rFonts w:ascii="Times New Roman" w:hAnsi="Times New Roman" w:cs="Times New Roman" w:hint="eastAsia"/>
          <w:szCs w:val="24"/>
        </w:rPr>
        <w:t>VMS</w:t>
      </w:r>
      <w:r w:rsidRPr="006E2618">
        <w:rPr>
          <w:rFonts w:ascii="Times New Roman" w:hAnsi="Times New Roman" w:cs="Times New Roman" w:hint="eastAsia"/>
          <w:szCs w:val="24"/>
        </w:rPr>
        <w:t>数据进行分段，</w:t>
      </w:r>
      <w:r w:rsidR="00FA4C15" w:rsidRPr="006E2618">
        <w:rPr>
          <w:rFonts w:ascii="Times New Roman" w:hAnsi="Times New Roman" w:cs="Times New Roman" w:hint="eastAsia"/>
          <w:szCs w:val="24"/>
        </w:rPr>
        <w:t>并将每个航次的起止位置存储在列表</w:t>
      </w:r>
      <w:r w:rsidR="00FA4C15" w:rsidRPr="006E2618">
        <w:rPr>
          <w:rFonts w:ascii="Times New Roman" w:hAnsi="Times New Roman" w:cs="Times New Roman" w:hint="eastAsia"/>
          <w:szCs w:val="24"/>
        </w:rPr>
        <w:t>Track</w:t>
      </w:r>
      <w:r w:rsidR="00FA4C15" w:rsidRPr="006E2618">
        <w:rPr>
          <w:rFonts w:ascii="Times New Roman" w:hAnsi="Times New Roman" w:cs="Times New Roman" w:hint="eastAsia"/>
          <w:szCs w:val="24"/>
        </w:rPr>
        <w:t>中</w:t>
      </w:r>
      <w:r w:rsidRPr="006E2618">
        <w:rPr>
          <w:rFonts w:ascii="Times New Roman" w:hAnsi="Times New Roman" w:cs="Times New Roman" w:hint="eastAsia"/>
          <w:szCs w:val="24"/>
        </w:rPr>
        <w:t>。</w:t>
      </w:r>
    </w:p>
    <w:p w14:paraId="648C1458" w14:textId="744A588A" w:rsidR="00056185" w:rsidRPr="006E2618" w:rsidRDefault="00A61B03" w:rsidP="0088685E">
      <w:pPr>
        <w:pStyle w:val="3"/>
        <w:keepNext w:val="0"/>
        <w:keepLines w:val="0"/>
        <w:numPr>
          <w:ilvl w:val="2"/>
          <w:numId w:val="20"/>
        </w:numPr>
        <w:spacing w:line="300" w:lineRule="auto"/>
        <w:rPr>
          <w:rFonts w:ascii="Times New Roman" w:hAnsi="Times New Roman" w:cs="Times New Roman" w:hint="eastAsia"/>
        </w:rPr>
      </w:pPr>
      <w:bookmarkStart w:id="73" w:name="_Toc508613026"/>
      <w:bookmarkStart w:id="74" w:name="_Toc508613099"/>
      <w:r>
        <w:rPr>
          <w:rFonts w:ascii="Times New Roman" w:hAnsi="Times New Roman" w:cs="Times New Roman" w:hint="eastAsia"/>
        </w:rPr>
        <w:t>捕捞区域</w:t>
      </w:r>
      <w:r w:rsidR="00056185" w:rsidRPr="006E2618">
        <w:rPr>
          <w:rFonts w:ascii="Times New Roman" w:hAnsi="Times New Roman" w:cs="Times New Roman" w:hint="eastAsia"/>
        </w:rPr>
        <w:t>识别模块</w:t>
      </w:r>
      <w:bookmarkEnd w:id="73"/>
      <w:bookmarkEnd w:id="74"/>
    </w:p>
    <w:p w14:paraId="73AA1502" w14:textId="5970C6D7" w:rsidR="00056185" w:rsidRPr="006E2618" w:rsidRDefault="00056185"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00820B07" w:rsidRPr="006E2618">
        <w:rPr>
          <w:rFonts w:ascii="Times New Roman" w:hAnsi="Times New Roman" w:cs="Times New Roman" w:hint="eastAsia"/>
          <w:szCs w:val="24"/>
        </w:rPr>
        <w:t>对于一个航次，</w:t>
      </w:r>
      <w:r w:rsidRPr="006E2618">
        <w:rPr>
          <w:rFonts w:ascii="Times New Roman" w:hAnsi="Times New Roman" w:cs="Times New Roman" w:hint="eastAsia"/>
          <w:szCs w:val="24"/>
        </w:rPr>
        <w:t>根据</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的捕捞作业特点利用</w:t>
      </w:r>
      <w:r w:rsidR="00820B07" w:rsidRPr="006E2618">
        <w:rPr>
          <w:rFonts w:ascii="Times New Roman" w:hAnsi="Times New Roman" w:cs="Times New Roman" w:hint="eastAsia"/>
          <w:szCs w:val="24"/>
        </w:rPr>
        <w:t>轨迹压缩和数学形态学识别捕捞轨迹区域</w:t>
      </w:r>
      <w:r w:rsidR="00FD4ADC" w:rsidRPr="006E2618">
        <w:rPr>
          <w:rFonts w:ascii="Times New Roman" w:hAnsi="Times New Roman" w:cs="Times New Roman" w:hint="eastAsia"/>
          <w:szCs w:val="24"/>
        </w:rPr>
        <w:t>，如图</w:t>
      </w:r>
      <w:r w:rsidR="00FD4ADC" w:rsidRPr="006E2618">
        <w:rPr>
          <w:rFonts w:ascii="Times New Roman" w:hAnsi="Times New Roman" w:cs="Times New Roman" w:hint="eastAsia"/>
          <w:szCs w:val="24"/>
        </w:rPr>
        <w:t>4-6</w:t>
      </w:r>
      <w:r w:rsidR="00FD4ADC" w:rsidRPr="006E2618">
        <w:rPr>
          <w:rFonts w:ascii="Times New Roman" w:hAnsi="Times New Roman" w:cs="Times New Roman" w:hint="eastAsia"/>
          <w:szCs w:val="24"/>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56B97" w14:paraId="2FFA3C63" w14:textId="77777777" w:rsidTr="00856B97">
        <w:tc>
          <w:tcPr>
            <w:tcW w:w="8522" w:type="dxa"/>
            <w:vAlign w:val="center"/>
          </w:tcPr>
          <w:p w14:paraId="70B37772" w14:textId="10801761" w:rsidR="00856B97" w:rsidRDefault="00856B97" w:rsidP="00856B97">
            <w:pPr>
              <w:spacing w:line="300" w:lineRule="auto"/>
              <w:jc w:val="center"/>
              <w:rPr>
                <w:rFonts w:ascii="Times New Roman" w:hAnsi="Times New Roman" w:cs="Times New Roman" w:hint="eastAsia"/>
                <w:szCs w:val="24"/>
              </w:rPr>
            </w:pPr>
            <w:r>
              <w:rPr>
                <w:noProof/>
              </w:rPr>
              <w:lastRenderedPageBreak/>
              <w:drawing>
                <wp:inline distT="0" distB="0" distL="0" distR="0" wp14:anchorId="1D0D9F36" wp14:editId="2EA18C39">
                  <wp:extent cx="5457143" cy="1380952"/>
                  <wp:effectExtent l="0" t="0" r="0" b="0"/>
                  <wp:docPr id="4110" name="图片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57143" cy="1380952"/>
                          </a:xfrm>
                          <a:prstGeom prst="rect">
                            <a:avLst/>
                          </a:prstGeom>
                        </pic:spPr>
                      </pic:pic>
                    </a:graphicData>
                  </a:graphic>
                </wp:inline>
              </w:drawing>
            </w:r>
          </w:p>
        </w:tc>
      </w:tr>
      <w:tr w:rsidR="00856B97" w14:paraId="3C83B052" w14:textId="77777777" w:rsidTr="00856B97">
        <w:tc>
          <w:tcPr>
            <w:tcW w:w="8522" w:type="dxa"/>
            <w:vAlign w:val="center"/>
          </w:tcPr>
          <w:p w14:paraId="2DEB7211" w14:textId="554694EB" w:rsidR="00856B97" w:rsidRDefault="00856B97" w:rsidP="00856B97">
            <w:pPr>
              <w:spacing w:line="300" w:lineRule="auto"/>
              <w:jc w:val="center"/>
              <w:rPr>
                <w:rFonts w:ascii="Times New Roman" w:hAnsi="Times New Roman" w:cs="Times New Roman" w:hint="eastAsia"/>
                <w:szCs w:val="24"/>
              </w:rPr>
            </w:pPr>
            <w:r w:rsidRPr="006E2618">
              <w:rPr>
                <w:rFonts w:ascii="Times New Roman" w:hAnsi="Times New Roman" w:cs="Times New Roman" w:hint="eastAsia"/>
                <w:szCs w:val="24"/>
              </w:rPr>
              <w:t>图</w:t>
            </w:r>
            <w:r w:rsidRPr="006E2618">
              <w:rPr>
                <w:rFonts w:ascii="Times New Roman" w:hAnsi="Times New Roman" w:cs="Times New Roman" w:hint="eastAsia"/>
                <w:szCs w:val="24"/>
              </w:rPr>
              <w:t xml:space="preserve">4-6 </w:t>
            </w:r>
            <w:r w:rsidRPr="006E2618">
              <w:rPr>
                <w:rFonts w:ascii="Times New Roman" w:hAnsi="Times New Roman" w:cs="Times New Roman" w:hint="eastAsia"/>
                <w:szCs w:val="24"/>
              </w:rPr>
              <w:t>捕捞区识别流程</w:t>
            </w:r>
          </w:p>
        </w:tc>
      </w:tr>
    </w:tbl>
    <w:p w14:paraId="4F3E7C0B" w14:textId="4989806F" w:rsidR="00FD4ADC" w:rsidRPr="006E2618" w:rsidRDefault="00FD4ADC" w:rsidP="00856B97">
      <w:pPr>
        <w:spacing w:line="300" w:lineRule="auto"/>
        <w:rPr>
          <w:rFonts w:ascii="Times New Roman" w:hAnsi="Times New Roman" w:cs="Times New Roman" w:hint="eastAsia"/>
          <w:szCs w:val="24"/>
        </w:rPr>
      </w:pPr>
    </w:p>
    <w:p w14:paraId="298B10BE" w14:textId="62090A7D" w:rsidR="0020587C" w:rsidRDefault="0020587C" w:rsidP="0088685E">
      <w:pPr>
        <w:spacing w:line="300" w:lineRule="auto"/>
        <w:rPr>
          <w:rFonts w:ascii="Times New Roman" w:hAnsi="Times New Roman" w:cs="Times New Roman" w:hint="eastAsia"/>
          <w:szCs w:val="24"/>
        </w:rPr>
      </w:pPr>
      <w:r w:rsidRPr="006E2618">
        <w:rPr>
          <w:rFonts w:ascii="Times New Roman" w:hAnsi="Times New Roman" w:cs="Times New Roman" w:hint="eastAsia"/>
          <w:szCs w:val="24"/>
        </w:rPr>
        <w:tab/>
      </w:r>
      <w:r w:rsidRPr="006E2618">
        <w:rPr>
          <w:rFonts w:ascii="Times New Roman" w:hAnsi="Times New Roman" w:cs="Times New Roman" w:hint="eastAsia"/>
          <w:szCs w:val="24"/>
        </w:rPr>
        <w:t>输入包括</w:t>
      </w:r>
      <w:r w:rsidR="006E2618" w:rsidRPr="006E2618">
        <w:rPr>
          <w:rFonts w:ascii="Times New Roman" w:hAnsi="Times New Roman" w:cs="Times New Roman" w:hint="eastAsia"/>
          <w:szCs w:val="24"/>
        </w:rPr>
        <w:t>渔业船舶</w:t>
      </w:r>
      <w:r w:rsidRPr="006E2618">
        <w:rPr>
          <w:rFonts w:ascii="Times New Roman" w:hAnsi="Times New Roman" w:cs="Times New Roman" w:hint="eastAsia"/>
          <w:szCs w:val="24"/>
        </w:rPr>
        <w:t>列表、</w:t>
      </w:r>
      <w:r w:rsidR="00AA1247" w:rsidRPr="006E2618">
        <w:rPr>
          <w:rFonts w:ascii="Times New Roman" w:hAnsi="Times New Roman" w:cs="Times New Roman" w:hint="eastAsia"/>
          <w:szCs w:val="24"/>
        </w:rPr>
        <w:t>处理后的</w:t>
      </w:r>
      <w:r w:rsidR="00AA1247" w:rsidRPr="006E2618">
        <w:rPr>
          <w:rFonts w:ascii="Times New Roman" w:hAnsi="Times New Roman" w:cs="Times New Roman" w:hint="eastAsia"/>
          <w:szCs w:val="24"/>
        </w:rPr>
        <w:t>VMS</w:t>
      </w:r>
      <w:r w:rsidR="00820B07" w:rsidRPr="006E2618">
        <w:rPr>
          <w:rFonts w:ascii="Times New Roman" w:hAnsi="Times New Roman" w:cs="Times New Roman" w:hint="eastAsia"/>
          <w:szCs w:val="24"/>
        </w:rPr>
        <w:t>数据、航次数据和轨迹边界。输出是每个航次对应的捕捞轨迹区域识别结果。函数</w:t>
      </w:r>
      <w:proofErr w:type="spellStart"/>
      <w:r w:rsidR="00AA1247" w:rsidRPr="006E2618">
        <w:rPr>
          <w:rFonts w:ascii="Times New Roman" w:hAnsi="Times New Roman" w:cs="Times New Roman" w:hint="eastAsia"/>
          <w:szCs w:val="24"/>
        </w:rPr>
        <w:t>DouglasPeucker</w:t>
      </w:r>
      <w:proofErr w:type="spellEnd"/>
      <w:r w:rsidR="00AA1247" w:rsidRPr="006E2618">
        <w:rPr>
          <w:rFonts w:ascii="Times New Roman" w:hAnsi="Times New Roman" w:cs="Times New Roman" w:hint="eastAsia"/>
          <w:szCs w:val="24"/>
        </w:rPr>
        <w:t>()</w:t>
      </w:r>
      <w:r w:rsidR="00820B07" w:rsidRPr="006E2618">
        <w:rPr>
          <w:rFonts w:ascii="Times New Roman" w:hAnsi="Times New Roman" w:cs="Times New Roman" w:hint="eastAsia"/>
          <w:szCs w:val="24"/>
        </w:rPr>
        <w:t>的参数</w:t>
      </w:r>
      <w:r w:rsidR="00820B07" w:rsidRPr="006E2618">
        <w:rPr>
          <w:rFonts w:ascii="Times New Roman" w:hAnsi="Times New Roman" w:cs="Times New Roman" w:hint="eastAsia"/>
          <w:szCs w:val="24"/>
        </w:rPr>
        <w:t>epsilon=0.03</w:t>
      </w:r>
      <w:r w:rsidR="00820B07" w:rsidRPr="006E2618">
        <w:rPr>
          <w:rFonts w:ascii="Times New Roman" w:hAnsi="Times New Roman" w:cs="Times New Roman" w:hint="eastAsia"/>
          <w:szCs w:val="24"/>
        </w:rPr>
        <w:t>，通过</w:t>
      </w:r>
      <w:proofErr w:type="spellStart"/>
      <w:r w:rsidR="00820B07" w:rsidRPr="006E2618">
        <w:rPr>
          <w:rFonts w:ascii="Times New Roman" w:hAnsi="Times New Roman" w:cs="Times New Roman" w:hint="eastAsia"/>
          <w:szCs w:val="24"/>
        </w:rPr>
        <w:t>PerpendicularDistance</w:t>
      </w:r>
      <w:proofErr w:type="spellEnd"/>
      <w:r w:rsidR="00820B07" w:rsidRPr="006E2618">
        <w:rPr>
          <w:rFonts w:ascii="Times New Roman" w:hAnsi="Times New Roman" w:cs="Times New Roman" w:hint="eastAsia"/>
          <w:szCs w:val="24"/>
        </w:rPr>
        <w:t>()</w:t>
      </w:r>
      <w:r w:rsidR="00820B07" w:rsidRPr="006E2618">
        <w:rPr>
          <w:rFonts w:ascii="Times New Roman" w:hAnsi="Times New Roman" w:cs="Times New Roman" w:hint="eastAsia"/>
          <w:szCs w:val="24"/>
        </w:rPr>
        <w:t>计算垂直欧氏距离评估轨迹压缩率，实现对航次轨迹的压缩。数学形态学函数</w:t>
      </w:r>
      <w:r w:rsidR="00AA1247" w:rsidRPr="006E2618">
        <w:rPr>
          <w:rFonts w:ascii="Times New Roman" w:hAnsi="Times New Roman" w:cs="Times New Roman" w:hint="eastAsia"/>
          <w:szCs w:val="24"/>
        </w:rPr>
        <w:t>Morphology()</w:t>
      </w:r>
      <w:r w:rsidR="00820B07" w:rsidRPr="006E2618">
        <w:rPr>
          <w:rFonts w:ascii="Times New Roman" w:hAnsi="Times New Roman" w:cs="Times New Roman" w:hint="eastAsia"/>
          <w:szCs w:val="24"/>
        </w:rPr>
        <w:t>利用了</w:t>
      </w:r>
      <w:proofErr w:type="spellStart"/>
      <w:r w:rsidR="00820B07" w:rsidRPr="006E2618">
        <w:rPr>
          <w:rFonts w:ascii="Times New Roman" w:hAnsi="Times New Roman" w:cs="Times New Roman" w:hint="eastAsia"/>
          <w:szCs w:val="24"/>
        </w:rPr>
        <w:t>imdilate</w:t>
      </w:r>
      <w:proofErr w:type="spellEnd"/>
      <w:r w:rsidR="00820B07" w:rsidRPr="006E2618">
        <w:rPr>
          <w:rFonts w:ascii="Times New Roman" w:hAnsi="Times New Roman" w:cs="Times New Roman" w:hint="eastAsia"/>
          <w:szCs w:val="24"/>
        </w:rPr>
        <w:t>()</w:t>
      </w:r>
      <w:r w:rsidR="00820B07" w:rsidRPr="006E2618">
        <w:rPr>
          <w:rFonts w:ascii="Times New Roman" w:hAnsi="Times New Roman" w:cs="Times New Roman" w:hint="eastAsia"/>
          <w:szCs w:val="24"/>
        </w:rPr>
        <w:t>和</w:t>
      </w:r>
      <w:proofErr w:type="spellStart"/>
      <w:r w:rsidR="00820B07" w:rsidRPr="006E2618">
        <w:rPr>
          <w:rFonts w:ascii="Times New Roman" w:hAnsi="Times New Roman" w:cs="Times New Roman" w:hint="eastAsia"/>
          <w:szCs w:val="24"/>
        </w:rPr>
        <w:t>imerode</w:t>
      </w:r>
      <w:proofErr w:type="spellEnd"/>
      <w:r w:rsidR="00820B07" w:rsidRPr="006E2618">
        <w:rPr>
          <w:rFonts w:ascii="Times New Roman" w:hAnsi="Times New Roman" w:cs="Times New Roman" w:hint="eastAsia"/>
          <w:szCs w:val="24"/>
        </w:rPr>
        <w:t>()</w:t>
      </w:r>
      <w:r w:rsidR="00820B07" w:rsidRPr="006E2618">
        <w:rPr>
          <w:rFonts w:ascii="Times New Roman" w:hAnsi="Times New Roman" w:cs="Times New Roman" w:hint="eastAsia"/>
          <w:szCs w:val="24"/>
        </w:rPr>
        <w:t>两个算子完成捕捞轨迹区域的识别。</w:t>
      </w:r>
    </w:p>
    <w:p w14:paraId="24C181F0" w14:textId="0480EB20" w:rsidR="00A61B03" w:rsidRPr="006E2618" w:rsidRDefault="00A61B03" w:rsidP="00A61B03">
      <w:pPr>
        <w:pStyle w:val="3"/>
        <w:keepNext w:val="0"/>
        <w:keepLines w:val="0"/>
        <w:numPr>
          <w:ilvl w:val="2"/>
          <w:numId w:val="20"/>
        </w:numPr>
        <w:spacing w:line="300" w:lineRule="auto"/>
        <w:rPr>
          <w:rFonts w:ascii="Times New Roman" w:hAnsi="Times New Roman" w:cs="Times New Roman" w:hint="eastAsia"/>
        </w:rPr>
      </w:pPr>
      <w:r>
        <w:rPr>
          <w:rFonts w:ascii="Times New Roman" w:hAnsi="Times New Roman" w:cs="Times New Roman" w:hint="eastAsia"/>
        </w:rPr>
        <w:t>航道</w:t>
      </w:r>
      <w:r w:rsidRPr="006E2618">
        <w:rPr>
          <w:rFonts w:ascii="Times New Roman" w:hAnsi="Times New Roman" w:cs="Times New Roman" w:hint="eastAsia"/>
        </w:rPr>
        <w:t>识别模块</w:t>
      </w:r>
    </w:p>
    <w:p w14:paraId="63339CF8" w14:textId="65D8E10A" w:rsidR="00A61B03" w:rsidRDefault="00A61B03" w:rsidP="00A61B03">
      <w:pPr>
        <w:spacing w:line="300" w:lineRule="auto"/>
        <w:ind w:firstLine="420"/>
        <w:rPr>
          <w:rFonts w:ascii="Times New Roman" w:hAnsi="Times New Roman" w:cs="Times New Roman" w:hint="eastAsia"/>
          <w:szCs w:val="24"/>
        </w:rPr>
      </w:pPr>
      <w:r>
        <w:rPr>
          <w:rFonts w:ascii="Times New Roman" w:hAnsi="Times New Roman" w:cs="Times New Roman" w:hint="eastAsia"/>
          <w:szCs w:val="24"/>
        </w:rPr>
        <w:t>利用渔业船舶在捕捞行为之间的航行轨迹以及按季度统计的捕捞强度热度图，对渔船航道进行识别，如图</w:t>
      </w:r>
      <w:r>
        <w:rPr>
          <w:rFonts w:ascii="Times New Roman" w:hAnsi="Times New Roman" w:cs="Times New Roman" w:hint="eastAsia"/>
          <w:szCs w:val="24"/>
        </w:rPr>
        <w:t>4-7</w:t>
      </w:r>
      <w:r>
        <w:rPr>
          <w:rFonts w:ascii="Times New Roman" w:hAnsi="Times New Roman" w:cs="Times New Roman" w:hint="eastAsia"/>
          <w:szCs w:val="24"/>
        </w:rPr>
        <w:t>所示。</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A61B03" w14:paraId="72552AEC" w14:textId="77777777" w:rsidTr="00A61B03">
        <w:tc>
          <w:tcPr>
            <w:tcW w:w="8522" w:type="dxa"/>
            <w:vAlign w:val="center"/>
          </w:tcPr>
          <w:p w14:paraId="29EC891F" w14:textId="051029F4" w:rsidR="00A61B03" w:rsidRDefault="003135A4" w:rsidP="00A61B03">
            <w:pPr>
              <w:spacing w:line="300" w:lineRule="auto"/>
              <w:jc w:val="center"/>
              <w:rPr>
                <w:rFonts w:ascii="Times New Roman" w:hAnsi="Times New Roman" w:cs="Times New Roman" w:hint="eastAsia"/>
                <w:szCs w:val="24"/>
              </w:rPr>
            </w:pPr>
            <w:r>
              <w:rPr>
                <w:noProof/>
              </w:rPr>
              <w:drawing>
                <wp:inline distT="0" distB="0" distL="0" distR="0" wp14:anchorId="58261722" wp14:editId="4852549C">
                  <wp:extent cx="4171429" cy="790476"/>
                  <wp:effectExtent l="0" t="0" r="635" b="0"/>
                  <wp:docPr id="4114" name="图片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71429" cy="790476"/>
                          </a:xfrm>
                          <a:prstGeom prst="rect">
                            <a:avLst/>
                          </a:prstGeom>
                        </pic:spPr>
                      </pic:pic>
                    </a:graphicData>
                  </a:graphic>
                </wp:inline>
              </w:drawing>
            </w:r>
          </w:p>
        </w:tc>
      </w:tr>
      <w:tr w:rsidR="00A61B03" w14:paraId="23093C07" w14:textId="77777777" w:rsidTr="00A61B03">
        <w:tc>
          <w:tcPr>
            <w:tcW w:w="8522" w:type="dxa"/>
            <w:vAlign w:val="center"/>
          </w:tcPr>
          <w:p w14:paraId="485C9692" w14:textId="1EFBEA2E" w:rsidR="00A61B03" w:rsidRDefault="00A61B03" w:rsidP="00A61B03">
            <w:pPr>
              <w:spacing w:line="300" w:lineRule="auto"/>
              <w:jc w:val="center"/>
              <w:rPr>
                <w:rFonts w:ascii="Times New Roman" w:hAnsi="Times New Roman" w:cs="Times New Roman" w:hint="eastAsia"/>
                <w:szCs w:val="24"/>
              </w:rPr>
            </w:pPr>
            <w:r>
              <w:rPr>
                <w:rFonts w:ascii="Times New Roman" w:hAnsi="Times New Roman" w:cs="Times New Roman" w:hint="eastAsia"/>
                <w:szCs w:val="24"/>
              </w:rPr>
              <w:t>图</w:t>
            </w:r>
            <w:r>
              <w:rPr>
                <w:rFonts w:ascii="Times New Roman" w:hAnsi="Times New Roman" w:cs="Times New Roman" w:hint="eastAsia"/>
                <w:szCs w:val="24"/>
              </w:rPr>
              <w:t xml:space="preserve">4-7 </w:t>
            </w:r>
            <w:r>
              <w:rPr>
                <w:rFonts w:ascii="Times New Roman" w:hAnsi="Times New Roman" w:cs="Times New Roman" w:hint="eastAsia"/>
                <w:szCs w:val="24"/>
              </w:rPr>
              <w:t>航道识别流程</w:t>
            </w:r>
          </w:p>
        </w:tc>
      </w:tr>
    </w:tbl>
    <w:p w14:paraId="1B0FDCAE" w14:textId="6744EC81" w:rsidR="00A61B03" w:rsidRPr="006E2618" w:rsidRDefault="00A61B03" w:rsidP="00A61B03">
      <w:pPr>
        <w:spacing w:line="300" w:lineRule="auto"/>
        <w:rPr>
          <w:rFonts w:ascii="Times New Roman" w:hAnsi="Times New Roman" w:cs="Times New Roman"/>
          <w:szCs w:val="24"/>
        </w:rPr>
      </w:pPr>
      <w:r>
        <w:rPr>
          <w:rFonts w:ascii="Times New Roman" w:hAnsi="Times New Roman" w:cs="Times New Roman" w:hint="eastAsia"/>
          <w:szCs w:val="24"/>
        </w:rPr>
        <w:tab/>
      </w:r>
      <w:r>
        <w:rPr>
          <w:rFonts w:ascii="Times New Roman" w:hAnsi="Times New Roman" w:cs="Times New Roman" w:hint="eastAsia"/>
          <w:szCs w:val="24"/>
        </w:rPr>
        <w:t>输入包括渔船列表</w:t>
      </w:r>
      <w:r w:rsidR="00856B97">
        <w:rPr>
          <w:rFonts w:ascii="Times New Roman" w:hAnsi="Times New Roman" w:cs="Times New Roman" w:hint="eastAsia"/>
          <w:szCs w:val="24"/>
        </w:rPr>
        <w:t>、捕捞区域和捕捞行为，输出对捕捞强度热度图的分割结果以及渔船航道。函数</w:t>
      </w:r>
      <w:proofErr w:type="spellStart"/>
      <w:r w:rsidR="00856B97">
        <w:rPr>
          <w:rFonts w:ascii="Times New Roman" w:hAnsi="Times New Roman" w:cs="Times New Roman" w:hint="eastAsia"/>
          <w:szCs w:val="24"/>
        </w:rPr>
        <w:t>OceanRoads</w:t>
      </w:r>
      <w:proofErr w:type="spellEnd"/>
      <w:r w:rsidR="00856B97">
        <w:rPr>
          <w:rFonts w:ascii="Times New Roman" w:hAnsi="Times New Roman" w:cs="Times New Roman" w:hint="eastAsia"/>
          <w:szCs w:val="24"/>
        </w:rPr>
        <w:t>()</w:t>
      </w:r>
      <w:r w:rsidR="00856B97">
        <w:rPr>
          <w:rFonts w:ascii="Times New Roman" w:hAnsi="Times New Roman" w:cs="Times New Roman" w:hint="eastAsia"/>
          <w:szCs w:val="24"/>
        </w:rPr>
        <w:t>的参数</w:t>
      </w:r>
      <w:r w:rsidR="00856B97">
        <w:rPr>
          <w:rFonts w:ascii="Times New Roman" w:hAnsi="Times New Roman" w:cs="Times New Roman" w:hint="eastAsia"/>
          <w:szCs w:val="24"/>
        </w:rPr>
        <w:t>theta=0.25</w:t>
      </w:r>
      <w:r w:rsidR="00856B97">
        <w:rPr>
          <w:rFonts w:ascii="Times New Roman" w:hAnsi="Times New Roman" w:cs="Times New Roman" w:hint="eastAsia"/>
          <w:szCs w:val="24"/>
        </w:rPr>
        <w:t>指明</w:t>
      </w:r>
      <w:proofErr w:type="gramStart"/>
      <w:r w:rsidR="00856B97">
        <w:rPr>
          <w:rFonts w:ascii="Times New Roman" w:hAnsi="Times New Roman" w:cs="Times New Roman" w:hint="eastAsia"/>
          <w:szCs w:val="24"/>
        </w:rPr>
        <w:t>热度图权值</w:t>
      </w:r>
      <w:proofErr w:type="gramEnd"/>
      <w:r w:rsidR="00856B97">
        <w:rPr>
          <w:rFonts w:ascii="Times New Roman" w:hAnsi="Times New Roman" w:cs="Times New Roman" w:hint="eastAsia"/>
          <w:szCs w:val="24"/>
        </w:rPr>
        <w:t>的切入点</w:t>
      </w:r>
      <w:r w:rsidR="003135A4">
        <w:rPr>
          <w:rFonts w:ascii="Times New Roman" w:hAnsi="Times New Roman" w:cs="Times New Roman" w:hint="eastAsia"/>
          <w:szCs w:val="24"/>
        </w:rPr>
        <w:t>，对筛选的两个区域进行“迭代投票”完成渔业船舶航道的识别</w:t>
      </w:r>
      <w:r w:rsidR="00856B97">
        <w:rPr>
          <w:rFonts w:ascii="Times New Roman" w:hAnsi="Times New Roman" w:cs="Times New Roman" w:hint="eastAsia"/>
          <w:szCs w:val="24"/>
        </w:rPr>
        <w:t>。</w:t>
      </w:r>
    </w:p>
    <w:p w14:paraId="25D26019" w14:textId="77777777" w:rsidR="00891232" w:rsidRPr="006E2618" w:rsidRDefault="00891232" w:rsidP="0088685E">
      <w:pPr>
        <w:pStyle w:val="2"/>
        <w:keepNext w:val="0"/>
        <w:keepLines w:val="0"/>
        <w:numPr>
          <w:ilvl w:val="1"/>
          <w:numId w:val="20"/>
        </w:numPr>
        <w:spacing w:line="300" w:lineRule="auto"/>
        <w:rPr>
          <w:rFonts w:ascii="Times New Roman" w:hAnsi="Times New Roman" w:cs="Times New Roman"/>
        </w:rPr>
      </w:pPr>
      <w:bookmarkStart w:id="75" w:name="_Toc508613027"/>
      <w:bookmarkStart w:id="76" w:name="_Toc508613100"/>
      <w:r w:rsidRPr="006E2618">
        <w:rPr>
          <w:rFonts w:ascii="Times New Roman" w:hAnsi="Times New Roman" w:cs="Times New Roman"/>
        </w:rPr>
        <w:t>展示层</w:t>
      </w:r>
      <w:bookmarkEnd w:id="75"/>
      <w:bookmarkEnd w:id="76"/>
    </w:p>
    <w:p w14:paraId="12BD6465" w14:textId="363DEECB" w:rsidR="00891232" w:rsidRPr="006E2618" w:rsidRDefault="00891232"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展示层主要包含</w:t>
      </w:r>
      <w:r w:rsidR="00AA1247" w:rsidRPr="006E2618">
        <w:rPr>
          <w:rFonts w:ascii="Times New Roman" w:hAnsi="Times New Roman" w:cs="Times New Roman"/>
          <w:szCs w:val="24"/>
        </w:rPr>
        <w:t>三</w:t>
      </w:r>
      <w:r w:rsidR="00133A21" w:rsidRPr="006E2618">
        <w:rPr>
          <w:rFonts w:ascii="Times New Roman" w:hAnsi="Times New Roman" w:cs="Times New Roman"/>
          <w:szCs w:val="24"/>
        </w:rPr>
        <w:t>个部分</w:t>
      </w:r>
      <w:r w:rsidRPr="006E2618">
        <w:rPr>
          <w:rFonts w:ascii="Times New Roman" w:hAnsi="Times New Roman" w:cs="Times New Roman"/>
          <w:szCs w:val="24"/>
        </w:rPr>
        <w:t>：轨迹</w:t>
      </w:r>
      <w:r w:rsidR="00AA1247" w:rsidRPr="006E2618">
        <w:rPr>
          <w:rFonts w:ascii="Times New Roman" w:hAnsi="Times New Roman" w:cs="Times New Roman"/>
          <w:szCs w:val="24"/>
        </w:rPr>
        <w:t>数据</w:t>
      </w:r>
      <w:r w:rsidR="00133A21" w:rsidRPr="006E2618">
        <w:rPr>
          <w:rFonts w:ascii="Times New Roman" w:hAnsi="Times New Roman" w:cs="Times New Roman"/>
          <w:szCs w:val="24"/>
        </w:rPr>
        <w:t>可视化</w:t>
      </w:r>
      <w:r w:rsidR="00235EE1" w:rsidRPr="006E2618">
        <w:rPr>
          <w:rFonts w:ascii="Times New Roman" w:hAnsi="Times New Roman" w:cs="Times New Roman"/>
          <w:szCs w:val="24"/>
        </w:rPr>
        <w:t>模块</w:t>
      </w:r>
      <w:r w:rsidR="00AA1247" w:rsidRPr="006E2618">
        <w:rPr>
          <w:rFonts w:ascii="Times New Roman" w:hAnsi="Times New Roman" w:cs="Times New Roman"/>
          <w:szCs w:val="24"/>
        </w:rPr>
        <w:t>、港口可视化模块和</w:t>
      </w:r>
      <w:r w:rsidR="00133A21" w:rsidRPr="006E2618">
        <w:rPr>
          <w:rFonts w:ascii="Times New Roman" w:hAnsi="Times New Roman" w:cs="Times New Roman"/>
          <w:szCs w:val="24"/>
        </w:rPr>
        <w:t>捕捞区域可视化</w:t>
      </w:r>
      <w:r w:rsidR="00235EE1" w:rsidRPr="006E2618">
        <w:rPr>
          <w:rFonts w:ascii="Times New Roman" w:hAnsi="Times New Roman" w:cs="Times New Roman"/>
          <w:szCs w:val="24"/>
        </w:rPr>
        <w:t>模块</w:t>
      </w:r>
      <w:r w:rsidR="008717A7" w:rsidRPr="006E2618">
        <w:rPr>
          <w:rFonts w:ascii="Times New Roman" w:hAnsi="Times New Roman" w:cs="Times New Roman"/>
          <w:szCs w:val="24"/>
        </w:rPr>
        <w:t>。他们</w:t>
      </w:r>
      <w:r w:rsidR="00AA1247" w:rsidRPr="006E2618">
        <w:rPr>
          <w:rFonts w:ascii="Times New Roman" w:hAnsi="Times New Roman" w:cs="Times New Roman"/>
          <w:szCs w:val="24"/>
        </w:rPr>
        <w:t>将业务层</w:t>
      </w:r>
      <w:r w:rsidR="00133A21" w:rsidRPr="006E2618">
        <w:rPr>
          <w:rFonts w:ascii="Times New Roman" w:hAnsi="Times New Roman" w:cs="Times New Roman"/>
          <w:szCs w:val="24"/>
        </w:rPr>
        <w:t>的输出结果</w:t>
      </w:r>
      <w:r w:rsidR="008717A7" w:rsidRPr="006E2618">
        <w:rPr>
          <w:rFonts w:ascii="Times New Roman" w:hAnsi="Times New Roman" w:cs="Times New Roman"/>
          <w:szCs w:val="24"/>
        </w:rPr>
        <w:t>通过可视化的方式</w:t>
      </w:r>
      <w:r w:rsidR="00133A21" w:rsidRPr="006E2618">
        <w:rPr>
          <w:rFonts w:ascii="Times New Roman" w:hAnsi="Times New Roman" w:cs="Times New Roman"/>
          <w:szCs w:val="24"/>
        </w:rPr>
        <w:t>展示</w:t>
      </w:r>
      <w:r w:rsidR="00AA1247" w:rsidRPr="006E2618">
        <w:rPr>
          <w:rFonts w:ascii="Times New Roman" w:hAnsi="Times New Roman" w:cs="Times New Roman"/>
          <w:szCs w:val="24"/>
        </w:rPr>
        <w:t>在界面</w:t>
      </w:r>
      <w:r w:rsidR="008717A7" w:rsidRPr="006E2618">
        <w:rPr>
          <w:rFonts w:ascii="Times New Roman" w:hAnsi="Times New Roman" w:cs="Times New Roman"/>
          <w:szCs w:val="24"/>
        </w:rPr>
        <w:t>上</w:t>
      </w:r>
      <w:r w:rsidR="00133A21" w:rsidRPr="006E2618">
        <w:rPr>
          <w:rFonts w:ascii="Times New Roman" w:hAnsi="Times New Roman" w:cs="Times New Roman"/>
          <w:szCs w:val="24"/>
        </w:rPr>
        <w:t>。</w:t>
      </w:r>
      <w:r w:rsidR="008717A7" w:rsidRPr="006E2618">
        <w:rPr>
          <w:rFonts w:ascii="Times New Roman" w:hAnsi="Times New Roman" w:cs="Times New Roman"/>
          <w:szCs w:val="24"/>
        </w:rPr>
        <w:t>系统的初始化界面如</w:t>
      </w:r>
      <w:r w:rsidR="00574BD1" w:rsidRPr="006E2618">
        <w:rPr>
          <w:rFonts w:ascii="Times New Roman" w:hAnsi="Times New Roman" w:cs="Times New Roman"/>
          <w:szCs w:val="24"/>
        </w:rPr>
        <w:t>图</w:t>
      </w:r>
      <w:r w:rsidR="00082A86">
        <w:rPr>
          <w:rFonts w:ascii="Times New Roman" w:hAnsi="Times New Roman" w:cs="Times New Roman"/>
          <w:szCs w:val="24"/>
        </w:rPr>
        <w:t>4-8</w:t>
      </w:r>
      <w:r w:rsidR="00574BD1" w:rsidRPr="006E2618">
        <w:rPr>
          <w:rFonts w:ascii="Times New Roman" w:hAnsi="Times New Roman" w:cs="Times New Roman"/>
          <w:szCs w:val="24"/>
        </w:rPr>
        <w:t>所示</w:t>
      </w:r>
      <w:r w:rsidR="008717A7" w:rsidRPr="006E2618">
        <w:rPr>
          <w:rFonts w:ascii="Times New Roman" w:hAnsi="Times New Roman" w:cs="Times New Roman"/>
          <w:szCs w:val="24"/>
        </w:rPr>
        <w:t>：</w:t>
      </w:r>
    </w:p>
    <w:p w14:paraId="06C12AD8" w14:textId="23A2E20C" w:rsidR="006B08C0" w:rsidRPr="006E2618" w:rsidRDefault="003135A4" w:rsidP="0088685E">
      <w:pPr>
        <w:spacing w:line="300" w:lineRule="auto"/>
        <w:jc w:val="center"/>
        <w:rPr>
          <w:rFonts w:ascii="Times New Roman" w:hAnsi="Times New Roman" w:cs="Times New Roman"/>
          <w:szCs w:val="24"/>
        </w:rPr>
      </w:pPr>
      <w:r>
        <w:rPr>
          <w:noProof/>
        </w:rPr>
        <w:lastRenderedPageBreak/>
        <w:drawing>
          <wp:inline distT="0" distB="0" distL="0" distR="0" wp14:anchorId="3AC6AFDD" wp14:editId="4B9A5A5B">
            <wp:extent cx="3802747" cy="2867025"/>
            <wp:effectExtent l="0" t="0" r="7620" b="0"/>
            <wp:docPr id="4113" name="图片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7116" cy="2870319"/>
                    </a:xfrm>
                    <a:prstGeom prst="rect">
                      <a:avLst/>
                    </a:prstGeom>
                  </pic:spPr>
                </pic:pic>
              </a:graphicData>
            </a:graphic>
          </wp:inline>
        </w:drawing>
      </w:r>
    </w:p>
    <w:p w14:paraId="63C084DC" w14:textId="3714185C" w:rsidR="00E5431B" w:rsidRPr="006E2618" w:rsidRDefault="00E5431B"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082A86">
        <w:rPr>
          <w:rFonts w:ascii="Times New Roman" w:hAnsi="Times New Roman" w:cs="Times New Roman"/>
          <w:szCs w:val="24"/>
        </w:rPr>
        <w:t>4-8</w:t>
      </w:r>
      <w:r w:rsidRPr="006E2618">
        <w:rPr>
          <w:rFonts w:ascii="Times New Roman" w:hAnsi="Times New Roman" w:cs="Times New Roman"/>
          <w:szCs w:val="24"/>
        </w:rPr>
        <w:t xml:space="preserve"> </w:t>
      </w:r>
      <w:r w:rsidR="00574BD1" w:rsidRPr="006E2618">
        <w:rPr>
          <w:rFonts w:ascii="Times New Roman" w:hAnsi="Times New Roman" w:cs="Times New Roman"/>
          <w:szCs w:val="24"/>
        </w:rPr>
        <w:t>船舶轨迹数据分析系统的主界面</w:t>
      </w:r>
    </w:p>
    <w:p w14:paraId="5A678C08" w14:textId="2BCB2AE9" w:rsidR="00BA40A4" w:rsidRPr="006E2618" w:rsidRDefault="00AA1247"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主界面包括菜单栏、工具栏、窗口四部分。</w:t>
      </w:r>
      <w:r w:rsidR="008717A7" w:rsidRPr="006E2618">
        <w:rPr>
          <w:rFonts w:ascii="Times New Roman" w:hAnsi="Times New Roman" w:cs="Times New Roman"/>
          <w:szCs w:val="24"/>
        </w:rPr>
        <w:t>菜单栏的</w:t>
      </w:r>
      <w:r w:rsidR="00BA40A4" w:rsidRPr="006E2618">
        <w:rPr>
          <w:rFonts w:ascii="Times New Roman" w:hAnsi="Times New Roman" w:cs="Times New Roman"/>
          <w:szCs w:val="24"/>
        </w:rPr>
        <w:t>文件菜单</w:t>
      </w:r>
      <w:r w:rsidR="008717A7" w:rsidRPr="006E2618">
        <w:rPr>
          <w:rFonts w:ascii="Times New Roman" w:hAnsi="Times New Roman" w:cs="Times New Roman"/>
          <w:szCs w:val="24"/>
        </w:rPr>
        <w:t>主要功能包括：导入数据、保存图片、退出。</w:t>
      </w:r>
      <w:r w:rsidR="00BA40A4" w:rsidRPr="006E2618">
        <w:rPr>
          <w:rFonts w:ascii="Times New Roman" w:hAnsi="Times New Roman" w:cs="Times New Roman"/>
          <w:szCs w:val="24"/>
        </w:rPr>
        <w:t>工具栏的工具按钮包括导入数据、保存、放大、缩小、平移、数据游标、插入颜色栏。窗口分为左右两个部分，左侧是数据可视化窗口，用来展示轨迹图和捕捞热度图。右侧是操作面板，通过选择不同的选项，可以在可视化窗口上观察到不同的结果。</w:t>
      </w:r>
    </w:p>
    <w:p w14:paraId="6019D328" w14:textId="146A575F" w:rsidR="00BA40A4" w:rsidRPr="006E2618" w:rsidRDefault="00BA40A4" w:rsidP="0088685E">
      <w:pPr>
        <w:spacing w:line="300" w:lineRule="auto"/>
        <w:jc w:val="center"/>
        <w:rPr>
          <w:rFonts w:ascii="Times New Roman" w:hAnsi="Times New Roman" w:cs="Times New Roman"/>
          <w:szCs w:val="24"/>
        </w:rPr>
      </w:pPr>
      <w:r w:rsidRPr="006E2618">
        <w:rPr>
          <w:rFonts w:ascii="Times New Roman" w:hAnsi="Times New Roman" w:cs="Times New Roman"/>
          <w:noProof/>
          <w:szCs w:val="24"/>
        </w:rPr>
        <w:drawing>
          <wp:inline distT="0" distB="0" distL="0" distR="0" wp14:anchorId="326DF222" wp14:editId="43CA100C">
            <wp:extent cx="4610100" cy="3971430"/>
            <wp:effectExtent l="0" t="0" r="0" b="0"/>
            <wp:docPr id="7194" name="图片 7194" descr="C:\Users\zhenyong\Documents\GitHub\Dissertation\图片\系统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enyong\Documents\GitHub\Dissertation\图片\系统类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9225" cy="3970677"/>
                    </a:xfrm>
                    <a:prstGeom prst="rect">
                      <a:avLst/>
                    </a:prstGeom>
                    <a:noFill/>
                    <a:ln>
                      <a:noFill/>
                    </a:ln>
                  </pic:spPr>
                </pic:pic>
              </a:graphicData>
            </a:graphic>
          </wp:inline>
        </w:drawing>
      </w:r>
    </w:p>
    <w:p w14:paraId="221D7F2B" w14:textId="6EB3FF49" w:rsidR="00BA40A4" w:rsidRPr="006E2618" w:rsidRDefault="00BA40A4"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082A86">
        <w:rPr>
          <w:rFonts w:ascii="Times New Roman" w:hAnsi="Times New Roman" w:cs="Times New Roman"/>
          <w:szCs w:val="24"/>
        </w:rPr>
        <w:t>4-9</w:t>
      </w:r>
      <w:r w:rsidRPr="006E2618">
        <w:rPr>
          <w:rFonts w:ascii="Times New Roman" w:hAnsi="Times New Roman" w:cs="Times New Roman"/>
          <w:szCs w:val="24"/>
        </w:rPr>
        <w:t xml:space="preserve"> </w:t>
      </w:r>
      <w:proofErr w:type="gramStart"/>
      <w:r w:rsidRPr="006E2618">
        <w:rPr>
          <w:rFonts w:ascii="Times New Roman" w:hAnsi="Times New Roman" w:cs="Times New Roman"/>
          <w:szCs w:val="24"/>
        </w:rPr>
        <w:t>展示层类图</w:t>
      </w:r>
      <w:proofErr w:type="gramEnd"/>
    </w:p>
    <w:p w14:paraId="51A453DB" w14:textId="0E02E98D" w:rsidR="00BA40A4" w:rsidRPr="006E2618" w:rsidRDefault="00BA40A4"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展示层的类图设计如图</w:t>
      </w:r>
      <w:r w:rsidRPr="006E2618">
        <w:rPr>
          <w:rFonts w:ascii="Times New Roman" w:hAnsi="Times New Roman" w:cs="Times New Roman"/>
          <w:szCs w:val="24"/>
        </w:rPr>
        <w:t>4-</w:t>
      </w:r>
      <w:r w:rsidR="00082A86">
        <w:rPr>
          <w:rFonts w:ascii="Times New Roman" w:hAnsi="Times New Roman" w:cs="Times New Roman"/>
          <w:szCs w:val="24"/>
        </w:rPr>
        <w:t>9</w:t>
      </w:r>
      <w:r w:rsidR="007F4502" w:rsidRPr="006E2618">
        <w:rPr>
          <w:rFonts w:ascii="Times New Roman" w:hAnsi="Times New Roman" w:cs="Times New Roman"/>
          <w:szCs w:val="24"/>
        </w:rPr>
        <w:t>所示</w:t>
      </w:r>
      <w:r w:rsidR="007403F8" w:rsidRPr="006E2618">
        <w:rPr>
          <w:rFonts w:ascii="Times New Roman" w:hAnsi="Times New Roman" w:cs="Times New Roman"/>
          <w:szCs w:val="24"/>
        </w:rPr>
        <w:t>。主界面（</w:t>
      </w:r>
      <w:proofErr w:type="spellStart"/>
      <w:r w:rsidR="007403F8" w:rsidRPr="006E2618">
        <w:rPr>
          <w:rFonts w:ascii="Times New Roman" w:hAnsi="Times New Roman" w:cs="Times New Roman"/>
          <w:szCs w:val="24"/>
        </w:rPr>
        <w:t>MainForm</w:t>
      </w:r>
      <w:proofErr w:type="spellEnd"/>
      <w:r w:rsidR="007403F8" w:rsidRPr="006E2618">
        <w:rPr>
          <w:rFonts w:ascii="Times New Roman" w:hAnsi="Times New Roman" w:cs="Times New Roman"/>
          <w:szCs w:val="24"/>
        </w:rPr>
        <w:t>）包含了多个类型的控件（</w:t>
      </w:r>
      <w:proofErr w:type="spellStart"/>
      <w:r w:rsidR="007403F8" w:rsidRPr="006E2618">
        <w:rPr>
          <w:rFonts w:ascii="Times New Roman" w:hAnsi="Times New Roman" w:cs="Times New Roman"/>
          <w:szCs w:val="24"/>
        </w:rPr>
        <w:t>Controler</w:t>
      </w:r>
      <w:proofErr w:type="spellEnd"/>
      <w:r w:rsidR="007403F8" w:rsidRPr="006E2618">
        <w:rPr>
          <w:rFonts w:ascii="Times New Roman" w:hAnsi="Times New Roman" w:cs="Times New Roman"/>
          <w:szCs w:val="24"/>
        </w:rPr>
        <w:t>）</w:t>
      </w:r>
      <w:r w:rsidR="00820B07" w:rsidRPr="006E2618">
        <w:rPr>
          <w:rFonts w:ascii="Times New Roman" w:hAnsi="Times New Roman" w:cs="Times New Roman"/>
          <w:szCs w:val="24"/>
        </w:rPr>
        <w:t>：</w:t>
      </w:r>
      <w:r w:rsidR="007403F8" w:rsidRPr="006E2618">
        <w:rPr>
          <w:rFonts w:ascii="Times New Roman" w:hAnsi="Times New Roman" w:cs="Times New Roman"/>
          <w:szCs w:val="24"/>
        </w:rPr>
        <w:t>菜单（</w:t>
      </w:r>
      <w:r w:rsidR="007403F8" w:rsidRPr="006E2618">
        <w:rPr>
          <w:rFonts w:ascii="Times New Roman" w:hAnsi="Times New Roman" w:cs="Times New Roman"/>
          <w:szCs w:val="24"/>
        </w:rPr>
        <w:t>Manu</w:t>
      </w:r>
      <w:r w:rsidR="007403F8" w:rsidRPr="006E2618">
        <w:rPr>
          <w:rFonts w:ascii="Times New Roman" w:hAnsi="Times New Roman" w:cs="Times New Roman"/>
          <w:szCs w:val="24"/>
        </w:rPr>
        <w:t>）、按钮（</w:t>
      </w:r>
      <w:r w:rsidR="007403F8" w:rsidRPr="006E2618">
        <w:rPr>
          <w:rFonts w:ascii="Times New Roman" w:hAnsi="Times New Roman" w:cs="Times New Roman"/>
          <w:szCs w:val="24"/>
        </w:rPr>
        <w:t>Pushbutton</w:t>
      </w:r>
      <w:r w:rsidR="007403F8" w:rsidRPr="006E2618">
        <w:rPr>
          <w:rFonts w:ascii="Times New Roman" w:hAnsi="Times New Roman" w:cs="Times New Roman"/>
          <w:szCs w:val="24"/>
        </w:rPr>
        <w:t>）、编辑框（</w:t>
      </w:r>
      <w:r w:rsidR="007403F8" w:rsidRPr="006E2618">
        <w:rPr>
          <w:rFonts w:ascii="Times New Roman" w:hAnsi="Times New Roman" w:cs="Times New Roman"/>
          <w:szCs w:val="24"/>
        </w:rPr>
        <w:t>Edit</w:t>
      </w:r>
      <w:r w:rsidR="007403F8" w:rsidRPr="006E2618">
        <w:rPr>
          <w:rFonts w:ascii="Times New Roman" w:hAnsi="Times New Roman" w:cs="Times New Roman"/>
          <w:szCs w:val="24"/>
        </w:rPr>
        <w:t>）、图片框（</w:t>
      </w:r>
      <w:r w:rsidR="007403F8" w:rsidRPr="006E2618">
        <w:rPr>
          <w:rFonts w:ascii="Times New Roman" w:hAnsi="Times New Roman" w:cs="Times New Roman"/>
          <w:szCs w:val="24"/>
        </w:rPr>
        <w:t>Axes</w:t>
      </w:r>
      <w:r w:rsidR="00820B07" w:rsidRPr="006E2618">
        <w:rPr>
          <w:rFonts w:ascii="Times New Roman" w:hAnsi="Times New Roman" w:cs="Times New Roman"/>
          <w:szCs w:val="24"/>
        </w:rPr>
        <w:t>）等。所有控件</w:t>
      </w:r>
      <w:r w:rsidR="007403F8" w:rsidRPr="006E2618">
        <w:rPr>
          <w:rFonts w:ascii="Times New Roman" w:hAnsi="Times New Roman" w:cs="Times New Roman"/>
          <w:szCs w:val="24"/>
        </w:rPr>
        <w:t>都包含有基本的触发事件：</w:t>
      </w:r>
      <w:r w:rsidR="00820B07" w:rsidRPr="006E2618">
        <w:rPr>
          <w:rFonts w:ascii="Times New Roman" w:hAnsi="Times New Roman" w:cs="Times New Roman"/>
          <w:szCs w:val="24"/>
        </w:rPr>
        <w:t>Callback()</w:t>
      </w:r>
      <w:r w:rsidR="00820B07" w:rsidRPr="006E2618">
        <w:rPr>
          <w:rFonts w:ascii="Times New Roman" w:hAnsi="Times New Roman" w:cs="Times New Roman"/>
          <w:szCs w:val="24"/>
        </w:rPr>
        <w:t>，</w:t>
      </w:r>
      <w:proofErr w:type="spellStart"/>
      <w:r w:rsidR="007403F8" w:rsidRPr="006E2618">
        <w:rPr>
          <w:rFonts w:ascii="Times New Roman" w:hAnsi="Times New Roman" w:cs="Times New Roman"/>
          <w:szCs w:val="24"/>
        </w:rPr>
        <w:t>CreateFcn</w:t>
      </w:r>
      <w:proofErr w:type="spellEnd"/>
      <w:r w:rsidR="007403F8" w:rsidRPr="006E2618">
        <w:rPr>
          <w:rFonts w:ascii="Times New Roman" w:hAnsi="Times New Roman" w:cs="Times New Roman"/>
          <w:szCs w:val="24"/>
        </w:rPr>
        <w:t>()</w:t>
      </w:r>
      <w:r w:rsidR="007403F8" w:rsidRPr="006E2618">
        <w:rPr>
          <w:rFonts w:ascii="Times New Roman" w:hAnsi="Times New Roman" w:cs="Times New Roman"/>
          <w:szCs w:val="24"/>
        </w:rPr>
        <w:t>和</w:t>
      </w:r>
      <w:proofErr w:type="spellStart"/>
      <w:r w:rsidR="007403F8" w:rsidRPr="006E2618">
        <w:rPr>
          <w:rFonts w:ascii="Times New Roman" w:hAnsi="Times New Roman" w:cs="Times New Roman"/>
          <w:szCs w:val="24"/>
        </w:rPr>
        <w:t>DeleteFcn</w:t>
      </w:r>
      <w:proofErr w:type="spellEnd"/>
      <w:r w:rsidR="007403F8" w:rsidRPr="006E2618">
        <w:rPr>
          <w:rFonts w:ascii="Times New Roman" w:hAnsi="Times New Roman" w:cs="Times New Roman"/>
          <w:szCs w:val="24"/>
        </w:rPr>
        <w:t>()</w:t>
      </w:r>
      <w:r w:rsidR="007403F8" w:rsidRPr="006E2618">
        <w:rPr>
          <w:rFonts w:ascii="Times New Roman" w:hAnsi="Times New Roman" w:cs="Times New Roman"/>
          <w:szCs w:val="24"/>
        </w:rPr>
        <w:t>。控件之间通过一个核心变量</w:t>
      </w:r>
      <w:r w:rsidR="007403F8" w:rsidRPr="006E2618">
        <w:rPr>
          <w:rFonts w:ascii="Times New Roman" w:hAnsi="Times New Roman" w:cs="Times New Roman"/>
          <w:szCs w:val="24"/>
        </w:rPr>
        <w:t>handles</w:t>
      </w:r>
      <w:r w:rsidR="007403F8" w:rsidRPr="006E2618">
        <w:rPr>
          <w:rFonts w:ascii="Times New Roman" w:hAnsi="Times New Roman" w:cs="Times New Roman"/>
          <w:szCs w:val="24"/>
        </w:rPr>
        <w:t>进行参数传递。业务层的主要功能通过导入菜单项（</w:t>
      </w:r>
      <w:r w:rsidR="007403F8" w:rsidRPr="006E2618">
        <w:rPr>
          <w:rFonts w:ascii="Times New Roman" w:hAnsi="Times New Roman" w:cs="Times New Roman"/>
          <w:szCs w:val="24"/>
        </w:rPr>
        <w:t>Import</w:t>
      </w:r>
      <w:r w:rsidR="007403F8" w:rsidRPr="006E2618">
        <w:rPr>
          <w:rFonts w:ascii="Times New Roman" w:hAnsi="Times New Roman" w:cs="Times New Roman"/>
          <w:szCs w:val="24"/>
        </w:rPr>
        <w:t>）执行。展示功能通过按钮（</w:t>
      </w:r>
      <w:r w:rsidR="007403F8" w:rsidRPr="006E2618">
        <w:rPr>
          <w:rFonts w:ascii="Times New Roman" w:hAnsi="Times New Roman" w:cs="Times New Roman"/>
          <w:szCs w:val="24"/>
        </w:rPr>
        <w:t>Pushbutton</w:t>
      </w:r>
      <w:r w:rsidR="007403F8" w:rsidRPr="006E2618">
        <w:rPr>
          <w:rFonts w:ascii="Times New Roman" w:hAnsi="Times New Roman" w:cs="Times New Roman"/>
          <w:szCs w:val="24"/>
        </w:rPr>
        <w:t>）的</w:t>
      </w:r>
      <w:r w:rsidR="00820B07" w:rsidRPr="006E2618">
        <w:rPr>
          <w:rFonts w:ascii="Times New Roman" w:hAnsi="Times New Roman" w:cs="Times New Roman"/>
          <w:szCs w:val="24"/>
        </w:rPr>
        <w:t>一系列</w:t>
      </w:r>
      <w:r w:rsidR="007F4502" w:rsidRPr="006E2618">
        <w:rPr>
          <w:rFonts w:ascii="Times New Roman" w:hAnsi="Times New Roman" w:cs="Times New Roman"/>
          <w:szCs w:val="24"/>
        </w:rPr>
        <w:t>实例</w:t>
      </w:r>
      <w:r w:rsidR="005F25ED" w:rsidRPr="006E2618">
        <w:rPr>
          <w:rFonts w:ascii="Times New Roman" w:hAnsi="Times New Roman" w:cs="Times New Roman"/>
          <w:szCs w:val="24"/>
        </w:rPr>
        <w:t>完成。</w:t>
      </w:r>
    </w:p>
    <w:p w14:paraId="1EFAD246" w14:textId="3639E10F" w:rsidR="00D03CA2" w:rsidRPr="006E2618" w:rsidRDefault="00D03CA2" w:rsidP="0088685E">
      <w:pPr>
        <w:pStyle w:val="3"/>
        <w:keepNext w:val="0"/>
        <w:keepLines w:val="0"/>
        <w:numPr>
          <w:ilvl w:val="2"/>
          <w:numId w:val="20"/>
        </w:numPr>
        <w:spacing w:line="300" w:lineRule="auto"/>
        <w:rPr>
          <w:rFonts w:ascii="Times New Roman" w:hAnsi="Times New Roman" w:cs="Times New Roman"/>
        </w:rPr>
      </w:pPr>
      <w:bookmarkStart w:id="77" w:name="_Toc508613028"/>
      <w:bookmarkStart w:id="78" w:name="_Toc508613101"/>
      <w:r w:rsidRPr="006E2618">
        <w:rPr>
          <w:rFonts w:ascii="Times New Roman" w:hAnsi="Times New Roman" w:cs="Times New Roman"/>
        </w:rPr>
        <w:t>导入数据</w:t>
      </w:r>
      <w:bookmarkEnd w:id="77"/>
      <w:bookmarkEnd w:id="78"/>
    </w:p>
    <w:p w14:paraId="66112274" w14:textId="77777777" w:rsidR="00082A86" w:rsidRPr="006E2618" w:rsidRDefault="000162ED"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双击可执行文件启动程序后，第一步</w:t>
      </w:r>
      <w:r w:rsidR="00377AB8" w:rsidRPr="006E2618">
        <w:rPr>
          <w:rFonts w:ascii="Times New Roman" w:hAnsi="Times New Roman" w:cs="Times New Roman"/>
          <w:szCs w:val="24"/>
        </w:rPr>
        <w:t>就是导入数据。</w:t>
      </w:r>
      <w:r w:rsidR="008672EF" w:rsidRPr="006E2618">
        <w:rPr>
          <w:rFonts w:ascii="Times New Roman" w:hAnsi="Times New Roman" w:cs="Times New Roman"/>
          <w:szCs w:val="24"/>
        </w:rPr>
        <w:t>在这个过程，将完成</w:t>
      </w:r>
      <w:r w:rsidR="00E3484E" w:rsidRPr="006E2618">
        <w:rPr>
          <w:rFonts w:ascii="Times New Roman" w:hAnsi="Times New Roman" w:cs="Times New Roman"/>
          <w:szCs w:val="24"/>
        </w:rPr>
        <w:t>数据处理以及</w:t>
      </w:r>
      <w:r w:rsidR="00BE0343" w:rsidRPr="006E2618">
        <w:rPr>
          <w:rFonts w:ascii="Times New Roman" w:hAnsi="Times New Roman" w:cs="Times New Roman"/>
          <w:szCs w:val="24"/>
        </w:rPr>
        <w:t>业务</w:t>
      </w:r>
      <w:proofErr w:type="gramStart"/>
      <w:r w:rsidR="00BE0343" w:rsidRPr="006E2618">
        <w:rPr>
          <w:rFonts w:ascii="Times New Roman" w:hAnsi="Times New Roman" w:cs="Times New Roman"/>
          <w:szCs w:val="24"/>
        </w:rPr>
        <w:t>层各个</w:t>
      </w:r>
      <w:proofErr w:type="gramEnd"/>
      <w:r w:rsidR="00BE0343" w:rsidRPr="006E2618">
        <w:rPr>
          <w:rFonts w:ascii="Times New Roman" w:hAnsi="Times New Roman" w:cs="Times New Roman"/>
          <w:szCs w:val="24"/>
        </w:rPr>
        <w:t>模块的任务，具体工作如图</w:t>
      </w:r>
      <w:r w:rsidR="00BE0343" w:rsidRPr="006E2618">
        <w:rPr>
          <w:rFonts w:ascii="Times New Roman" w:hAnsi="Times New Roman" w:cs="Times New Roman"/>
          <w:szCs w:val="24"/>
        </w:rPr>
        <w:t>4-9</w:t>
      </w:r>
      <w:r w:rsidR="00BE0343" w:rsidRPr="006E2618">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82A86" w14:paraId="07C72B8C" w14:textId="77777777" w:rsidTr="00082A86">
        <w:tc>
          <w:tcPr>
            <w:tcW w:w="8522" w:type="dxa"/>
            <w:gridSpan w:val="2"/>
            <w:vAlign w:val="center"/>
          </w:tcPr>
          <w:p w14:paraId="5B452C73" w14:textId="408F0112" w:rsidR="00082A86" w:rsidRDefault="00082A86" w:rsidP="00082A86">
            <w:pPr>
              <w:spacing w:line="300" w:lineRule="auto"/>
              <w:jc w:val="center"/>
              <w:rPr>
                <w:rFonts w:ascii="Times New Roman" w:hAnsi="Times New Roman" w:cs="Times New Roman"/>
                <w:szCs w:val="24"/>
              </w:rPr>
            </w:pPr>
            <w:r>
              <w:rPr>
                <w:noProof/>
              </w:rPr>
              <w:drawing>
                <wp:inline distT="0" distB="0" distL="0" distR="0" wp14:anchorId="4928E03D" wp14:editId="1C9A3AE0">
                  <wp:extent cx="5219700" cy="2051028"/>
                  <wp:effectExtent l="0" t="0" r="0" b="6985"/>
                  <wp:docPr id="4120" name="图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27399" cy="2054053"/>
                          </a:xfrm>
                          <a:prstGeom prst="rect">
                            <a:avLst/>
                          </a:prstGeom>
                        </pic:spPr>
                      </pic:pic>
                    </a:graphicData>
                  </a:graphic>
                </wp:inline>
              </w:drawing>
            </w:r>
          </w:p>
        </w:tc>
      </w:tr>
      <w:tr w:rsidR="00082A86" w14:paraId="653269EB" w14:textId="77777777" w:rsidTr="00082A86">
        <w:tc>
          <w:tcPr>
            <w:tcW w:w="4261" w:type="dxa"/>
            <w:vAlign w:val="center"/>
          </w:tcPr>
          <w:p w14:paraId="7EDE3F52" w14:textId="7B626BB9"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2F302619" w14:textId="61C56FC6"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082A86" w14:paraId="19022653" w14:textId="77777777" w:rsidTr="00082A86">
        <w:tc>
          <w:tcPr>
            <w:tcW w:w="8522" w:type="dxa"/>
            <w:gridSpan w:val="2"/>
            <w:vAlign w:val="center"/>
          </w:tcPr>
          <w:p w14:paraId="217823CD" w14:textId="30CC25B1" w:rsidR="00082A86" w:rsidRDefault="00646BBF" w:rsidP="00082A86">
            <w:pPr>
              <w:spacing w:line="300" w:lineRule="auto"/>
              <w:jc w:val="center"/>
              <w:rPr>
                <w:rFonts w:ascii="Times New Roman" w:hAnsi="Times New Roman" w:cs="Times New Roman"/>
                <w:szCs w:val="24"/>
              </w:rPr>
            </w:pPr>
            <w:r>
              <w:rPr>
                <w:noProof/>
              </w:rPr>
              <w:drawing>
                <wp:inline distT="0" distB="0" distL="0" distR="0" wp14:anchorId="22CEC8E6" wp14:editId="7EB8DE5E">
                  <wp:extent cx="5172075" cy="2002383"/>
                  <wp:effectExtent l="0" t="0" r="0" b="0"/>
                  <wp:docPr id="4121" name="图片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72075" cy="2002383"/>
                          </a:xfrm>
                          <a:prstGeom prst="rect">
                            <a:avLst/>
                          </a:prstGeom>
                        </pic:spPr>
                      </pic:pic>
                    </a:graphicData>
                  </a:graphic>
                </wp:inline>
              </w:drawing>
            </w:r>
          </w:p>
        </w:tc>
      </w:tr>
      <w:tr w:rsidR="00082A86" w14:paraId="4538DB79" w14:textId="77777777" w:rsidTr="00082A86">
        <w:tc>
          <w:tcPr>
            <w:tcW w:w="4261" w:type="dxa"/>
            <w:vAlign w:val="center"/>
          </w:tcPr>
          <w:p w14:paraId="0284F022" w14:textId="22D01E0A"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(c)</w:t>
            </w:r>
          </w:p>
        </w:tc>
        <w:tc>
          <w:tcPr>
            <w:tcW w:w="4261" w:type="dxa"/>
            <w:vAlign w:val="center"/>
          </w:tcPr>
          <w:p w14:paraId="40FD01BF" w14:textId="6C63EA49" w:rsidR="00082A86" w:rsidRDefault="00082A86" w:rsidP="00082A86">
            <w:pPr>
              <w:spacing w:line="300" w:lineRule="auto"/>
              <w:jc w:val="center"/>
              <w:rPr>
                <w:rFonts w:ascii="Times New Roman" w:hAnsi="Times New Roman" w:cs="Times New Roman"/>
                <w:szCs w:val="24"/>
              </w:rPr>
            </w:pPr>
            <w:r>
              <w:rPr>
                <w:rFonts w:ascii="Times New Roman" w:hAnsi="Times New Roman" w:cs="Times New Roman" w:hint="eastAsia"/>
                <w:szCs w:val="24"/>
              </w:rPr>
              <w:t>(d)</w:t>
            </w:r>
          </w:p>
        </w:tc>
      </w:tr>
      <w:tr w:rsidR="00082A86" w14:paraId="06C3A55D" w14:textId="77777777" w:rsidTr="00082A86">
        <w:tc>
          <w:tcPr>
            <w:tcW w:w="8522" w:type="dxa"/>
            <w:gridSpan w:val="2"/>
            <w:vAlign w:val="center"/>
          </w:tcPr>
          <w:p w14:paraId="4796FF0E" w14:textId="03871DFC" w:rsidR="00082A86" w:rsidRDefault="00082A86" w:rsidP="00082A86">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Pr>
                <w:rFonts w:ascii="Times New Roman" w:hAnsi="Times New Roman" w:cs="Times New Roman"/>
                <w:szCs w:val="24"/>
              </w:rPr>
              <w:t>4-10</w:t>
            </w:r>
            <w:r w:rsidRPr="006E2618">
              <w:rPr>
                <w:rFonts w:ascii="Times New Roman" w:hAnsi="Times New Roman" w:cs="Times New Roman"/>
                <w:szCs w:val="24"/>
              </w:rPr>
              <w:t xml:space="preserve"> </w:t>
            </w:r>
            <w:r w:rsidRPr="006E2618">
              <w:rPr>
                <w:rFonts w:ascii="Times New Roman" w:hAnsi="Times New Roman" w:cs="Times New Roman"/>
                <w:szCs w:val="24"/>
              </w:rPr>
              <w:t>导入数据的操作流程</w:t>
            </w:r>
            <w:r>
              <w:rPr>
                <w:rFonts w:ascii="Times New Roman" w:hAnsi="Times New Roman" w:cs="Times New Roman" w:hint="eastAsia"/>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文件菜单下的导入按钮</w:t>
            </w:r>
            <w:r>
              <w:rPr>
                <w:rFonts w:ascii="Times New Roman" w:hAnsi="Times New Roman" w:cs="Times New Roman" w:hint="eastAsia"/>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路径选择对话框</w:t>
            </w:r>
            <w:r>
              <w:rPr>
                <w:rFonts w:ascii="Times New Roman" w:hAnsi="Times New Roman" w:cs="Times New Roman" w:hint="eastAsia"/>
                <w:szCs w:val="24"/>
              </w:rPr>
              <w:t>(c)</w:t>
            </w:r>
            <w:r w:rsidRPr="006E2618">
              <w:rPr>
                <w:rFonts w:ascii="Times New Roman" w:hAnsi="Times New Roman" w:cs="Times New Roman"/>
                <w:szCs w:val="24"/>
              </w:rPr>
              <w:t xml:space="preserve"> </w:t>
            </w:r>
            <w:r w:rsidRPr="006E2618">
              <w:rPr>
                <w:rFonts w:ascii="Times New Roman" w:hAnsi="Times New Roman" w:cs="Times New Roman"/>
                <w:szCs w:val="24"/>
              </w:rPr>
              <w:t>开始导入</w:t>
            </w:r>
            <w:r>
              <w:rPr>
                <w:rFonts w:ascii="Times New Roman" w:hAnsi="Times New Roman" w:cs="Times New Roman" w:hint="eastAsia"/>
                <w:szCs w:val="24"/>
              </w:rPr>
              <w:t>(d)</w:t>
            </w:r>
            <w:r w:rsidRPr="006E2618">
              <w:rPr>
                <w:rFonts w:ascii="Times New Roman" w:hAnsi="Times New Roman" w:cs="Times New Roman"/>
                <w:szCs w:val="24"/>
              </w:rPr>
              <w:t xml:space="preserve"> </w:t>
            </w:r>
            <w:r w:rsidRPr="006E2618">
              <w:rPr>
                <w:rFonts w:ascii="Times New Roman" w:hAnsi="Times New Roman" w:cs="Times New Roman"/>
                <w:szCs w:val="24"/>
              </w:rPr>
              <w:t>导入完成</w:t>
            </w:r>
          </w:p>
        </w:tc>
      </w:tr>
    </w:tbl>
    <w:p w14:paraId="630C2FCA" w14:textId="474D4949" w:rsidR="00377AB8" w:rsidRPr="006E2618" w:rsidRDefault="00082A86" w:rsidP="0088685E">
      <w:pPr>
        <w:spacing w:line="300" w:lineRule="auto"/>
        <w:ind w:firstLine="420"/>
        <w:rPr>
          <w:rFonts w:ascii="Times New Roman" w:hAnsi="Times New Roman" w:cs="Times New Roman"/>
          <w:szCs w:val="24"/>
        </w:rPr>
      </w:pPr>
      <w:r>
        <w:rPr>
          <w:rFonts w:ascii="Times New Roman" w:hAnsi="Times New Roman" w:cs="Times New Roman"/>
          <w:szCs w:val="24"/>
        </w:rPr>
        <w:t>依次点击文件菜单、导入按钮</w:t>
      </w:r>
      <w:r>
        <w:rPr>
          <w:rFonts w:ascii="Times New Roman" w:hAnsi="Times New Roman" w:cs="Times New Roman" w:hint="eastAsia"/>
          <w:szCs w:val="24"/>
        </w:rPr>
        <w:t>，如</w:t>
      </w:r>
      <w:r w:rsidR="00377AB8"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(a)</w:t>
      </w:r>
      <w:r>
        <w:rPr>
          <w:rFonts w:ascii="Times New Roman" w:hAnsi="Times New Roman" w:cs="Times New Roman" w:hint="eastAsia"/>
          <w:szCs w:val="24"/>
        </w:rPr>
        <w:t>所示</w:t>
      </w:r>
      <w:r>
        <w:rPr>
          <w:rFonts w:ascii="Times New Roman" w:hAnsi="Times New Roman" w:cs="Times New Roman"/>
          <w:szCs w:val="24"/>
        </w:rPr>
        <w:t>（</w:t>
      </w:r>
      <w:r w:rsidR="00E3484E" w:rsidRPr="006E2618">
        <w:rPr>
          <w:rFonts w:ascii="Times New Roman" w:hAnsi="Times New Roman" w:cs="Times New Roman"/>
          <w:szCs w:val="24"/>
        </w:rPr>
        <w:t>工具栏的第一个按钮</w:t>
      </w:r>
      <w:r w:rsidR="0064619E" w:rsidRPr="006E2618">
        <w:rPr>
          <w:rFonts w:ascii="Times New Roman" w:eastAsia="宋体" w:hAnsi="Times New Roman" w:cs="Times New Roman"/>
          <w:szCs w:val="24"/>
        </w:rPr>
        <w:t>“</w:t>
      </w:r>
      <w:r w:rsidR="0064619E" w:rsidRPr="006E2618">
        <w:rPr>
          <w:rFonts w:ascii="Times New Roman" w:hAnsi="Times New Roman" w:cs="Times New Roman"/>
          <w:szCs w:val="24"/>
        </w:rPr>
        <w:t>导入</w:t>
      </w:r>
      <w:r w:rsidR="0064619E" w:rsidRPr="006E2618">
        <w:rPr>
          <w:rFonts w:ascii="Times New Roman" w:eastAsia="宋体" w:hAnsi="Times New Roman" w:cs="Times New Roman"/>
          <w:szCs w:val="24"/>
        </w:rPr>
        <w:t>”</w:t>
      </w:r>
      <w:r w:rsidR="00E3484E" w:rsidRPr="006E2618">
        <w:rPr>
          <w:rFonts w:ascii="Times New Roman" w:hAnsi="Times New Roman" w:cs="Times New Roman"/>
          <w:szCs w:val="24"/>
        </w:rPr>
        <w:t>功能相同</w:t>
      </w:r>
      <w:r w:rsidR="004D64CB" w:rsidRPr="006E2618">
        <w:rPr>
          <w:rFonts w:ascii="Times New Roman" w:hAnsi="Times New Roman" w:cs="Times New Roman"/>
          <w:szCs w:val="24"/>
        </w:rPr>
        <w:t>），</w:t>
      </w:r>
      <w:r w:rsidR="00377AB8" w:rsidRPr="006E2618">
        <w:rPr>
          <w:rFonts w:ascii="Times New Roman" w:hAnsi="Times New Roman" w:cs="Times New Roman"/>
          <w:szCs w:val="24"/>
        </w:rPr>
        <w:t>弹出路径选择对话框，找到</w:t>
      </w:r>
      <w:r w:rsidR="00377AB8" w:rsidRPr="006E2618">
        <w:rPr>
          <w:rFonts w:ascii="Times New Roman" w:hAnsi="Times New Roman" w:cs="Times New Roman"/>
          <w:szCs w:val="24"/>
        </w:rPr>
        <w:t>VMS</w:t>
      </w:r>
      <w:r w:rsidR="00377AB8" w:rsidRPr="006E2618">
        <w:rPr>
          <w:rFonts w:ascii="Times New Roman" w:hAnsi="Times New Roman" w:cs="Times New Roman"/>
          <w:szCs w:val="24"/>
        </w:rPr>
        <w:t>数据所在文件夹，点击选择文件夹按钮进行数据导入</w:t>
      </w:r>
      <w:r>
        <w:rPr>
          <w:rFonts w:ascii="Times New Roman" w:hAnsi="Times New Roman" w:cs="Times New Roman" w:hint="eastAsia"/>
          <w:szCs w:val="24"/>
        </w:rPr>
        <w:t>，如</w:t>
      </w:r>
      <w:r w:rsidR="000162ED"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(b)</w:t>
      </w:r>
      <w:r>
        <w:rPr>
          <w:rFonts w:ascii="Times New Roman" w:hAnsi="Times New Roman" w:cs="Times New Roman" w:hint="eastAsia"/>
          <w:szCs w:val="24"/>
        </w:rPr>
        <w:t>所示</w:t>
      </w:r>
      <w:r w:rsidR="00377AB8" w:rsidRPr="006E2618">
        <w:rPr>
          <w:rFonts w:ascii="Times New Roman" w:hAnsi="Times New Roman" w:cs="Times New Roman"/>
          <w:szCs w:val="24"/>
        </w:rPr>
        <w:t>。</w:t>
      </w:r>
      <w:r w:rsidR="000162ED" w:rsidRPr="006E2618">
        <w:rPr>
          <w:rFonts w:ascii="Times New Roman" w:hAnsi="Times New Roman" w:cs="Times New Roman"/>
          <w:szCs w:val="24"/>
        </w:rPr>
        <w:t>数据导入过程以进度条的形式展示，</w:t>
      </w:r>
      <w:r>
        <w:rPr>
          <w:rFonts w:ascii="Times New Roman" w:hAnsi="Times New Roman" w:cs="Times New Roman" w:hint="eastAsia"/>
          <w:szCs w:val="24"/>
        </w:rPr>
        <w:t>如</w:t>
      </w:r>
      <w:r w:rsidR="000162ED" w:rsidRPr="006E2618">
        <w:rPr>
          <w:rFonts w:ascii="Times New Roman" w:hAnsi="Times New Roman" w:cs="Times New Roman"/>
          <w:szCs w:val="24"/>
        </w:rPr>
        <w:t>图</w:t>
      </w:r>
      <w:r>
        <w:rPr>
          <w:rFonts w:ascii="Times New Roman" w:hAnsi="Times New Roman" w:cs="Times New Roman"/>
          <w:szCs w:val="24"/>
        </w:rPr>
        <w:t>4-10</w:t>
      </w:r>
      <w:r>
        <w:rPr>
          <w:rFonts w:ascii="Times New Roman" w:hAnsi="Times New Roman" w:cs="Times New Roman" w:hint="eastAsia"/>
          <w:szCs w:val="24"/>
        </w:rPr>
        <w:t>(c)</w:t>
      </w:r>
      <w:r w:rsidR="000162ED" w:rsidRPr="006E2618">
        <w:rPr>
          <w:rFonts w:ascii="Times New Roman" w:hAnsi="Times New Roman" w:cs="Times New Roman"/>
          <w:szCs w:val="24"/>
        </w:rPr>
        <w:t>。最终导入完成后，</w:t>
      </w:r>
      <w:r w:rsidR="00175D4D" w:rsidRPr="006E2618">
        <w:rPr>
          <w:rFonts w:ascii="Times New Roman" w:hAnsi="Times New Roman" w:cs="Times New Roman"/>
          <w:szCs w:val="24"/>
        </w:rPr>
        <w:t>窗口左侧展示了港口定位的识别结果，并弹出</w:t>
      </w:r>
      <w:r w:rsidR="000162ED" w:rsidRPr="006E2618">
        <w:rPr>
          <w:rFonts w:ascii="Times New Roman" w:hAnsi="Times New Roman" w:cs="Times New Roman"/>
          <w:szCs w:val="24"/>
        </w:rPr>
        <w:lastRenderedPageBreak/>
        <w:t>对话框</w:t>
      </w:r>
      <w:r w:rsidR="00175D4D" w:rsidRPr="006E2618">
        <w:rPr>
          <w:rFonts w:ascii="Times New Roman" w:hAnsi="Times New Roman" w:cs="Times New Roman"/>
          <w:szCs w:val="24"/>
        </w:rPr>
        <w:t>提示读取数据完毕</w:t>
      </w:r>
      <w:r>
        <w:rPr>
          <w:rFonts w:ascii="Times New Roman" w:hAnsi="Times New Roman" w:cs="Times New Roman"/>
          <w:szCs w:val="24"/>
        </w:rPr>
        <w:t>，</w:t>
      </w:r>
      <w:r>
        <w:rPr>
          <w:rFonts w:ascii="Times New Roman" w:hAnsi="Times New Roman" w:cs="Times New Roman" w:hint="eastAsia"/>
          <w:szCs w:val="24"/>
        </w:rPr>
        <w:t>如图</w:t>
      </w:r>
      <w:r>
        <w:rPr>
          <w:rFonts w:ascii="Times New Roman" w:hAnsi="Times New Roman" w:cs="Times New Roman" w:hint="eastAsia"/>
          <w:szCs w:val="24"/>
        </w:rPr>
        <w:t>4-10(d)</w:t>
      </w:r>
      <w:r>
        <w:rPr>
          <w:rFonts w:ascii="Times New Roman" w:hAnsi="Times New Roman" w:cs="Times New Roman" w:hint="eastAsia"/>
          <w:szCs w:val="24"/>
        </w:rPr>
        <w:t>所示</w:t>
      </w:r>
      <w:r w:rsidR="000162ED" w:rsidRPr="006E2618">
        <w:rPr>
          <w:rFonts w:ascii="Times New Roman" w:hAnsi="Times New Roman" w:cs="Times New Roman"/>
          <w:szCs w:val="24"/>
        </w:rPr>
        <w:t>，点击确定进行下一步操作。</w:t>
      </w:r>
    </w:p>
    <w:p w14:paraId="01636418" w14:textId="3D125B12" w:rsidR="00175D4D" w:rsidRPr="006E2618" w:rsidRDefault="005F6F66" w:rsidP="00646BBF">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043C9B9B" wp14:editId="7F68969F">
            <wp:extent cx="4629150" cy="1740217"/>
            <wp:effectExtent l="0" t="0" r="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646919" cy="1746897"/>
                    </a:xfrm>
                    <a:prstGeom prst="rect">
                      <a:avLst/>
                    </a:prstGeom>
                  </pic:spPr>
                </pic:pic>
              </a:graphicData>
            </a:graphic>
          </wp:inline>
        </w:drawing>
      </w:r>
    </w:p>
    <w:p w14:paraId="299EC8BF" w14:textId="473D6BF7" w:rsidR="00710557" w:rsidRPr="006E2618" w:rsidRDefault="00710557"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3D4C6D">
        <w:rPr>
          <w:rFonts w:ascii="Times New Roman" w:hAnsi="Times New Roman" w:cs="Times New Roman"/>
          <w:szCs w:val="24"/>
        </w:rPr>
        <w:t>4-11</w:t>
      </w:r>
      <w:r w:rsidRPr="006E2618">
        <w:rPr>
          <w:rFonts w:ascii="Times New Roman" w:hAnsi="Times New Roman" w:cs="Times New Roman"/>
          <w:szCs w:val="24"/>
        </w:rPr>
        <w:t xml:space="preserve"> </w:t>
      </w:r>
      <w:r w:rsidRPr="006E2618">
        <w:rPr>
          <w:rFonts w:ascii="Times New Roman" w:hAnsi="Times New Roman" w:cs="Times New Roman"/>
          <w:szCs w:val="24"/>
        </w:rPr>
        <w:t>导入数据的业务逻辑</w:t>
      </w:r>
    </w:p>
    <w:p w14:paraId="3E6D83CD" w14:textId="3D112C77" w:rsidR="005065A3" w:rsidRPr="006E2618" w:rsidRDefault="004C3B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5065A3" w:rsidRPr="006E2618">
        <w:rPr>
          <w:rFonts w:ascii="Times New Roman" w:hAnsi="Times New Roman" w:cs="Times New Roman"/>
          <w:szCs w:val="24"/>
        </w:rPr>
        <w:t>业务逻辑</w:t>
      </w:r>
      <w:r w:rsidRPr="006E2618">
        <w:rPr>
          <w:rFonts w:ascii="Times New Roman" w:hAnsi="Times New Roman" w:cs="Times New Roman"/>
          <w:szCs w:val="24"/>
        </w:rPr>
        <w:t>如图</w:t>
      </w:r>
      <w:r w:rsidR="003D4C6D">
        <w:rPr>
          <w:rFonts w:ascii="Times New Roman" w:hAnsi="Times New Roman" w:cs="Times New Roman"/>
          <w:szCs w:val="24"/>
        </w:rPr>
        <w:t>4-11</w:t>
      </w:r>
      <w:r w:rsidRPr="006E2618">
        <w:rPr>
          <w:rFonts w:ascii="Times New Roman" w:hAnsi="Times New Roman" w:cs="Times New Roman"/>
          <w:szCs w:val="24"/>
        </w:rPr>
        <w:t>所示</w:t>
      </w:r>
      <w:r w:rsidR="005065A3" w:rsidRPr="006E2618">
        <w:rPr>
          <w:rFonts w:ascii="Times New Roman" w:hAnsi="Times New Roman" w:cs="Times New Roman"/>
          <w:szCs w:val="24"/>
        </w:rPr>
        <w:t>：</w:t>
      </w:r>
    </w:p>
    <w:p w14:paraId="7098C471" w14:textId="680B33FD" w:rsidR="005065A3" w:rsidRPr="006E2618" w:rsidRDefault="005065A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w:t>
      </w:r>
      <w:r w:rsidR="004C3B11" w:rsidRPr="006E2618">
        <w:rPr>
          <w:rFonts w:ascii="Times New Roman" w:hAnsi="Times New Roman" w:cs="Times New Roman"/>
          <w:szCs w:val="24"/>
        </w:rPr>
        <w:t>点击</w:t>
      </w:r>
      <w:r w:rsidR="004C3B11" w:rsidRPr="006E2618">
        <w:rPr>
          <w:rFonts w:ascii="Times New Roman" w:eastAsia="宋体" w:hAnsi="Times New Roman" w:cs="Times New Roman"/>
          <w:szCs w:val="24"/>
        </w:rPr>
        <w:t>“</w:t>
      </w:r>
      <w:r w:rsidR="004C3B11" w:rsidRPr="006E2618">
        <w:rPr>
          <w:rFonts w:ascii="Times New Roman" w:hAnsi="Times New Roman" w:cs="Times New Roman"/>
          <w:szCs w:val="24"/>
        </w:rPr>
        <w:t>导入</w:t>
      </w:r>
      <w:r w:rsidR="004C3B11" w:rsidRPr="006E2618">
        <w:rPr>
          <w:rFonts w:ascii="Times New Roman" w:eastAsia="宋体" w:hAnsi="Times New Roman" w:cs="Times New Roman"/>
          <w:szCs w:val="24"/>
        </w:rPr>
        <w:t>”</w:t>
      </w:r>
      <w:r w:rsidR="004C3B11" w:rsidRPr="006E2618">
        <w:rPr>
          <w:rFonts w:ascii="Times New Roman" w:hAnsi="Times New Roman" w:cs="Times New Roman"/>
          <w:szCs w:val="24"/>
        </w:rPr>
        <w:t>按钮，调用</w:t>
      </w:r>
      <w:proofErr w:type="spellStart"/>
      <w:r w:rsidR="004C3B11" w:rsidRPr="006E2618">
        <w:rPr>
          <w:rFonts w:ascii="Times New Roman" w:hAnsi="Times New Roman" w:cs="Times New Roman"/>
          <w:szCs w:val="24"/>
        </w:rPr>
        <w:t>uigetdir</w:t>
      </w:r>
      <w:proofErr w:type="spellEnd"/>
      <w:r w:rsidR="004C3B11" w:rsidRPr="006E2618">
        <w:rPr>
          <w:rFonts w:ascii="Times New Roman" w:hAnsi="Times New Roman" w:cs="Times New Roman"/>
          <w:szCs w:val="24"/>
        </w:rPr>
        <w:t>()</w:t>
      </w:r>
      <w:r w:rsidR="004C3B11" w:rsidRPr="006E2618">
        <w:rPr>
          <w:rFonts w:ascii="Times New Roman" w:hAnsi="Times New Roman" w:cs="Times New Roman"/>
          <w:szCs w:val="24"/>
        </w:rPr>
        <w:t>函数，</w:t>
      </w:r>
      <w:r w:rsidR="005F6F66" w:rsidRPr="006E2618">
        <w:rPr>
          <w:rFonts w:ascii="Times New Roman" w:hAnsi="Times New Roman" w:cs="Times New Roman"/>
          <w:szCs w:val="24"/>
        </w:rPr>
        <w:t>弹出路径选择对话框，选择</w:t>
      </w:r>
      <w:r w:rsidRPr="006E2618">
        <w:rPr>
          <w:rFonts w:ascii="Times New Roman" w:hAnsi="Times New Roman" w:cs="Times New Roman"/>
          <w:szCs w:val="24"/>
        </w:rPr>
        <w:t>VMS</w:t>
      </w:r>
      <w:r w:rsidRPr="006E2618">
        <w:rPr>
          <w:rFonts w:ascii="Times New Roman" w:hAnsi="Times New Roman" w:cs="Times New Roman"/>
          <w:szCs w:val="24"/>
        </w:rPr>
        <w:t>数据的</w:t>
      </w:r>
      <w:r w:rsidR="004C3B11" w:rsidRPr="006E2618">
        <w:rPr>
          <w:rFonts w:ascii="Times New Roman" w:hAnsi="Times New Roman" w:cs="Times New Roman"/>
          <w:szCs w:val="24"/>
        </w:rPr>
        <w:t>路径</w:t>
      </w:r>
      <w:r w:rsidR="005F6F66" w:rsidRPr="006E2618">
        <w:rPr>
          <w:rFonts w:ascii="Times New Roman" w:hAnsi="Times New Roman" w:cs="Times New Roman"/>
          <w:szCs w:val="24"/>
        </w:rPr>
        <w:t>并赋值给参数</w:t>
      </w:r>
      <w:r w:rsidR="005F6F66" w:rsidRPr="006E2618">
        <w:rPr>
          <w:rFonts w:ascii="Times New Roman" w:hAnsi="Times New Roman" w:cs="Times New Roman"/>
          <w:szCs w:val="24"/>
        </w:rPr>
        <w:t>path</w:t>
      </w:r>
      <w:r w:rsidRPr="006E2618">
        <w:rPr>
          <w:rFonts w:ascii="Times New Roman" w:hAnsi="Times New Roman" w:cs="Times New Roman"/>
          <w:szCs w:val="24"/>
        </w:rPr>
        <w:t>。</w:t>
      </w:r>
    </w:p>
    <w:p w14:paraId="6BD52705" w14:textId="42C3716E" w:rsidR="00710557" w:rsidRPr="006E2618" w:rsidRDefault="005065A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proofErr w:type="spellStart"/>
      <w:r w:rsidRPr="006E2618">
        <w:rPr>
          <w:rFonts w:ascii="Times New Roman" w:hAnsi="Times New Roman" w:cs="Times New Roman"/>
          <w:szCs w:val="24"/>
        </w:rPr>
        <w:t>import_Callback</w:t>
      </w:r>
      <w:proofErr w:type="spellEnd"/>
      <w:r w:rsidRPr="006E2618">
        <w:rPr>
          <w:rFonts w:ascii="Times New Roman" w:hAnsi="Times New Roman" w:cs="Times New Roman"/>
          <w:szCs w:val="24"/>
        </w:rPr>
        <w:t>()</w:t>
      </w:r>
      <w:r w:rsidR="005F6F66" w:rsidRPr="006E2618">
        <w:rPr>
          <w:rFonts w:ascii="Times New Roman" w:hAnsi="Times New Roman" w:cs="Times New Roman"/>
          <w:szCs w:val="24"/>
        </w:rPr>
        <w:t>函数，依次</w:t>
      </w:r>
      <w:r w:rsidRPr="006E2618">
        <w:rPr>
          <w:rFonts w:ascii="Times New Roman" w:hAnsi="Times New Roman" w:cs="Times New Roman"/>
          <w:szCs w:val="24"/>
        </w:rPr>
        <w:t>完成数据处理</w:t>
      </w:r>
      <w:proofErr w:type="spellStart"/>
      <w:r w:rsidR="005F6F66" w:rsidRPr="006E2618">
        <w:rPr>
          <w:rFonts w:ascii="Times New Roman" w:hAnsi="Times New Roman" w:cs="Times New Roman"/>
          <w:szCs w:val="24"/>
        </w:rPr>
        <w:t>RawdataCleaning</w:t>
      </w:r>
      <w:proofErr w:type="spellEnd"/>
      <w:r w:rsidR="005F6F66" w:rsidRPr="006E2618">
        <w:rPr>
          <w:rFonts w:ascii="Times New Roman" w:hAnsi="Times New Roman" w:cs="Times New Roman"/>
          <w:szCs w:val="24"/>
        </w:rPr>
        <w:t>()</w:t>
      </w:r>
      <w:r w:rsidRPr="006E2618">
        <w:rPr>
          <w:rFonts w:ascii="Times New Roman" w:hAnsi="Times New Roman" w:cs="Times New Roman"/>
          <w:szCs w:val="24"/>
        </w:rPr>
        <w:t>、港口定位</w:t>
      </w:r>
      <w:proofErr w:type="spellStart"/>
      <w:r w:rsidR="005F6F66" w:rsidRPr="006E2618">
        <w:rPr>
          <w:rFonts w:ascii="Times New Roman" w:hAnsi="Times New Roman" w:cs="Times New Roman"/>
          <w:szCs w:val="24"/>
        </w:rPr>
        <w:t>PortLocation</w:t>
      </w:r>
      <w:proofErr w:type="spellEnd"/>
      <w:r w:rsidR="005F6F66" w:rsidRPr="006E2618">
        <w:rPr>
          <w:rFonts w:ascii="Times New Roman" w:hAnsi="Times New Roman" w:cs="Times New Roman"/>
          <w:szCs w:val="24"/>
        </w:rPr>
        <w:t>()</w:t>
      </w:r>
      <w:r w:rsidRPr="006E2618">
        <w:rPr>
          <w:rFonts w:ascii="Times New Roman" w:hAnsi="Times New Roman" w:cs="Times New Roman"/>
          <w:szCs w:val="24"/>
        </w:rPr>
        <w:t>、航次划分</w:t>
      </w:r>
      <w:proofErr w:type="spellStart"/>
      <w:r w:rsidR="005F6F66" w:rsidRPr="006E2618">
        <w:rPr>
          <w:rFonts w:ascii="Times New Roman" w:hAnsi="Times New Roman" w:cs="Times New Roman"/>
          <w:szCs w:val="24"/>
        </w:rPr>
        <w:t>VoyageDivision</w:t>
      </w:r>
      <w:proofErr w:type="spellEnd"/>
      <w:r w:rsidR="005F6F66" w:rsidRPr="006E2618">
        <w:rPr>
          <w:rFonts w:ascii="Times New Roman" w:hAnsi="Times New Roman" w:cs="Times New Roman"/>
          <w:szCs w:val="24"/>
        </w:rPr>
        <w:t>()</w:t>
      </w:r>
      <w:r w:rsidR="005F6F66" w:rsidRPr="006E2618">
        <w:rPr>
          <w:rFonts w:ascii="Times New Roman" w:hAnsi="Times New Roman" w:cs="Times New Roman"/>
          <w:szCs w:val="24"/>
        </w:rPr>
        <w:t>和捕捞轨迹区域</w:t>
      </w:r>
      <w:r w:rsidRPr="006E2618">
        <w:rPr>
          <w:rFonts w:ascii="Times New Roman" w:hAnsi="Times New Roman" w:cs="Times New Roman"/>
          <w:szCs w:val="24"/>
        </w:rPr>
        <w:t>识别</w:t>
      </w:r>
      <w:proofErr w:type="spellStart"/>
      <w:r w:rsidR="005F6F66" w:rsidRPr="006E2618">
        <w:rPr>
          <w:rFonts w:ascii="Times New Roman" w:hAnsi="Times New Roman" w:cs="Times New Roman"/>
          <w:szCs w:val="24"/>
        </w:rPr>
        <w:t>FishingAreaIdentification</w:t>
      </w:r>
      <w:proofErr w:type="spellEnd"/>
      <w:r w:rsidR="005F6F66" w:rsidRPr="006E2618">
        <w:rPr>
          <w:rFonts w:ascii="Times New Roman" w:hAnsi="Times New Roman" w:cs="Times New Roman"/>
          <w:szCs w:val="24"/>
        </w:rPr>
        <w:t>()</w:t>
      </w:r>
      <w:r w:rsidRPr="006E2618">
        <w:rPr>
          <w:rFonts w:ascii="Times New Roman" w:hAnsi="Times New Roman" w:cs="Times New Roman"/>
          <w:szCs w:val="24"/>
        </w:rPr>
        <w:t>。调用</w:t>
      </w:r>
      <w:proofErr w:type="spellStart"/>
      <w:r w:rsidRPr="006E2618">
        <w:rPr>
          <w:rFonts w:ascii="Times New Roman" w:hAnsi="Times New Roman" w:cs="Times New Roman"/>
          <w:szCs w:val="24"/>
        </w:rPr>
        <w:t>waitbar</w:t>
      </w:r>
      <w:proofErr w:type="spellEnd"/>
      <w:r w:rsidRPr="006E2618">
        <w:rPr>
          <w:rFonts w:ascii="Times New Roman" w:hAnsi="Times New Roman" w:cs="Times New Roman"/>
          <w:szCs w:val="24"/>
        </w:rPr>
        <w:t>()</w:t>
      </w:r>
      <w:r w:rsidRPr="006E2618">
        <w:rPr>
          <w:rFonts w:ascii="Times New Roman" w:hAnsi="Times New Roman" w:cs="Times New Roman"/>
          <w:szCs w:val="24"/>
        </w:rPr>
        <w:t>函数显示进度信息，最终完成数据导入</w:t>
      </w:r>
      <w:r w:rsidR="005F6F66" w:rsidRPr="006E2618">
        <w:rPr>
          <w:rFonts w:ascii="Times New Roman" w:hAnsi="Times New Roman" w:cs="Times New Roman"/>
          <w:szCs w:val="24"/>
        </w:rPr>
        <w:t>任务</w:t>
      </w:r>
      <w:r w:rsidRPr="006E2618">
        <w:rPr>
          <w:rFonts w:ascii="Times New Roman" w:hAnsi="Times New Roman" w:cs="Times New Roman"/>
          <w:szCs w:val="24"/>
        </w:rPr>
        <w:t>。中间产生的结果</w:t>
      </w:r>
      <w:r w:rsidR="0064619E" w:rsidRPr="006E2618">
        <w:rPr>
          <w:rFonts w:ascii="Times New Roman" w:hAnsi="Times New Roman" w:cs="Times New Roman"/>
          <w:szCs w:val="24"/>
        </w:rPr>
        <w:t>保存在</w:t>
      </w:r>
      <w:r w:rsidRPr="006E2618">
        <w:rPr>
          <w:rFonts w:ascii="Times New Roman" w:hAnsi="Times New Roman" w:cs="Times New Roman"/>
          <w:szCs w:val="24"/>
        </w:rPr>
        <w:t>路径</w:t>
      </w:r>
      <w:r w:rsidR="005F6F66" w:rsidRPr="006E2618">
        <w:rPr>
          <w:rFonts w:ascii="Times New Roman" w:hAnsi="Times New Roman" w:cs="Times New Roman"/>
          <w:szCs w:val="24"/>
        </w:rPr>
        <w:t>path</w:t>
      </w:r>
      <w:r w:rsidR="0064619E" w:rsidRPr="006E2618">
        <w:rPr>
          <w:rFonts w:ascii="Times New Roman" w:hAnsi="Times New Roman" w:cs="Times New Roman"/>
          <w:szCs w:val="24"/>
        </w:rPr>
        <w:t>的</w:t>
      </w:r>
      <w:r w:rsidR="0064619E" w:rsidRPr="006E2618">
        <w:rPr>
          <w:rFonts w:ascii="Times New Roman" w:hAnsi="Times New Roman" w:cs="Times New Roman"/>
          <w:szCs w:val="24"/>
        </w:rPr>
        <w:t>\</w:t>
      </w:r>
      <w:proofErr w:type="spellStart"/>
      <w:r w:rsidR="0064619E" w:rsidRPr="006E2618">
        <w:rPr>
          <w:rFonts w:ascii="Times New Roman" w:hAnsi="Times New Roman" w:cs="Times New Roman"/>
          <w:szCs w:val="24"/>
        </w:rPr>
        <w:t>Rawdata</w:t>
      </w:r>
      <w:proofErr w:type="spellEnd"/>
      <w:r w:rsidR="0064619E" w:rsidRPr="006E2618">
        <w:rPr>
          <w:rFonts w:ascii="Times New Roman" w:hAnsi="Times New Roman" w:cs="Times New Roman"/>
          <w:szCs w:val="24"/>
        </w:rPr>
        <w:t>目录下，包括</w:t>
      </w:r>
      <w:r w:rsidR="006E2618" w:rsidRPr="006E2618">
        <w:rPr>
          <w:rFonts w:ascii="Times New Roman" w:hAnsi="Times New Roman" w:cs="Times New Roman"/>
          <w:szCs w:val="24"/>
        </w:rPr>
        <w:t>渔业船舶</w:t>
      </w:r>
      <w:r w:rsidR="0064619E" w:rsidRPr="006E2618">
        <w:rPr>
          <w:rFonts w:ascii="Times New Roman" w:hAnsi="Times New Roman" w:cs="Times New Roman"/>
          <w:szCs w:val="24"/>
        </w:rPr>
        <w:t>列表</w:t>
      </w:r>
      <w:r w:rsidR="005F6F66" w:rsidRPr="006E2618">
        <w:rPr>
          <w:rFonts w:ascii="Times New Roman" w:hAnsi="Times New Roman" w:cs="Times New Roman"/>
          <w:szCs w:val="24"/>
        </w:rPr>
        <w:t>Table</w:t>
      </w:r>
      <w:r w:rsidR="0064619E" w:rsidRPr="006E2618">
        <w:rPr>
          <w:rFonts w:ascii="Times New Roman" w:hAnsi="Times New Roman" w:cs="Times New Roman"/>
          <w:szCs w:val="24"/>
        </w:rPr>
        <w:t>、轨迹边界</w:t>
      </w:r>
      <w:r w:rsidR="005F6F66" w:rsidRPr="006E2618">
        <w:rPr>
          <w:rFonts w:ascii="Times New Roman" w:hAnsi="Times New Roman" w:cs="Times New Roman"/>
          <w:szCs w:val="24"/>
        </w:rPr>
        <w:t>（东西南北）</w:t>
      </w:r>
      <w:r w:rsidR="0064619E" w:rsidRPr="006E2618">
        <w:rPr>
          <w:rFonts w:ascii="Times New Roman" w:hAnsi="Times New Roman" w:cs="Times New Roman"/>
          <w:szCs w:val="24"/>
        </w:rPr>
        <w:t>、港口信息</w:t>
      </w:r>
      <w:r w:rsidR="005F6F66" w:rsidRPr="006E2618">
        <w:rPr>
          <w:rFonts w:ascii="Times New Roman" w:hAnsi="Times New Roman" w:cs="Times New Roman"/>
          <w:szCs w:val="24"/>
        </w:rPr>
        <w:t>Port</w:t>
      </w:r>
      <w:r w:rsidR="005F6F66" w:rsidRPr="006E2618">
        <w:rPr>
          <w:rFonts w:ascii="Times New Roman" w:hAnsi="Times New Roman" w:cs="Times New Roman"/>
          <w:szCs w:val="24"/>
        </w:rPr>
        <w:t>、</w:t>
      </w:r>
      <w:r w:rsidR="0064619E" w:rsidRPr="006E2618">
        <w:rPr>
          <w:rFonts w:ascii="Times New Roman" w:hAnsi="Times New Roman" w:cs="Times New Roman"/>
          <w:szCs w:val="24"/>
        </w:rPr>
        <w:t>航次数据</w:t>
      </w:r>
      <w:r w:rsidR="005F6F66" w:rsidRPr="006E2618">
        <w:rPr>
          <w:rFonts w:ascii="Times New Roman" w:hAnsi="Times New Roman" w:cs="Times New Roman"/>
          <w:szCs w:val="24"/>
        </w:rPr>
        <w:t>Track</w:t>
      </w:r>
      <w:r w:rsidR="005F6F66" w:rsidRPr="006E2618">
        <w:rPr>
          <w:rFonts w:ascii="Times New Roman" w:hAnsi="Times New Roman" w:cs="Times New Roman"/>
          <w:szCs w:val="24"/>
        </w:rPr>
        <w:t>和航次对应的捕捞轨迹区域</w:t>
      </w:r>
      <w:proofErr w:type="spellStart"/>
      <w:r w:rsidR="005F6F66" w:rsidRPr="006E2618">
        <w:rPr>
          <w:rFonts w:ascii="Times New Roman" w:hAnsi="Times New Roman" w:cs="Times New Roman"/>
          <w:szCs w:val="24"/>
        </w:rPr>
        <w:t>FishingArea</w:t>
      </w:r>
      <w:proofErr w:type="spellEnd"/>
      <w:r w:rsidR="0064619E" w:rsidRPr="006E2618">
        <w:rPr>
          <w:rFonts w:ascii="Times New Roman" w:hAnsi="Times New Roman" w:cs="Times New Roman"/>
          <w:szCs w:val="24"/>
        </w:rPr>
        <w:t>。</w:t>
      </w:r>
    </w:p>
    <w:p w14:paraId="75F3DB10" w14:textId="76622CBF" w:rsidR="0064619E" w:rsidRPr="006E2618" w:rsidRDefault="0064619E"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3</w:t>
      </w:r>
      <w:r w:rsidRPr="006E2618">
        <w:rPr>
          <w:rFonts w:ascii="Times New Roman" w:hAnsi="Times New Roman" w:cs="Times New Roman"/>
          <w:szCs w:val="24"/>
        </w:rPr>
        <w:t>）完成数据导入后，调用</w:t>
      </w:r>
      <w:proofErr w:type="spellStart"/>
      <w:r w:rsidRPr="006E2618">
        <w:rPr>
          <w:rFonts w:ascii="Times New Roman" w:hAnsi="Times New Roman" w:cs="Times New Roman"/>
          <w:szCs w:val="24"/>
        </w:rPr>
        <w:t>msgbox</w:t>
      </w:r>
      <w:proofErr w:type="spellEnd"/>
      <w:r w:rsidRPr="006E2618">
        <w:rPr>
          <w:rFonts w:ascii="Times New Roman" w:hAnsi="Times New Roman" w:cs="Times New Roman"/>
          <w:szCs w:val="24"/>
        </w:rPr>
        <w:t>()</w:t>
      </w:r>
      <w:r w:rsidR="00BC6372" w:rsidRPr="006E2618">
        <w:rPr>
          <w:rFonts w:ascii="Times New Roman" w:hAnsi="Times New Roman" w:cs="Times New Roman"/>
          <w:szCs w:val="24"/>
        </w:rPr>
        <w:t>函数提示导入数据完成</w:t>
      </w:r>
      <w:r w:rsidRPr="006E2618">
        <w:rPr>
          <w:rFonts w:ascii="Times New Roman" w:hAnsi="Times New Roman" w:cs="Times New Roman"/>
          <w:szCs w:val="24"/>
        </w:rPr>
        <w:t>。同时，调用</w:t>
      </w:r>
      <w:proofErr w:type="spellStart"/>
      <w:r w:rsidRPr="006E2618">
        <w:rPr>
          <w:rFonts w:ascii="Times New Roman" w:hAnsi="Times New Roman" w:cs="Times New Roman"/>
          <w:szCs w:val="24"/>
        </w:rPr>
        <w:t>mapshow</w:t>
      </w:r>
      <w:proofErr w:type="spellEnd"/>
      <w:r w:rsidRPr="006E2618">
        <w:rPr>
          <w:rFonts w:ascii="Times New Roman" w:hAnsi="Times New Roman" w:cs="Times New Roman"/>
          <w:szCs w:val="24"/>
        </w:rPr>
        <w:t>()</w:t>
      </w:r>
      <w:r w:rsidRPr="006E2618">
        <w:rPr>
          <w:rFonts w:ascii="Times New Roman" w:hAnsi="Times New Roman" w:cs="Times New Roman"/>
          <w:szCs w:val="24"/>
        </w:rPr>
        <w:t>函数在窗口左侧结合地图展示港口定位结果。</w:t>
      </w:r>
    </w:p>
    <w:p w14:paraId="2E5533DA" w14:textId="54DDB931" w:rsidR="0064619E" w:rsidRPr="006E2618" w:rsidRDefault="0064619E" w:rsidP="0088685E">
      <w:pPr>
        <w:pStyle w:val="3"/>
        <w:keepNext w:val="0"/>
        <w:keepLines w:val="0"/>
        <w:numPr>
          <w:ilvl w:val="2"/>
          <w:numId w:val="20"/>
        </w:numPr>
        <w:spacing w:line="300" w:lineRule="auto"/>
        <w:rPr>
          <w:rFonts w:ascii="Times New Roman" w:hAnsi="Times New Roman" w:cs="Times New Roman"/>
        </w:rPr>
      </w:pPr>
      <w:bookmarkStart w:id="79" w:name="_Toc508613029"/>
      <w:bookmarkStart w:id="80" w:name="_Toc508613102"/>
      <w:r w:rsidRPr="006E2618">
        <w:rPr>
          <w:rFonts w:ascii="Times New Roman" w:hAnsi="Times New Roman" w:cs="Times New Roman"/>
        </w:rPr>
        <w:t>保存</w:t>
      </w:r>
      <w:bookmarkEnd w:id="79"/>
      <w:bookmarkEnd w:id="80"/>
    </w:p>
    <w:p w14:paraId="59B87D4E" w14:textId="77777777" w:rsidR="00646BBF" w:rsidRPr="006E2618" w:rsidRDefault="0064619E"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窗口左侧展示的示意图可以保存到</w:t>
      </w:r>
      <w:r w:rsidR="004D64CB" w:rsidRPr="006E2618">
        <w:rPr>
          <w:rFonts w:ascii="Times New Roman" w:hAnsi="Times New Roman" w:cs="Times New Roman"/>
          <w:szCs w:val="24"/>
        </w:rPr>
        <w:t>指定</w:t>
      </w:r>
      <w:r w:rsidRPr="006E2618">
        <w:rPr>
          <w:rFonts w:ascii="Times New Roman" w:hAnsi="Times New Roman" w:cs="Times New Roman"/>
          <w:szCs w:val="24"/>
        </w:rPr>
        <w:t>目录下</w:t>
      </w:r>
      <w:r w:rsidR="004D64CB" w:rsidRPr="006E2618">
        <w:rPr>
          <w:rFonts w:ascii="Times New Roman" w:hAnsi="Times New Roman" w:cs="Times New Roman"/>
          <w:szCs w:val="24"/>
        </w:rPr>
        <w:t>，具体操作如图</w:t>
      </w:r>
      <w:r w:rsidR="004D64CB" w:rsidRPr="006E2618">
        <w:rPr>
          <w:rFonts w:ascii="Times New Roman" w:hAnsi="Times New Roman" w:cs="Times New Roman"/>
          <w:szCs w:val="24"/>
        </w:rPr>
        <w:t>4-11</w:t>
      </w:r>
      <w:r w:rsidR="00BE0343" w:rsidRPr="006E2618">
        <w:rPr>
          <w:rFonts w:ascii="Times New Roman" w:hAnsi="Times New Roman" w:cs="Times New Roman"/>
          <w:szCs w:val="24"/>
        </w:rPr>
        <w:t>：</w:t>
      </w: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4267"/>
      </w:tblGrid>
      <w:tr w:rsidR="00646BBF" w14:paraId="141D7D04" w14:textId="77777777" w:rsidTr="00646BBF">
        <w:tc>
          <w:tcPr>
            <w:tcW w:w="8522" w:type="dxa"/>
            <w:gridSpan w:val="2"/>
            <w:vAlign w:val="center"/>
          </w:tcPr>
          <w:p w14:paraId="4C848CE1" w14:textId="3043E764" w:rsidR="00646BBF" w:rsidRDefault="00646BBF" w:rsidP="00646BBF">
            <w:pPr>
              <w:spacing w:line="300" w:lineRule="auto"/>
              <w:jc w:val="center"/>
              <w:rPr>
                <w:rFonts w:ascii="Times New Roman" w:hAnsi="Times New Roman" w:cs="Times New Roman"/>
                <w:szCs w:val="24"/>
              </w:rPr>
            </w:pPr>
            <w:r>
              <w:rPr>
                <w:noProof/>
              </w:rPr>
              <w:drawing>
                <wp:inline distT="0" distB="0" distL="0" distR="0" wp14:anchorId="3810C297" wp14:editId="7605FDD5">
                  <wp:extent cx="5333333" cy="2228571"/>
                  <wp:effectExtent l="0" t="0" r="1270" b="635"/>
                  <wp:docPr id="4123" name="图片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333333" cy="2228571"/>
                          </a:xfrm>
                          <a:prstGeom prst="rect">
                            <a:avLst/>
                          </a:prstGeom>
                        </pic:spPr>
                      </pic:pic>
                    </a:graphicData>
                  </a:graphic>
                </wp:inline>
              </w:drawing>
            </w:r>
          </w:p>
        </w:tc>
      </w:tr>
      <w:tr w:rsidR="00646BBF" w14:paraId="20C08943" w14:textId="77777777" w:rsidTr="00646BBF">
        <w:tc>
          <w:tcPr>
            <w:tcW w:w="4261" w:type="dxa"/>
            <w:vAlign w:val="center"/>
          </w:tcPr>
          <w:p w14:paraId="4A51BDCC" w14:textId="16E4F3AF" w:rsidR="00646BBF" w:rsidRDefault="00646BBF" w:rsidP="00646BBF">
            <w:pPr>
              <w:spacing w:line="300" w:lineRule="auto"/>
              <w:jc w:val="center"/>
              <w:rPr>
                <w:rFonts w:ascii="Times New Roman" w:hAnsi="Times New Roman" w:cs="Times New Roman"/>
                <w:szCs w:val="24"/>
              </w:rPr>
            </w:pPr>
            <w:r>
              <w:rPr>
                <w:rFonts w:ascii="Times New Roman" w:hAnsi="Times New Roman" w:cs="Times New Roman" w:hint="eastAsia"/>
                <w:szCs w:val="24"/>
              </w:rPr>
              <w:t>(a)</w:t>
            </w:r>
          </w:p>
        </w:tc>
        <w:tc>
          <w:tcPr>
            <w:tcW w:w="4261" w:type="dxa"/>
            <w:vAlign w:val="center"/>
          </w:tcPr>
          <w:p w14:paraId="3CEB0F8E" w14:textId="0CE6CFC5" w:rsidR="00646BBF" w:rsidRDefault="00646BBF" w:rsidP="00646BBF">
            <w:pPr>
              <w:spacing w:line="300" w:lineRule="auto"/>
              <w:jc w:val="center"/>
              <w:rPr>
                <w:rFonts w:ascii="Times New Roman" w:hAnsi="Times New Roman" w:cs="Times New Roman"/>
                <w:szCs w:val="24"/>
              </w:rPr>
            </w:pPr>
            <w:r>
              <w:rPr>
                <w:rFonts w:ascii="Times New Roman" w:hAnsi="Times New Roman" w:cs="Times New Roman" w:hint="eastAsia"/>
                <w:szCs w:val="24"/>
              </w:rPr>
              <w:t>(b)</w:t>
            </w:r>
          </w:p>
        </w:tc>
      </w:tr>
      <w:tr w:rsidR="00646BBF" w14:paraId="74519B84" w14:textId="77777777" w:rsidTr="00646BBF">
        <w:tc>
          <w:tcPr>
            <w:tcW w:w="8522" w:type="dxa"/>
            <w:gridSpan w:val="2"/>
            <w:vAlign w:val="center"/>
          </w:tcPr>
          <w:p w14:paraId="69F4EDBF" w14:textId="2674726A" w:rsidR="00646BBF" w:rsidRDefault="00646BBF" w:rsidP="00646BBF">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4-11 </w:t>
            </w:r>
            <w:r w:rsidRPr="006E2618">
              <w:rPr>
                <w:rFonts w:ascii="Times New Roman" w:hAnsi="Times New Roman" w:cs="Times New Roman"/>
                <w:szCs w:val="24"/>
              </w:rPr>
              <w:t>保存的操作流程</w:t>
            </w:r>
            <w:r>
              <w:rPr>
                <w:rFonts w:ascii="Times New Roman" w:hAnsi="Times New Roman" w:cs="Times New Roman" w:hint="eastAsia"/>
                <w:szCs w:val="24"/>
              </w:rPr>
              <w:t>(a)</w:t>
            </w:r>
            <w:r w:rsidRPr="006E2618">
              <w:rPr>
                <w:rFonts w:ascii="Times New Roman" w:hAnsi="Times New Roman" w:cs="Times New Roman"/>
                <w:szCs w:val="24"/>
              </w:rPr>
              <w:t xml:space="preserve"> </w:t>
            </w:r>
            <w:r w:rsidRPr="006E2618">
              <w:rPr>
                <w:rFonts w:ascii="Times New Roman" w:hAnsi="Times New Roman" w:cs="Times New Roman"/>
                <w:szCs w:val="24"/>
              </w:rPr>
              <w:t>文件菜单下的保存按钮</w:t>
            </w:r>
            <w:r>
              <w:rPr>
                <w:rFonts w:ascii="Times New Roman" w:hAnsi="Times New Roman" w:cs="Times New Roman" w:hint="eastAsia"/>
                <w:szCs w:val="24"/>
              </w:rPr>
              <w:t>(b)</w:t>
            </w:r>
            <w:r w:rsidRPr="006E2618">
              <w:rPr>
                <w:rFonts w:ascii="Times New Roman" w:hAnsi="Times New Roman" w:cs="Times New Roman"/>
                <w:szCs w:val="24"/>
              </w:rPr>
              <w:t xml:space="preserve"> </w:t>
            </w:r>
            <w:r w:rsidRPr="006E2618">
              <w:rPr>
                <w:rFonts w:ascii="Times New Roman" w:hAnsi="Times New Roman" w:cs="Times New Roman"/>
                <w:szCs w:val="24"/>
              </w:rPr>
              <w:t>保存图片对话框</w:t>
            </w:r>
          </w:p>
        </w:tc>
      </w:tr>
    </w:tbl>
    <w:p w14:paraId="1DE9A3B5" w14:textId="3BBF3E58" w:rsidR="004D64CB" w:rsidRPr="006E2618" w:rsidRDefault="004D64CB"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点击文件菜单下的保存按钮（图</w:t>
      </w:r>
      <w:r w:rsidRPr="006E2618">
        <w:rPr>
          <w:rFonts w:ascii="Times New Roman" w:hAnsi="Times New Roman" w:cs="Times New Roman"/>
          <w:szCs w:val="24"/>
        </w:rPr>
        <w:t>4-11</w:t>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），工具栏的第二个按钮</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功能相同），弹出保存图片对话框，确定保存路径、修改文件名称并选择文件类型后，点击</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按钮完成保存（图</w:t>
      </w:r>
      <w:r w:rsidRPr="006E2618">
        <w:rPr>
          <w:rFonts w:ascii="Times New Roman" w:hAnsi="Times New Roman" w:cs="Times New Roman"/>
          <w:szCs w:val="24"/>
        </w:rPr>
        <w:t>4-11</w:t>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w:t>
      </w:r>
    </w:p>
    <w:p w14:paraId="1B7E9322" w14:textId="33FC99FA" w:rsidR="00476670" w:rsidRPr="006E2618" w:rsidRDefault="00736951"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7CABEB20" wp14:editId="6A682CA0">
            <wp:extent cx="5085714" cy="1009524"/>
            <wp:effectExtent l="0" t="0" r="1270" b="635"/>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85714" cy="1009524"/>
                    </a:xfrm>
                    <a:prstGeom prst="rect">
                      <a:avLst/>
                    </a:prstGeom>
                  </pic:spPr>
                </pic:pic>
              </a:graphicData>
            </a:graphic>
          </wp:inline>
        </w:drawing>
      </w:r>
    </w:p>
    <w:p w14:paraId="16D71E32" w14:textId="0ECC12E3" w:rsidR="00476670" w:rsidRPr="006E2618" w:rsidRDefault="00476670"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4-12 </w:t>
      </w:r>
      <w:r w:rsidRPr="006E2618">
        <w:rPr>
          <w:rFonts w:ascii="Times New Roman" w:hAnsi="Times New Roman" w:cs="Times New Roman"/>
          <w:szCs w:val="24"/>
        </w:rPr>
        <w:t>保存的业务流程</w:t>
      </w:r>
    </w:p>
    <w:p w14:paraId="48DFEA91" w14:textId="0A9BF7FA" w:rsidR="004D64CB" w:rsidRPr="006E2618" w:rsidRDefault="004D64C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D909C7" w:rsidRPr="006E2618">
        <w:rPr>
          <w:rFonts w:ascii="Times New Roman" w:hAnsi="Times New Roman" w:cs="Times New Roman"/>
          <w:szCs w:val="24"/>
        </w:rPr>
        <w:t>业务逻辑如图</w:t>
      </w:r>
      <w:r w:rsidR="00D909C7" w:rsidRPr="006E2618">
        <w:rPr>
          <w:rFonts w:ascii="Times New Roman" w:hAnsi="Times New Roman" w:cs="Times New Roman"/>
          <w:szCs w:val="24"/>
        </w:rPr>
        <w:t>4-12</w:t>
      </w:r>
      <w:r w:rsidR="00D909C7" w:rsidRPr="006E2618">
        <w:rPr>
          <w:rFonts w:ascii="Times New Roman" w:hAnsi="Times New Roman" w:cs="Times New Roman"/>
          <w:szCs w:val="24"/>
        </w:rPr>
        <w:t>所示：</w:t>
      </w:r>
    </w:p>
    <w:p w14:paraId="1C84DDCE" w14:textId="278658B5"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保存</w:t>
      </w:r>
      <w:r w:rsidRPr="006E2618">
        <w:rPr>
          <w:rFonts w:ascii="Times New Roman" w:eastAsia="宋体" w:hAnsi="Times New Roman" w:cs="Times New Roman"/>
          <w:szCs w:val="24"/>
        </w:rPr>
        <w:t>”</w:t>
      </w:r>
      <w:r w:rsidRPr="006E2618">
        <w:rPr>
          <w:rFonts w:ascii="Times New Roman" w:hAnsi="Times New Roman" w:cs="Times New Roman"/>
          <w:szCs w:val="24"/>
        </w:rPr>
        <w:t>按钮，调用</w:t>
      </w:r>
      <w:proofErr w:type="spellStart"/>
      <w:r w:rsidRPr="006E2618">
        <w:rPr>
          <w:rFonts w:ascii="Times New Roman" w:hAnsi="Times New Roman" w:cs="Times New Roman"/>
          <w:szCs w:val="24"/>
        </w:rPr>
        <w:t>uiputfile</w:t>
      </w:r>
      <w:proofErr w:type="spellEnd"/>
      <w:r w:rsidRPr="006E2618">
        <w:rPr>
          <w:rFonts w:ascii="Times New Roman" w:hAnsi="Times New Roman" w:cs="Times New Roman"/>
          <w:szCs w:val="24"/>
        </w:rPr>
        <w:t>()</w:t>
      </w:r>
      <w:r w:rsidR="00736951" w:rsidRPr="006E2618">
        <w:rPr>
          <w:rFonts w:ascii="Times New Roman" w:hAnsi="Times New Roman" w:cs="Times New Roman"/>
          <w:szCs w:val="24"/>
        </w:rPr>
        <w:t>函数</w:t>
      </w:r>
      <w:r w:rsidRPr="006E2618">
        <w:rPr>
          <w:rFonts w:ascii="Times New Roman" w:hAnsi="Times New Roman" w:cs="Times New Roman"/>
          <w:szCs w:val="24"/>
        </w:rPr>
        <w:t>弹出保存图片对话框，</w:t>
      </w:r>
      <w:r w:rsidR="00736951" w:rsidRPr="006E2618">
        <w:rPr>
          <w:rFonts w:ascii="Times New Roman" w:hAnsi="Times New Roman" w:cs="Times New Roman"/>
          <w:szCs w:val="24"/>
        </w:rPr>
        <w:t>列表</w:t>
      </w:r>
      <w:r w:rsidR="00736951" w:rsidRPr="006E2618">
        <w:rPr>
          <w:rFonts w:ascii="Times New Roman" w:hAnsi="Times New Roman" w:cs="Times New Roman"/>
          <w:szCs w:val="24"/>
        </w:rPr>
        <w:t>Filter</w:t>
      </w:r>
      <w:r w:rsidR="00736951" w:rsidRPr="006E2618">
        <w:rPr>
          <w:rFonts w:ascii="Times New Roman" w:hAnsi="Times New Roman" w:cs="Times New Roman"/>
          <w:szCs w:val="24"/>
        </w:rPr>
        <w:t>限制保存类型，</w:t>
      </w:r>
      <w:r w:rsidRPr="006E2618">
        <w:rPr>
          <w:rFonts w:ascii="Times New Roman" w:hAnsi="Times New Roman" w:cs="Times New Roman"/>
          <w:szCs w:val="24"/>
        </w:rPr>
        <w:t>确认后得到保存路径</w:t>
      </w:r>
      <w:r w:rsidR="00736951" w:rsidRPr="006E2618">
        <w:rPr>
          <w:rFonts w:ascii="Times New Roman" w:hAnsi="Times New Roman" w:cs="Times New Roman"/>
          <w:szCs w:val="24"/>
        </w:rPr>
        <w:t>pathname</w:t>
      </w:r>
      <w:r w:rsidRPr="006E2618">
        <w:rPr>
          <w:rFonts w:ascii="Times New Roman" w:hAnsi="Times New Roman" w:cs="Times New Roman"/>
          <w:szCs w:val="24"/>
        </w:rPr>
        <w:t>、文件名</w:t>
      </w:r>
      <w:r w:rsidR="00736951" w:rsidRPr="006E2618">
        <w:rPr>
          <w:rFonts w:ascii="Times New Roman" w:hAnsi="Times New Roman" w:cs="Times New Roman"/>
          <w:szCs w:val="24"/>
        </w:rPr>
        <w:t>filename</w:t>
      </w:r>
      <w:r w:rsidR="00736951" w:rsidRPr="006E2618">
        <w:rPr>
          <w:rFonts w:ascii="Times New Roman" w:hAnsi="Times New Roman" w:cs="Times New Roman"/>
          <w:szCs w:val="24"/>
        </w:rPr>
        <w:t>和</w:t>
      </w:r>
      <w:r w:rsidRPr="006E2618">
        <w:rPr>
          <w:rFonts w:ascii="Times New Roman" w:hAnsi="Times New Roman" w:cs="Times New Roman"/>
          <w:szCs w:val="24"/>
        </w:rPr>
        <w:t>文件类型</w:t>
      </w:r>
      <w:r w:rsidR="00736951" w:rsidRPr="006E2618">
        <w:rPr>
          <w:rFonts w:ascii="Times New Roman" w:hAnsi="Times New Roman" w:cs="Times New Roman"/>
          <w:szCs w:val="24"/>
        </w:rPr>
        <w:t>format</w:t>
      </w:r>
      <w:r w:rsidRPr="006E2618">
        <w:rPr>
          <w:rFonts w:ascii="Times New Roman" w:hAnsi="Times New Roman" w:cs="Times New Roman"/>
          <w:szCs w:val="24"/>
        </w:rPr>
        <w:t>等信息。</w:t>
      </w:r>
    </w:p>
    <w:p w14:paraId="4CBA48F6" w14:textId="724A422A"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proofErr w:type="spellStart"/>
      <w:r w:rsidRPr="006E2618">
        <w:rPr>
          <w:rFonts w:ascii="Times New Roman" w:hAnsi="Times New Roman" w:cs="Times New Roman"/>
          <w:szCs w:val="24"/>
        </w:rPr>
        <w:t>imwrite</w:t>
      </w:r>
      <w:proofErr w:type="spellEnd"/>
      <w:r w:rsidRPr="006E2618">
        <w:rPr>
          <w:rFonts w:ascii="Times New Roman" w:hAnsi="Times New Roman" w:cs="Times New Roman"/>
          <w:szCs w:val="24"/>
        </w:rPr>
        <w:t>()</w:t>
      </w:r>
      <w:r w:rsidRPr="006E2618">
        <w:rPr>
          <w:rFonts w:ascii="Times New Roman" w:hAnsi="Times New Roman" w:cs="Times New Roman"/>
          <w:szCs w:val="24"/>
        </w:rPr>
        <w:t>函数，按照保存路径</w:t>
      </w:r>
      <w:r w:rsidR="00736951" w:rsidRPr="006E2618">
        <w:rPr>
          <w:rFonts w:ascii="Times New Roman" w:hAnsi="Times New Roman" w:cs="Times New Roman"/>
          <w:szCs w:val="24"/>
        </w:rPr>
        <w:t>pathname</w:t>
      </w:r>
      <w:r w:rsidRPr="006E2618">
        <w:rPr>
          <w:rFonts w:ascii="Times New Roman" w:hAnsi="Times New Roman" w:cs="Times New Roman"/>
          <w:szCs w:val="24"/>
        </w:rPr>
        <w:t>、文件名</w:t>
      </w:r>
      <w:r w:rsidR="00736951" w:rsidRPr="006E2618">
        <w:rPr>
          <w:rFonts w:ascii="Times New Roman" w:hAnsi="Times New Roman" w:cs="Times New Roman"/>
          <w:szCs w:val="24"/>
        </w:rPr>
        <w:t>filename</w:t>
      </w:r>
      <w:r w:rsidR="00736951" w:rsidRPr="006E2618">
        <w:rPr>
          <w:rFonts w:ascii="Times New Roman" w:hAnsi="Times New Roman" w:cs="Times New Roman"/>
          <w:szCs w:val="24"/>
        </w:rPr>
        <w:t>和</w:t>
      </w:r>
      <w:r w:rsidRPr="006E2618">
        <w:rPr>
          <w:rFonts w:ascii="Times New Roman" w:hAnsi="Times New Roman" w:cs="Times New Roman"/>
          <w:szCs w:val="24"/>
        </w:rPr>
        <w:t>文件类型</w:t>
      </w:r>
      <w:r w:rsidR="00736951" w:rsidRPr="006E2618">
        <w:rPr>
          <w:rFonts w:ascii="Times New Roman" w:hAnsi="Times New Roman" w:cs="Times New Roman"/>
          <w:szCs w:val="24"/>
        </w:rPr>
        <w:t>format</w:t>
      </w:r>
      <w:r w:rsidR="00736951" w:rsidRPr="006E2618">
        <w:rPr>
          <w:rFonts w:ascii="Times New Roman" w:hAnsi="Times New Roman" w:cs="Times New Roman"/>
          <w:szCs w:val="24"/>
        </w:rPr>
        <w:t>对</w:t>
      </w:r>
      <w:r w:rsidRPr="006E2618">
        <w:rPr>
          <w:rFonts w:ascii="Times New Roman" w:hAnsi="Times New Roman" w:cs="Times New Roman"/>
          <w:szCs w:val="24"/>
        </w:rPr>
        <w:t>主界面窗口左侧示意图进行保存。</w:t>
      </w:r>
    </w:p>
    <w:p w14:paraId="4696586E" w14:textId="330ABDEF" w:rsidR="00D909C7" w:rsidRPr="006E2618" w:rsidRDefault="00D909C7" w:rsidP="0088685E">
      <w:pPr>
        <w:pStyle w:val="3"/>
        <w:keepNext w:val="0"/>
        <w:keepLines w:val="0"/>
        <w:numPr>
          <w:ilvl w:val="2"/>
          <w:numId w:val="20"/>
        </w:numPr>
        <w:spacing w:line="300" w:lineRule="auto"/>
        <w:rPr>
          <w:rFonts w:ascii="Times New Roman" w:hAnsi="Times New Roman" w:cs="Times New Roman"/>
        </w:rPr>
      </w:pPr>
      <w:bookmarkStart w:id="81" w:name="_Toc508613030"/>
      <w:bookmarkStart w:id="82" w:name="_Toc508613103"/>
      <w:r w:rsidRPr="006E2618">
        <w:rPr>
          <w:rFonts w:ascii="Times New Roman" w:hAnsi="Times New Roman" w:cs="Times New Roman"/>
        </w:rPr>
        <w:t>退出</w:t>
      </w:r>
      <w:bookmarkEnd w:id="81"/>
      <w:bookmarkEnd w:id="82"/>
    </w:p>
    <w:p w14:paraId="3E2535EB" w14:textId="0360D8E7" w:rsidR="00D909C7" w:rsidRPr="006E2618" w:rsidRDefault="00D909C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点击文件菜单下的退出按钮，关闭主界面窗口。</w:t>
      </w:r>
    </w:p>
    <w:p w14:paraId="356DBEE8" w14:textId="6A868F27" w:rsidR="00D909C7" w:rsidRPr="006E2618" w:rsidRDefault="007859A2"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472EB9D6" wp14:editId="669C2B72">
            <wp:extent cx="3895238" cy="657143"/>
            <wp:effectExtent l="0" t="0" r="0" b="0"/>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95238" cy="657143"/>
                    </a:xfrm>
                    <a:prstGeom prst="rect">
                      <a:avLst/>
                    </a:prstGeom>
                  </pic:spPr>
                </pic:pic>
              </a:graphicData>
            </a:graphic>
          </wp:inline>
        </w:drawing>
      </w:r>
    </w:p>
    <w:p w14:paraId="2FF147DE" w14:textId="0A19E711" w:rsidR="00280466" w:rsidRPr="006E2618" w:rsidRDefault="00280466"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4-13 </w:t>
      </w:r>
      <w:r w:rsidRPr="006E2618">
        <w:rPr>
          <w:rFonts w:ascii="Times New Roman" w:hAnsi="Times New Roman" w:cs="Times New Roman"/>
          <w:szCs w:val="24"/>
        </w:rPr>
        <w:t>关闭的业务流程</w:t>
      </w:r>
    </w:p>
    <w:p w14:paraId="1EC2221D" w14:textId="5BE461B3"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业务流程如图</w:t>
      </w:r>
      <w:r w:rsidRPr="006E2618">
        <w:rPr>
          <w:rFonts w:ascii="Times New Roman" w:hAnsi="Times New Roman" w:cs="Times New Roman"/>
          <w:szCs w:val="24"/>
        </w:rPr>
        <w:t>4-13</w:t>
      </w:r>
      <w:r w:rsidRPr="006E2618">
        <w:rPr>
          <w:rFonts w:ascii="Times New Roman" w:hAnsi="Times New Roman" w:cs="Times New Roman"/>
          <w:szCs w:val="24"/>
        </w:rPr>
        <w:t>所示：</w:t>
      </w:r>
    </w:p>
    <w:p w14:paraId="6384FED8" w14:textId="29140481"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）点击退出按钮，调用</w:t>
      </w:r>
      <w:r w:rsidRPr="006E2618">
        <w:rPr>
          <w:rFonts w:ascii="Times New Roman" w:hAnsi="Times New Roman" w:cs="Times New Roman"/>
          <w:szCs w:val="24"/>
        </w:rPr>
        <w:t>clear()</w:t>
      </w:r>
      <w:r w:rsidRPr="006E2618">
        <w:rPr>
          <w:rFonts w:ascii="Times New Roman" w:hAnsi="Times New Roman" w:cs="Times New Roman"/>
          <w:szCs w:val="24"/>
        </w:rPr>
        <w:t>函数，清除系统在运行过程中</w:t>
      </w:r>
      <w:r w:rsidR="007859A2" w:rsidRPr="006E2618">
        <w:rPr>
          <w:rFonts w:ascii="Times New Roman" w:hAnsi="Times New Roman" w:cs="Times New Roman"/>
          <w:szCs w:val="24"/>
        </w:rPr>
        <w:t>产生的临时变量</w:t>
      </w:r>
      <w:r w:rsidRPr="006E2618">
        <w:rPr>
          <w:rFonts w:ascii="Times New Roman" w:hAnsi="Times New Roman" w:cs="Times New Roman"/>
          <w:szCs w:val="24"/>
        </w:rPr>
        <w:t>。</w:t>
      </w:r>
    </w:p>
    <w:p w14:paraId="74BD3B39" w14:textId="72BA7FD4"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）调用</w:t>
      </w:r>
      <w:r w:rsidRPr="006E2618">
        <w:rPr>
          <w:rFonts w:ascii="Times New Roman" w:hAnsi="Times New Roman" w:cs="Times New Roman"/>
          <w:szCs w:val="24"/>
        </w:rPr>
        <w:t>close()</w:t>
      </w:r>
      <w:r w:rsidR="007859A2" w:rsidRPr="006E2618">
        <w:rPr>
          <w:rFonts w:ascii="Times New Roman" w:hAnsi="Times New Roman" w:cs="Times New Roman"/>
          <w:szCs w:val="24"/>
        </w:rPr>
        <w:t>函数关闭主界面并终止进程，</w:t>
      </w:r>
      <w:r w:rsidRPr="006E2618">
        <w:rPr>
          <w:rFonts w:ascii="Times New Roman" w:hAnsi="Times New Roman" w:cs="Times New Roman"/>
          <w:szCs w:val="24"/>
        </w:rPr>
        <w:t>完成系统退出。</w:t>
      </w:r>
    </w:p>
    <w:p w14:paraId="4F317350" w14:textId="573DC6B0" w:rsidR="00280466" w:rsidRPr="006E2618" w:rsidRDefault="00280466" w:rsidP="0088685E">
      <w:pPr>
        <w:pStyle w:val="3"/>
        <w:keepNext w:val="0"/>
        <w:keepLines w:val="0"/>
        <w:numPr>
          <w:ilvl w:val="2"/>
          <w:numId w:val="20"/>
        </w:numPr>
        <w:spacing w:line="300" w:lineRule="auto"/>
        <w:rPr>
          <w:rFonts w:ascii="Times New Roman" w:hAnsi="Times New Roman" w:cs="Times New Roman"/>
        </w:rPr>
      </w:pPr>
      <w:bookmarkStart w:id="83" w:name="_Toc508613031"/>
      <w:bookmarkStart w:id="84" w:name="_Toc508613104"/>
      <w:r w:rsidRPr="006E2618">
        <w:rPr>
          <w:rFonts w:ascii="Times New Roman" w:hAnsi="Times New Roman" w:cs="Times New Roman"/>
        </w:rPr>
        <w:t>时间选择</w:t>
      </w:r>
      <w:bookmarkEnd w:id="83"/>
      <w:bookmarkEnd w:id="84"/>
    </w:p>
    <w:p w14:paraId="53BBF6E2" w14:textId="6E2FA529" w:rsidR="00280466" w:rsidRPr="006E2618" w:rsidRDefault="00280466"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BE0343" w:rsidRPr="006E2618">
        <w:rPr>
          <w:rFonts w:ascii="Times New Roman" w:hAnsi="Times New Roman" w:cs="Times New Roman"/>
          <w:szCs w:val="24"/>
        </w:rPr>
        <w:t>时间选择是观察</w:t>
      </w:r>
      <w:r w:rsidR="006E2618" w:rsidRPr="006E2618">
        <w:rPr>
          <w:rFonts w:ascii="Times New Roman" w:hAnsi="Times New Roman" w:cs="Times New Roman"/>
          <w:szCs w:val="24"/>
        </w:rPr>
        <w:t>渔业船舶</w:t>
      </w:r>
      <w:r w:rsidR="00BE0343" w:rsidRPr="006E2618">
        <w:rPr>
          <w:rFonts w:ascii="Times New Roman" w:hAnsi="Times New Roman" w:cs="Times New Roman"/>
          <w:szCs w:val="24"/>
        </w:rPr>
        <w:t>轨迹数据和捕捞区统计热度图的前提。通过选择起始和终止时间，可以观察</w:t>
      </w:r>
      <w:r w:rsidR="006E2618" w:rsidRPr="006E2618">
        <w:rPr>
          <w:rFonts w:ascii="Times New Roman" w:hAnsi="Times New Roman" w:cs="Times New Roman"/>
          <w:szCs w:val="24"/>
        </w:rPr>
        <w:t>渔业船舶</w:t>
      </w:r>
      <w:r w:rsidR="00BE0343" w:rsidRPr="006E2618">
        <w:rPr>
          <w:rFonts w:ascii="Times New Roman" w:hAnsi="Times New Roman" w:cs="Times New Roman"/>
          <w:szCs w:val="24"/>
        </w:rPr>
        <w:t>在这段时间内的轨迹，或者是在这段时间内所有捕捞区识别结果叠加的热度图。具体操作如图</w:t>
      </w:r>
      <w:r w:rsidR="00BE0343" w:rsidRPr="006E2618">
        <w:rPr>
          <w:rFonts w:ascii="Times New Roman" w:hAnsi="Times New Roman" w:cs="Times New Roman"/>
          <w:szCs w:val="24"/>
        </w:rPr>
        <w:t>4-14</w:t>
      </w:r>
      <w:r w:rsidR="00BE0343" w:rsidRPr="006E2618">
        <w:rPr>
          <w:rFonts w:ascii="Times New Roman" w:hAnsi="Times New Roman" w:cs="Times New Roman"/>
          <w:szCs w:val="24"/>
        </w:rPr>
        <w:t>：</w:t>
      </w:r>
      <w:r w:rsidR="00646BBF">
        <w:rPr>
          <w:noProof/>
        </w:rPr>
        <w:lastRenderedPageBreak/>
        <w:drawing>
          <wp:inline distT="0" distB="0" distL="0" distR="0" wp14:anchorId="34E01B1E" wp14:editId="147D2618">
            <wp:extent cx="5266667" cy="2800000"/>
            <wp:effectExtent l="0" t="0" r="0" b="635"/>
            <wp:docPr id="4127" name="图片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66667" cy="2800000"/>
                    </a:xfrm>
                    <a:prstGeom prst="rect">
                      <a:avLst/>
                    </a:prstGeom>
                  </pic:spPr>
                </pic:pic>
              </a:graphicData>
            </a:graphic>
          </wp:inline>
        </w:drawing>
      </w:r>
    </w:p>
    <w:p w14:paraId="23CBF895" w14:textId="30F1DFE5" w:rsidR="00377AB8" w:rsidRPr="006E2618" w:rsidRDefault="008672EF" w:rsidP="0088685E">
      <w:pPr>
        <w:spacing w:line="300" w:lineRule="auto"/>
        <w:rPr>
          <w:rFonts w:ascii="Times New Roman" w:hAnsi="Times New Roman" w:cs="Times New Roman"/>
          <w:szCs w:val="24"/>
        </w:rPr>
      </w:pPr>
      <w:r w:rsidRPr="006E2618">
        <w:rPr>
          <w:rFonts w:ascii="Times New Roman" w:hAnsi="Times New Roman" w:cs="Times New Roman"/>
          <w:noProof/>
        </w:rPr>
        <w:drawing>
          <wp:inline distT="0" distB="0" distL="0" distR="0" wp14:anchorId="0B7A78EC" wp14:editId="5CAF0BC9">
            <wp:extent cx="2543175" cy="1917390"/>
            <wp:effectExtent l="0" t="0" r="0" b="6985"/>
            <wp:docPr id="4104" name="图片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55781" cy="1926894"/>
                    </a:xfrm>
                    <a:prstGeom prst="rect">
                      <a:avLst/>
                    </a:prstGeom>
                  </pic:spPr>
                </pic:pic>
              </a:graphicData>
            </a:graphic>
          </wp:inline>
        </w:drawing>
      </w:r>
      <w:r w:rsidR="00280466" w:rsidRPr="006E2618">
        <w:rPr>
          <w:rFonts w:ascii="Times New Roman" w:hAnsi="Times New Roman" w:cs="Times New Roman"/>
          <w:szCs w:val="24"/>
        </w:rPr>
        <w:t xml:space="preserve"> </w:t>
      </w:r>
      <w:r w:rsidRPr="006E2618">
        <w:rPr>
          <w:rFonts w:ascii="Times New Roman" w:hAnsi="Times New Roman" w:cs="Times New Roman"/>
          <w:noProof/>
        </w:rPr>
        <w:drawing>
          <wp:inline distT="0" distB="0" distL="0" distR="0" wp14:anchorId="594593A6" wp14:editId="5CAE975E">
            <wp:extent cx="2548000" cy="1921028"/>
            <wp:effectExtent l="0" t="0" r="5080" b="3175"/>
            <wp:docPr id="4106" name="图片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554893" cy="1926225"/>
                    </a:xfrm>
                    <a:prstGeom prst="rect">
                      <a:avLst/>
                    </a:prstGeom>
                  </pic:spPr>
                </pic:pic>
              </a:graphicData>
            </a:graphic>
          </wp:inline>
        </w:drawing>
      </w:r>
    </w:p>
    <w:p w14:paraId="4A271980" w14:textId="572BCA34" w:rsidR="00280466" w:rsidRPr="006E2618" w:rsidRDefault="00280466" w:rsidP="0088685E">
      <w:pPr>
        <w:spacing w:line="300" w:lineRule="auto"/>
        <w:ind w:firstLineChars="100" w:firstLine="24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）在</w:t>
      </w:r>
      <w:proofErr w:type="spellStart"/>
      <w:r w:rsidR="00BE0343" w:rsidRPr="006E2618">
        <w:rPr>
          <w:rFonts w:ascii="Times New Roman" w:hAnsi="Times New Roman" w:cs="Times New Roman"/>
          <w:szCs w:val="24"/>
        </w:rPr>
        <w:t>UIC</w:t>
      </w:r>
      <w:r w:rsidRPr="006E2618">
        <w:rPr>
          <w:rFonts w:ascii="Times New Roman" w:hAnsi="Times New Roman" w:cs="Times New Roman"/>
          <w:szCs w:val="24"/>
        </w:rPr>
        <w:t>alendar</w:t>
      </w:r>
      <w:proofErr w:type="spellEnd"/>
      <w:r w:rsidRPr="006E2618">
        <w:rPr>
          <w:rFonts w:ascii="Times New Roman" w:hAnsi="Times New Roman" w:cs="Times New Roman"/>
          <w:szCs w:val="24"/>
        </w:rPr>
        <w:t>界面选择时间</w:t>
      </w:r>
      <w:r w:rsidRPr="006E2618">
        <w:rPr>
          <w:rFonts w:ascii="Times New Roman" w:hAnsi="Times New Roman" w:cs="Times New Roman"/>
          <w:szCs w:val="24"/>
        </w:rPr>
        <w:t xml:space="preserve">         </w:t>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）时间选择完成效果</w:t>
      </w:r>
    </w:p>
    <w:p w14:paraId="78D5E117" w14:textId="20D6DCF2" w:rsidR="00280466" w:rsidRPr="006E2618" w:rsidRDefault="00280466"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4-14 </w:t>
      </w:r>
      <w:r w:rsidRPr="006E2618">
        <w:rPr>
          <w:rFonts w:ascii="Times New Roman" w:hAnsi="Times New Roman" w:cs="Times New Roman"/>
          <w:szCs w:val="24"/>
        </w:rPr>
        <w:t>时间选择的操作流程</w:t>
      </w:r>
    </w:p>
    <w:p w14:paraId="4014D9DA" w14:textId="347B0E2A" w:rsidR="00BE0343" w:rsidRPr="006E2618" w:rsidRDefault="00BE0343"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点击起始时间按钮（或终止时间按钮），弹出时间选择窗口，时间精确到天。默认时间为</w:t>
      </w:r>
      <w:r w:rsidRPr="006E2618">
        <w:rPr>
          <w:rFonts w:ascii="Times New Roman" w:hAnsi="Times New Roman" w:cs="Times New Roman"/>
          <w:szCs w:val="24"/>
        </w:rPr>
        <w:t>VMS</w:t>
      </w:r>
      <w:r w:rsidRPr="006E2618">
        <w:rPr>
          <w:rFonts w:ascii="Times New Roman" w:hAnsi="Times New Roman" w:cs="Times New Roman"/>
          <w:szCs w:val="24"/>
        </w:rPr>
        <w:t>数据最早（或最晚）的记录时间，用黄色标记。图</w:t>
      </w:r>
      <w:r w:rsidRPr="006E2618">
        <w:rPr>
          <w:rFonts w:ascii="Times New Roman" w:hAnsi="Times New Roman" w:cs="Times New Roman"/>
          <w:szCs w:val="24"/>
        </w:rPr>
        <w:t>4-14</w:t>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）所示了默认时间是</w:t>
      </w:r>
      <w:r w:rsidRPr="006E2618">
        <w:rPr>
          <w:rFonts w:ascii="Times New Roman" w:hAnsi="Times New Roman" w:cs="Times New Roman"/>
          <w:szCs w:val="24"/>
        </w:rPr>
        <w:t>2014</w:t>
      </w:r>
      <w:r w:rsidRPr="006E2618">
        <w:rPr>
          <w:rFonts w:ascii="Times New Roman" w:hAnsi="Times New Roman" w:cs="Times New Roman"/>
          <w:szCs w:val="24"/>
        </w:rPr>
        <w:t>年</w:t>
      </w:r>
      <w:r w:rsidRPr="006E2618">
        <w:rPr>
          <w:rFonts w:ascii="Times New Roman" w:hAnsi="Times New Roman" w:cs="Times New Roman"/>
          <w:szCs w:val="24"/>
        </w:rPr>
        <w:t>4</w:t>
      </w:r>
      <w:r w:rsidRPr="006E2618">
        <w:rPr>
          <w:rFonts w:ascii="Times New Roman" w:hAnsi="Times New Roman" w:cs="Times New Roman"/>
          <w:szCs w:val="24"/>
        </w:rPr>
        <w:t>月</w:t>
      </w:r>
      <w:r w:rsidRPr="006E2618">
        <w:rPr>
          <w:rFonts w:ascii="Times New Roman" w:hAnsi="Times New Roman" w:cs="Times New Roman"/>
          <w:szCs w:val="24"/>
        </w:rPr>
        <w:t>1</w:t>
      </w:r>
      <w:r w:rsidRPr="006E2618">
        <w:rPr>
          <w:rFonts w:ascii="Times New Roman" w:hAnsi="Times New Roman" w:cs="Times New Roman"/>
          <w:szCs w:val="24"/>
        </w:rPr>
        <w:t>日。起始时间和终止时间选择完成后，会在按钮左侧的文本框中显示（图</w:t>
      </w:r>
      <w:r w:rsidRPr="006E2618">
        <w:rPr>
          <w:rFonts w:ascii="Times New Roman" w:hAnsi="Times New Roman" w:cs="Times New Roman"/>
          <w:szCs w:val="24"/>
        </w:rPr>
        <w:t>4-14</w:t>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w:t>
      </w:r>
    </w:p>
    <w:p w14:paraId="6FDB2C7C" w14:textId="3927B1D5" w:rsidR="00BE0343" w:rsidRPr="006E2618" w:rsidRDefault="007859A2"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42DDFCCA" wp14:editId="5937A500">
            <wp:extent cx="4371429" cy="847619"/>
            <wp:effectExtent l="0" t="0" r="0" b="0"/>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71429" cy="847619"/>
                    </a:xfrm>
                    <a:prstGeom prst="rect">
                      <a:avLst/>
                    </a:prstGeom>
                  </pic:spPr>
                </pic:pic>
              </a:graphicData>
            </a:graphic>
          </wp:inline>
        </w:drawing>
      </w:r>
    </w:p>
    <w:p w14:paraId="5FB6F419" w14:textId="4FD2F5E8" w:rsidR="00BE0343" w:rsidRPr="006E2618" w:rsidRDefault="00BE0343"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4-15 </w:t>
      </w:r>
      <w:r w:rsidRPr="006E2618">
        <w:rPr>
          <w:rFonts w:ascii="Times New Roman" w:hAnsi="Times New Roman" w:cs="Times New Roman"/>
          <w:szCs w:val="24"/>
        </w:rPr>
        <w:t>时间选择的</w:t>
      </w:r>
      <w:r w:rsidR="00FF6BCE" w:rsidRPr="006E2618">
        <w:rPr>
          <w:rFonts w:ascii="Times New Roman" w:hAnsi="Times New Roman" w:cs="Times New Roman"/>
          <w:szCs w:val="24"/>
        </w:rPr>
        <w:t>业务逻辑</w:t>
      </w:r>
    </w:p>
    <w:p w14:paraId="6B309B4C" w14:textId="0AF50B99"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4-15</w:t>
      </w:r>
      <w:r w:rsidRPr="006E2618">
        <w:rPr>
          <w:rFonts w:ascii="Times New Roman" w:hAnsi="Times New Roman" w:cs="Times New Roman"/>
          <w:szCs w:val="24"/>
        </w:rPr>
        <w:t>所示：</w:t>
      </w:r>
    </w:p>
    <w:p w14:paraId="75CAAF44" w14:textId="24F6AF1B"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起始时间</w:t>
      </w:r>
      <w:r w:rsidRPr="006E2618">
        <w:rPr>
          <w:rFonts w:ascii="Times New Roman" w:eastAsia="宋体" w:hAnsi="Times New Roman" w:cs="Times New Roman"/>
          <w:szCs w:val="24"/>
        </w:rPr>
        <w:t>”</w:t>
      </w:r>
      <w:r w:rsidRPr="006E2618">
        <w:rPr>
          <w:rFonts w:ascii="Times New Roman" w:hAnsi="Times New Roman" w:cs="Times New Roman"/>
          <w:szCs w:val="24"/>
        </w:rPr>
        <w:t>或</w:t>
      </w:r>
      <w:r w:rsidRPr="006E2618">
        <w:rPr>
          <w:rFonts w:ascii="Times New Roman" w:eastAsia="宋体" w:hAnsi="Times New Roman" w:cs="Times New Roman"/>
          <w:szCs w:val="24"/>
        </w:rPr>
        <w:t>“</w:t>
      </w:r>
      <w:r w:rsidRPr="006E2618">
        <w:rPr>
          <w:rFonts w:ascii="Times New Roman" w:hAnsi="Times New Roman" w:cs="Times New Roman"/>
          <w:szCs w:val="24"/>
        </w:rPr>
        <w:t>终止时间</w:t>
      </w:r>
      <w:r w:rsidRPr="006E2618">
        <w:rPr>
          <w:rFonts w:ascii="Times New Roman" w:eastAsia="宋体" w:hAnsi="Times New Roman" w:cs="Times New Roman"/>
          <w:szCs w:val="24"/>
        </w:rPr>
        <w:t>”</w:t>
      </w:r>
      <w:r w:rsidRPr="006E2618">
        <w:rPr>
          <w:rFonts w:ascii="Times New Roman" w:hAnsi="Times New Roman" w:cs="Times New Roman"/>
          <w:szCs w:val="24"/>
        </w:rPr>
        <w:t>按钮，调用</w:t>
      </w:r>
      <w:proofErr w:type="spellStart"/>
      <w:r w:rsidRPr="006E2618">
        <w:rPr>
          <w:rFonts w:ascii="Times New Roman" w:hAnsi="Times New Roman" w:cs="Times New Roman"/>
          <w:szCs w:val="24"/>
        </w:rPr>
        <w:t>uicalendar</w:t>
      </w:r>
      <w:proofErr w:type="spellEnd"/>
      <w:r w:rsidRPr="006E2618">
        <w:rPr>
          <w:rFonts w:ascii="Times New Roman" w:hAnsi="Times New Roman" w:cs="Times New Roman"/>
          <w:szCs w:val="24"/>
        </w:rPr>
        <w:t>()</w:t>
      </w:r>
      <w:r w:rsidRPr="006E2618">
        <w:rPr>
          <w:rFonts w:ascii="Times New Roman" w:hAnsi="Times New Roman" w:cs="Times New Roman"/>
          <w:szCs w:val="24"/>
        </w:rPr>
        <w:t>函数，弹出时间选择对话框，</w:t>
      </w:r>
      <w:r w:rsidR="00077817" w:rsidRPr="006E2618">
        <w:rPr>
          <w:rFonts w:ascii="Times New Roman" w:hAnsi="Times New Roman" w:cs="Times New Roman"/>
          <w:szCs w:val="24"/>
        </w:rPr>
        <w:t>初始默认值为</w:t>
      </w:r>
      <w:proofErr w:type="spellStart"/>
      <w:r w:rsidR="00077817" w:rsidRPr="006E2618">
        <w:rPr>
          <w:rFonts w:ascii="Times New Roman" w:hAnsi="Times New Roman" w:cs="Times New Roman"/>
          <w:szCs w:val="24"/>
        </w:rPr>
        <w:t>StTime</w:t>
      </w:r>
      <w:proofErr w:type="spellEnd"/>
      <w:r w:rsidR="00077817" w:rsidRPr="006E2618">
        <w:rPr>
          <w:rFonts w:ascii="Times New Roman" w:hAnsi="Times New Roman" w:cs="Times New Roman"/>
          <w:szCs w:val="24"/>
        </w:rPr>
        <w:t>或</w:t>
      </w:r>
      <w:proofErr w:type="spellStart"/>
      <w:r w:rsidR="00077817" w:rsidRPr="006E2618">
        <w:rPr>
          <w:rFonts w:ascii="Times New Roman" w:hAnsi="Times New Roman" w:cs="Times New Roman"/>
          <w:szCs w:val="24"/>
        </w:rPr>
        <w:t>EdTime</w:t>
      </w:r>
      <w:proofErr w:type="spellEnd"/>
      <w:r w:rsidR="00077817" w:rsidRPr="006E2618">
        <w:rPr>
          <w:rFonts w:ascii="Times New Roman" w:hAnsi="Times New Roman" w:cs="Times New Roman"/>
          <w:szCs w:val="24"/>
        </w:rPr>
        <w:t>，</w:t>
      </w:r>
      <w:r w:rsidRPr="006E2618">
        <w:rPr>
          <w:rFonts w:ascii="Times New Roman" w:hAnsi="Times New Roman" w:cs="Times New Roman"/>
          <w:szCs w:val="24"/>
        </w:rPr>
        <w:t>选择年月日并确认。若未选择时间，则返回为空值。</w:t>
      </w:r>
      <w:r w:rsidR="00077817" w:rsidRPr="006E2618">
        <w:rPr>
          <w:rFonts w:ascii="Times New Roman" w:hAnsi="Times New Roman" w:cs="Times New Roman"/>
          <w:szCs w:val="24"/>
        </w:rPr>
        <w:t>函数</w:t>
      </w:r>
      <w:proofErr w:type="spellStart"/>
      <w:r w:rsidR="00077817" w:rsidRPr="006E2618">
        <w:rPr>
          <w:rFonts w:ascii="Times New Roman" w:hAnsi="Times New Roman" w:cs="Times New Roman"/>
          <w:szCs w:val="24"/>
        </w:rPr>
        <w:t>waitfor</w:t>
      </w:r>
      <w:proofErr w:type="spellEnd"/>
      <w:r w:rsidR="00077817" w:rsidRPr="006E2618">
        <w:rPr>
          <w:rFonts w:ascii="Times New Roman" w:hAnsi="Times New Roman" w:cs="Times New Roman"/>
          <w:szCs w:val="24"/>
        </w:rPr>
        <w:t>()</w:t>
      </w:r>
      <w:r w:rsidR="00077817" w:rsidRPr="006E2618">
        <w:rPr>
          <w:rFonts w:ascii="Times New Roman" w:hAnsi="Times New Roman" w:cs="Times New Roman"/>
          <w:szCs w:val="24"/>
        </w:rPr>
        <w:t>使得在退出时间选择窗口后执行后续操作。</w:t>
      </w:r>
    </w:p>
    <w:p w14:paraId="7897FC01" w14:textId="3246370C" w:rsidR="00FF6BCE" w:rsidRPr="006E2618" w:rsidRDefault="00FF6BCE" w:rsidP="0088685E">
      <w:pPr>
        <w:spacing w:line="300" w:lineRule="auto"/>
        <w:rPr>
          <w:rFonts w:ascii="Times New Roman" w:hAnsi="Times New Roman" w:cs="Times New Roman"/>
          <w:szCs w:val="24"/>
        </w:rPr>
      </w:pPr>
      <w:r w:rsidRPr="006E2618">
        <w:rPr>
          <w:rFonts w:ascii="Times New Roman" w:hAnsi="Times New Roman" w:cs="Times New Roman"/>
          <w:szCs w:val="24"/>
        </w:rPr>
        <w:lastRenderedPageBreak/>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）返回结果若为日期，显示在按钮左侧的文本框中；若为空值，在文本框中显示</w:t>
      </w:r>
      <w:r w:rsidRPr="006E2618">
        <w:rPr>
          <w:rFonts w:ascii="Times New Roman" w:eastAsia="宋体" w:hAnsi="Times New Roman" w:cs="Times New Roman"/>
          <w:szCs w:val="24"/>
        </w:rPr>
        <w:t>“</w:t>
      </w:r>
      <w:r w:rsidRPr="006E2618">
        <w:rPr>
          <w:rFonts w:ascii="Times New Roman" w:hAnsi="Times New Roman" w:cs="Times New Roman"/>
          <w:szCs w:val="24"/>
        </w:rPr>
        <w:t>请选择</w:t>
      </w:r>
      <w:r w:rsidRPr="006E2618">
        <w:rPr>
          <w:rFonts w:ascii="Times New Roman" w:eastAsia="宋体" w:hAnsi="Times New Roman" w:cs="Times New Roman"/>
          <w:szCs w:val="24"/>
        </w:rPr>
        <w:t>”</w:t>
      </w:r>
      <w:r w:rsidRPr="006E2618">
        <w:rPr>
          <w:rFonts w:ascii="Times New Roman" w:hAnsi="Times New Roman" w:cs="Times New Roman"/>
          <w:szCs w:val="24"/>
        </w:rPr>
        <w:t>。</w:t>
      </w:r>
    </w:p>
    <w:p w14:paraId="4ABA8852" w14:textId="62770DA8" w:rsidR="00FF6BCE" w:rsidRPr="006E2618" w:rsidRDefault="006E2618" w:rsidP="0088685E">
      <w:pPr>
        <w:pStyle w:val="3"/>
        <w:keepNext w:val="0"/>
        <w:keepLines w:val="0"/>
        <w:numPr>
          <w:ilvl w:val="2"/>
          <w:numId w:val="20"/>
        </w:numPr>
        <w:spacing w:line="300" w:lineRule="auto"/>
        <w:rPr>
          <w:rFonts w:ascii="Times New Roman" w:hAnsi="Times New Roman" w:cs="Times New Roman"/>
        </w:rPr>
      </w:pPr>
      <w:bookmarkStart w:id="85" w:name="_Toc508613032"/>
      <w:bookmarkStart w:id="86" w:name="_Toc508613105"/>
      <w:r w:rsidRPr="006E2618">
        <w:rPr>
          <w:rFonts w:ascii="Times New Roman" w:hAnsi="Times New Roman" w:cs="Times New Roman"/>
        </w:rPr>
        <w:t>渔业船舶</w:t>
      </w:r>
      <w:r w:rsidR="00427CBA" w:rsidRPr="006E2618">
        <w:rPr>
          <w:rFonts w:ascii="Times New Roman" w:hAnsi="Times New Roman" w:cs="Times New Roman"/>
        </w:rPr>
        <w:t>选择</w:t>
      </w:r>
      <w:bookmarkEnd w:id="85"/>
      <w:bookmarkEnd w:id="86"/>
    </w:p>
    <w:p w14:paraId="327662DB" w14:textId="06017ABD" w:rsidR="00427CBA" w:rsidRPr="00646BBF" w:rsidRDefault="00427CBA" w:rsidP="0088685E">
      <w:pPr>
        <w:spacing w:line="300" w:lineRule="auto"/>
        <w:rPr>
          <w:rFonts w:ascii="Times New Roman" w:eastAsia="宋体" w:hAnsi="Times New Roman" w:cs="Times New Roman"/>
          <w:szCs w:val="24"/>
        </w:rPr>
      </w:pPr>
      <w:r w:rsidRPr="006E2618">
        <w:rPr>
          <w:rFonts w:ascii="Times New Roman" w:hAnsi="Times New Roman" w:cs="Times New Roman"/>
          <w:szCs w:val="24"/>
        </w:rPr>
        <w:tab/>
      </w:r>
      <w:r w:rsidRPr="006E2618">
        <w:rPr>
          <w:rFonts w:ascii="Times New Roman" w:eastAsia="宋体" w:hAnsi="Times New Roman" w:cs="Times New Roman"/>
          <w:szCs w:val="24"/>
        </w:rPr>
        <w:t>通过</w:t>
      </w:r>
      <w:r w:rsidR="006E2618" w:rsidRPr="006E2618">
        <w:rPr>
          <w:rFonts w:ascii="Times New Roman" w:eastAsia="宋体" w:hAnsi="Times New Roman" w:cs="Times New Roman"/>
          <w:szCs w:val="24"/>
        </w:rPr>
        <w:t>渔业船舶</w:t>
      </w:r>
      <w:r w:rsidR="004C7268" w:rsidRPr="006E2618">
        <w:rPr>
          <w:rFonts w:ascii="Times New Roman" w:eastAsia="宋体" w:hAnsi="Times New Roman" w:cs="Times New Roman"/>
          <w:szCs w:val="24"/>
        </w:rPr>
        <w:t>编号的</w:t>
      </w:r>
      <w:r w:rsidR="00184D52">
        <w:rPr>
          <w:rFonts w:ascii="Times New Roman" w:eastAsia="宋体" w:hAnsi="Times New Roman" w:cs="Times New Roman"/>
          <w:szCs w:val="24"/>
        </w:rPr>
        <w:t>选择，</w:t>
      </w:r>
      <w:r w:rsidRPr="006E2618">
        <w:rPr>
          <w:rFonts w:ascii="Times New Roman" w:eastAsia="宋体" w:hAnsi="Times New Roman" w:cs="Times New Roman"/>
          <w:szCs w:val="24"/>
        </w:rPr>
        <w:t>可以观察</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的</w:t>
      </w:r>
      <w:r w:rsidRPr="006E2618">
        <w:rPr>
          <w:rFonts w:ascii="Times New Roman" w:eastAsia="宋体" w:hAnsi="Times New Roman" w:cs="Times New Roman"/>
          <w:szCs w:val="24"/>
        </w:rPr>
        <w:t>VMS</w:t>
      </w:r>
      <w:r w:rsidRPr="006E2618">
        <w:rPr>
          <w:rFonts w:ascii="Times New Roman" w:eastAsia="宋体" w:hAnsi="Times New Roman" w:cs="Times New Roman"/>
          <w:szCs w:val="24"/>
        </w:rPr>
        <w:t>数据轨迹，如图</w:t>
      </w:r>
      <w:r w:rsidRPr="006E2618">
        <w:rPr>
          <w:rFonts w:ascii="Times New Roman" w:eastAsia="宋体" w:hAnsi="Times New Roman" w:cs="Times New Roman"/>
          <w:szCs w:val="24"/>
        </w:rPr>
        <w:t>4-16</w:t>
      </w:r>
      <w:r w:rsidRPr="006E2618">
        <w:rPr>
          <w:rFonts w:ascii="Times New Roman" w:eastAsia="宋体" w:hAnsi="Times New Roman" w:cs="Times New Roman"/>
          <w:szCs w:val="24"/>
        </w:rPr>
        <w:t>所示</w:t>
      </w:r>
      <w:r w:rsidR="00646BBF">
        <w:rPr>
          <w:noProof/>
        </w:rPr>
        <w:drawing>
          <wp:inline distT="0" distB="0" distL="0" distR="0" wp14:anchorId="01CE6182" wp14:editId="7546E938">
            <wp:extent cx="5274310" cy="1896676"/>
            <wp:effectExtent l="0" t="0" r="2540" b="8890"/>
            <wp:docPr id="6144" name="图片 6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896676"/>
                    </a:xfrm>
                    <a:prstGeom prst="rect">
                      <a:avLst/>
                    </a:prstGeom>
                  </pic:spPr>
                </pic:pic>
              </a:graphicData>
            </a:graphic>
          </wp:inline>
        </w:drawing>
      </w:r>
    </w:p>
    <w:p w14:paraId="218D1026" w14:textId="18E6C472" w:rsidR="008672EF" w:rsidRPr="006E2618" w:rsidRDefault="008672EF"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noProof/>
        </w:rPr>
        <w:drawing>
          <wp:inline distT="0" distB="0" distL="0" distR="0" wp14:anchorId="50C0AAE6" wp14:editId="2881FACB">
            <wp:extent cx="2545047" cy="1918800"/>
            <wp:effectExtent l="0" t="0" r="8255" b="5715"/>
            <wp:docPr id="4107" name="图片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45047" cy="1918800"/>
                    </a:xfrm>
                    <a:prstGeom prst="rect">
                      <a:avLst/>
                    </a:prstGeom>
                  </pic:spPr>
                </pic:pic>
              </a:graphicData>
            </a:graphic>
          </wp:inline>
        </w:drawing>
      </w:r>
      <w:r w:rsidR="00427CBA" w:rsidRPr="006E2618">
        <w:rPr>
          <w:rFonts w:ascii="Times New Roman" w:eastAsia="宋体" w:hAnsi="Times New Roman" w:cs="Times New Roman"/>
          <w:szCs w:val="24"/>
        </w:rPr>
        <w:t xml:space="preserve"> </w:t>
      </w:r>
      <w:r w:rsidRPr="006E2618">
        <w:rPr>
          <w:rFonts w:ascii="Times New Roman" w:eastAsia="宋体" w:hAnsi="Times New Roman" w:cs="Times New Roman"/>
          <w:noProof/>
        </w:rPr>
        <w:drawing>
          <wp:inline distT="0" distB="0" distL="0" distR="0" wp14:anchorId="2F1206D2" wp14:editId="758B3165">
            <wp:extent cx="2545045" cy="1918800"/>
            <wp:effectExtent l="0" t="0" r="8255" b="5715"/>
            <wp:docPr id="4108" name="图片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45045" cy="1918800"/>
                    </a:xfrm>
                    <a:prstGeom prst="rect">
                      <a:avLst/>
                    </a:prstGeom>
                  </pic:spPr>
                </pic:pic>
              </a:graphicData>
            </a:graphic>
          </wp:inline>
        </w:drawing>
      </w:r>
    </w:p>
    <w:p w14:paraId="680B134B" w14:textId="16B29539" w:rsidR="00427CBA" w:rsidRPr="006E2618" w:rsidRDefault="00427CBA"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ab/>
      </w:r>
      <w:r w:rsidRPr="006E2618">
        <w:rPr>
          <w:rFonts w:ascii="Times New Roman" w:eastAsia="宋体" w:hAnsi="Times New Roman" w:cs="Times New Roman"/>
          <w:szCs w:val="24"/>
        </w:rPr>
        <w:t>（</w:t>
      </w:r>
      <w:r w:rsidRPr="006E2618">
        <w:rPr>
          <w:rFonts w:ascii="Times New Roman" w:eastAsia="宋体" w:hAnsi="Times New Roman" w:cs="Times New Roman"/>
          <w:szCs w:val="24"/>
        </w:rPr>
        <w:t>1</w:t>
      </w:r>
      <w:r w:rsidRPr="006E2618">
        <w:rPr>
          <w:rFonts w:ascii="Times New Roman" w:eastAsia="宋体" w:hAnsi="Times New Roman" w:cs="Times New Roman"/>
          <w:szCs w:val="24"/>
        </w:rPr>
        <w:t>）选择</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w:t>
      </w:r>
      <w:r w:rsidRPr="006E2618">
        <w:rPr>
          <w:rFonts w:ascii="Times New Roman" w:eastAsia="宋体" w:hAnsi="Times New Roman" w:cs="Times New Roman"/>
          <w:szCs w:val="24"/>
        </w:rPr>
        <w:t xml:space="preserve">               </w:t>
      </w:r>
      <w:r w:rsidRPr="006E2618">
        <w:rPr>
          <w:rFonts w:ascii="Times New Roman" w:eastAsia="宋体" w:hAnsi="Times New Roman" w:cs="Times New Roman"/>
          <w:szCs w:val="24"/>
        </w:rPr>
        <w:t>（</w:t>
      </w:r>
      <w:r w:rsidRPr="006E2618">
        <w:rPr>
          <w:rFonts w:ascii="Times New Roman" w:eastAsia="宋体" w:hAnsi="Times New Roman" w:cs="Times New Roman"/>
          <w:szCs w:val="24"/>
        </w:rPr>
        <w:t>2</w:t>
      </w:r>
      <w:r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的</w:t>
      </w:r>
      <w:r w:rsidRPr="006E2618">
        <w:rPr>
          <w:rFonts w:ascii="Times New Roman" w:eastAsia="宋体" w:hAnsi="Times New Roman" w:cs="Times New Roman"/>
          <w:szCs w:val="24"/>
        </w:rPr>
        <w:t>VMS</w:t>
      </w:r>
      <w:r w:rsidRPr="006E2618">
        <w:rPr>
          <w:rFonts w:ascii="Times New Roman" w:eastAsia="宋体" w:hAnsi="Times New Roman" w:cs="Times New Roman"/>
          <w:szCs w:val="24"/>
        </w:rPr>
        <w:t>数据轨迹</w:t>
      </w:r>
    </w:p>
    <w:p w14:paraId="34F4C86B" w14:textId="6E5CBE10" w:rsidR="00427CBA" w:rsidRPr="006E2618" w:rsidRDefault="00427CBA"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szCs w:val="24"/>
        </w:rPr>
        <w:t>图</w:t>
      </w:r>
      <w:r w:rsidRPr="006E2618">
        <w:rPr>
          <w:rFonts w:ascii="Times New Roman" w:eastAsia="宋体" w:hAnsi="Times New Roman" w:cs="Times New Roman"/>
          <w:szCs w:val="24"/>
        </w:rPr>
        <w:t xml:space="preserve">4-16 </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选择的操作流程</w:t>
      </w:r>
    </w:p>
    <w:p w14:paraId="3AFE2E33" w14:textId="2FEC5BB7" w:rsidR="00427CBA" w:rsidRPr="006E2618" w:rsidRDefault="00427CBA"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点击</w:t>
      </w:r>
      <w:r w:rsidR="009E580F"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编号</w:t>
      </w:r>
      <w:r w:rsidR="009E580F" w:rsidRPr="006E2618">
        <w:rPr>
          <w:rFonts w:ascii="Times New Roman" w:eastAsia="宋体" w:hAnsi="Times New Roman" w:cs="Times New Roman"/>
          <w:szCs w:val="24"/>
        </w:rPr>
        <w:t>”</w:t>
      </w:r>
      <w:r w:rsidRPr="006E2618">
        <w:rPr>
          <w:rFonts w:ascii="Times New Roman" w:eastAsia="宋体" w:hAnsi="Times New Roman" w:cs="Times New Roman"/>
          <w:szCs w:val="24"/>
        </w:rPr>
        <w:t>按钮，</w:t>
      </w:r>
      <w:r w:rsidR="009E580F" w:rsidRPr="006E2618">
        <w:rPr>
          <w:rFonts w:ascii="Times New Roman" w:eastAsia="宋体" w:hAnsi="Times New Roman" w:cs="Times New Roman"/>
          <w:szCs w:val="24"/>
        </w:rPr>
        <w:t>弹出</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编号窗口，</w:t>
      </w:r>
      <w:r w:rsidR="004C7268" w:rsidRPr="006E2618">
        <w:rPr>
          <w:rFonts w:ascii="Times New Roman" w:eastAsia="宋体" w:hAnsi="Times New Roman" w:cs="Times New Roman"/>
          <w:szCs w:val="24"/>
        </w:rPr>
        <w:t>从列表中</w:t>
      </w:r>
      <w:r w:rsidR="009E580F" w:rsidRPr="006E2618">
        <w:rPr>
          <w:rFonts w:ascii="Times New Roman" w:eastAsia="宋体" w:hAnsi="Times New Roman" w:cs="Times New Roman"/>
          <w:szCs w:val="24"/>
        </w:rPr>
        <w:t>选择要查看轨迹的</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（图</w:t>
      </w:r>
      <w:r w:rsidR="009E580F" w:rsidRPr="006E2618">
        <w:rPr>
          <w:rFonts w:ascii="Times New Roman" w:eastAsia="宋体" w:hAnsi="Times New Roman" w:cs="Times New Roman"/>
          <w:szCs w:val="24"/>
        </w:rPr>
        <w:t>4-16</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1</w:t>
      </w:r>
      <w:r w:rsidR="009E580F" w:rsidRPr="006E2618">
        <w:rPr>
          <w:rFonts w:ascii="Times New Roman" w:eastAsia="宋体" w:hAnsi="Times New Roman" w:cs="Times New Roman"/>
          <w:szCs w:val="24"/>
        </w:rPr>
        <w:t>））。点击确认后，主界面左侧示意图将显示</w:t>
      </w:r>
      <w:r w:rsidR="006E2618" w:rsidRPr="006E2618">
        <w:rPr>
          <w:rFonts w:ascii="Times New Roman" w:eastAsia="宋体" w:hAnsi="Times New Roman" w:cs="Times New Roman"/>
          <w:szCs w:val="24"/>
        </w:rPr>
        <w:t>渔业船舶</w:t>
      </w:r>
      <w:r w:rsidR="009E580F" w:rsidRPr="006E2618">
        <w:rPr>
          <w:rFonts w:ascii="Times New Roman" w:eastAsia="宋体" w:hAnsi="Times New Roman" w:cs="Times New Roman"/>
          <w:szCs w:val="24"/>
        </w:rPr>
        <w:t>在起止时间段内的</w:t>
      </w:r>
      <w:r w:rsidR="009E580F" w:rsidRPr="006E2618">
        <w:rPr>
          <w:rFonts w:ascii="Times New Roman" w:eastAsia="宋体" w:hAnsi="Times New Roman" w:cs="Times New Roman"/>
          <w:szCs w:val="24"/>
        </w:rPr>
        <w:t>VMS</w:t>
      </w:r>
      <w:r w:rsidR="009E580F" w:rsidRPr="006E2618">
        <w:rPr>
          <w:rFonts w:ascii="Times New Roman" w:eastAsia="宋体" w:hAnsi="Times New Roman" w:cs="Times New Roman"/>
          <w:szCs w:val="24"/>
        </w:rPr>
        <w:t>数据轨迹</w:t>
      </w:r>
      <w:r w:rsidR="006309B1" w:rsidRPr="006E2618">
        <w:rPr>
          <w:rFonts w:ascii="Times New Roman" w:eastAsia="宋体" w:hAnsi="Times New Roman" w:cs="Times New Roman"/>
          <w:szCs w:val="24"/>
        </w:rPr>
        <w:t>（图</w:t>
      </w:r>
      <w:r w:rsidR="006309B1" w:rsidRPr="006E2618">
        <w:rPr>
          <w:rFonts w:ascii="Times New Roman" w:eastAsia="宋体" w:hAnsi="Times New Roman" w:cs="Times New Roman"/>
          <w:szCs w:val="24"/>
        </w:rPr>
        <w:t>4-16</w:t>
      </w:r>
      <w:r w:rsidR="006309B1" w:rsidRPr="006E2618">
        <w:rPr>
          <w:rFonts w:ascii="Times New Roman" w:eastAsia="宋体" w:hAnsi="Times New Roman" w:cs="Times New Roman"/>
          <w:szCs w:val="24"/>
        </w:rPr>
        <w:t>（</w:t>
      </w:r>
      <w:r w:rsidR="006309B1" w:rsidRPr="006E2618">
        <w:rPr>
          <w:rFonts w:ascii="Times New Roman" w:eastAsia="宋体" w:hAnsi="Times New Roman" w:cs="Times New Roman"/>
          <w:szCs w:val="24"/>
        </w:rPr>
        <w:t>2</w:t>
      </w:r>
      <w:r w:rsidR="006309B1" w:rsidRPr="006E2618">
        <w:rPr>
          <w:rFonts w:ascii="Times New Roman" w:eastAsia="宋体" w:hAnsi="Times New Roman" w:cs="Times New Roman"/>
          <w:szCs w:val="24"/>
        </w:rPr>
        <w:t>））</w:t>
      </w:r>
      <w:r w:rsidR="00E21255" w:rsidRPr="006E2618">
        <w:rPr>
          <w:rFonts w:ascii="Times New Roman" w:eastAsia="宋体" w:hAnsi="Times New Roman" w:cs="Times New Roman"/>
          <w:szCs w:val="24"/>
        </w:rPr>
        <w:t>。若未</w:t>
      </w:r>
      <w:r w:rsidR="009E580F" w:rsidRPr="006E2618">
        <w:rPr>
          <w:rFonts w:ascii="Times New Roman" w:eastAsia="宋体" w:hAnsi="Times New Roman" w:cs="Times New Roman"/>
          <w:szCs w:val="24"/>
        </w:rPr>
        <w:t>选择起止时间，即起始时间和终止时间都显示</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请选择</w:t>
      </w:r>
      <w:r w:rsidR="009E580F" w:rsidRPr="006E2618">
        <w:rPr>
          <w:rFonts w:ascii="Times New Roman" w:eastAsia="宋体" w:hAnsi="Times New Roman" w:cs="Times New Roman"/>
          <w:szCs w:val="24"/>
        </w:rPr>
        <w:t>”</w:t>
      </w:r>
      <w:r w:rsidR="009E580F" w:rsidRPr="006E2618">
        <w:rPr>
          <w:rFonts w:ascii="Times New Roman" w:eastAsia="宋体" w:hAnsi="Times New Roman" w:cs="Times New Roman"/>
          <w:szCs w:val="24"/>
        </w:rPr>
        <w:t>。可以直接观察全部的轨迹数据。</w:t>
      </w:r>
    </w:p>
    <w:p w14:paraId="454052D9" w14:textId="5F48C61F" w:rsidR="009E580F" w:rsidRPr="006E2618" w:rsidRDefault="00922408" w:rsidP="0088685E">
      <w:pPr>
        <w:spacing w:line="300" w:lineRule="auto"/>
        <w:jc w:val="center"/>
        <w:rPr>
          <w:rFonts w:ascii="Times New Roman" w:eastAsia="宋体" w:hAnsi="Times New Roman" w:cs="Times New Roman"/>
          <w:szCs w:val="24"/>
        </w:rPr>
      </w:pPr>
      <w:r w:rsidRPr="006E2618">
        <w:rPr>
          <w:rFonts w:ascii="Times New Roman" w:hAnsi="Times New Roman" w:cs="Times New Roman"/>
          <w:noProof/>
        </w:rPr>
        <w:drawing>
          <wp:inline distT="0" distB="0" distL="0" distR="0" wp14:anchorId="05E56A08" wp14:editId="782C56E8">
            <wp:extent cx="5274310" cy="852802"/>
            <wp:effectExtent l="0" t="0" r="2540" b="5080"/>
            <wp:docPr id="7181" name="图片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852802"/>
                    </a:xfrm>
                    <a:prstGeom prst="rect">
                      <a:avLst/>
                    </a:prstGeom>
                  </pic:spPr>
                </pic:pic>
              </a:graphicData>
            </a:graphic>
          </wp:inline>
        </w:drawing>
      </w:r>
    </w:p>
    <w:p w14:paraId="1A2C2227" w14:textId="73633030" w:rsidR="006309B1" w:rsidRPr="006E2618" w:rsidRDefault="006309B1" w:rsidP="0088685E">
      <w:pPr>
        <w:spacing w:line="300" w:lineRule="auto"/>
        <w:jc w:val="center"/>
        <w:rPr>
          <w:rFonts w:ascii="Times New Roman" w:eastAsia="宋体" w:hAnsi="Times New Roman" w:cs="Times New Roman"/>
          <w:szCs w:val="24"/>
        </w:rPr>
      </w:pPr>
      <w:r w:rsidRPr="006E2618">
        <w:rPr>
          <w:rFonts w:ascii="Times New Roman" w:eastAsia="宋体" w:hAnsi="Times New Roman" w:cs="Times New Roman"/>
          <w:szCs w:val="24"/>
        </w:rPr>
        <w:t>图</w:t>
      </w:r>
      <w:r w:rsidRPr="006E2618">
        <w:rPr>
          <w:rFonts w:ascii="Times New Roman" w:eastAsia="宋体" w:hAnsi="Times New Roman" w:cs="Times New Roman"/>
          <w:szCs w:val="24"/>
        </w:rPr>
        <w:t xml:space="preserve">4-17 </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选择的业务逻辑</w:t>
      </w:r>
    </w:p>
    <w:p w14:paraId="7127830E" w14:textId="5C72B301" w:rsidR="004C7268" w:rsidRPr="006E2618" w:rsidRDefault="004C7268"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tab/>
      </w:r>
      <w:r w:rsidRPr="006E2618">
        <w:rPr>
          <w:rFonts w:ascii="Times New Roman" w:eastAsia="宋体" w:hAnsi="Times New Roman" w:cs="Times New Roman"/>
          <w:szCs w:val="24"/>
        </w:rPr>
        <w:t>业务逻辑如图</w:t>
      </w:r>
      <w:r w:rsidRPr="006E2618">
        <w:rPr>
          <w:rFonts w:ascii="Times New Roman" w:eastAsia="宋体" w:hAnsi="Times New Roman" w:cs="Times New Roman"/>
          <w:szCs w:val="24"/>
        </w:rPr>
        <w:t>4-17</w:t>
      </w:r>
      <w:r w:rsidRPr="006E2618">
        <w:rPr>
          <w:rFonts w:ascii="Times New Roman" w:eastAsia="宋体" w:hAnsi="Times New Roman" w:cs="Times New Roman"/>
          <w:szCs w:val="24"/>
        </w:rPr>
        <w:t>所示：</w:t>
      </w:r>
    </w:p>
    <w:p w14:paraId="7FB2D919" w14:textId="5F3EBBEB" w:rsidR="004C7268" w:rsidRPr="006E2618" w:rsidRDefault="004C7268" w:rsidP="0088685E">
      <w:pPr>
        <w:spacing w:line="300" w:lineRule="auto"/>
        <w:rPr>
          <w:rFonts w:ascii="Times New Roman" w:eastAsia="宋体" w:hAnsi="Times New Roman" w:cs="Times New Roman"/>
          <w:szCs w:val="24"/>
        </w:rPr>
      </w:pPr>
      <w:r w:rsidRPr="006E2618">
        <w:rPr>
          <w:rFonts w:ascii="Times New Roman" w:eastAsia="宋体" w:hAnsi="Times New Roman" w:cs="Times New Roman"/>
          <w:szCs w:val="24"/>
        </w:rPr>
        <w:lastRenderedPageBreak/>
        <w:tab/>
      </w:r>
      <w:r w:rsidRPr="006E2618">
        <w:rPr>
          <w:rFonts w:ascii="Times New Roman" w:eastAsia="宋体" w:hAnsi="Times New Roman" w:cs="Times New Roman"/>
          <w:szCs w:val="24"/>
        </w:rPr>
        <w:t>（</w:t>
      </w:r>
      <w:r w:rsidRPr="006E2618">
        <w:rPr>
          <w:rFonts w:ascii="Times New Roman" w:eastAsia="宋体" w:hAnsi="Times New Roman" w:cs="Times New Roman"/>
          <w:szCs w:val="24"/>
        </w:rPr>
        <w:t>1</w:t>
      </w:r>
      <w:r w:rsidRPr="006E2618">
        <w:rPr>
          <w:rFonts w:ascii="Times New Roman" w:eastAsia="宋体" w:hAnsi="Times New Roman" w:cs="Times New Roman"/>
          <w:szCs w:val="24"/>
        </w:rPr>
        <w:t>）点击</w:t>
      </w:r>
      <w:r w:rsidRPr="006E2618">
        <w:rPr>
          <w:rFonts w:ascii="Times New Roman" w:eastAsia="宋体" w:hAnsi="Times New Roman" w:cs="Times New Roman"/>
          <w:szCs w:val="24"/>
        </w:rPr>
        <w:t>“</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w:t>
      </w:r>
      <w:r w:rsidRPr="006E2618">
        <w:rPr>
          <w:rFonts w:ascii="Times New Roman" w:eastAsia="宋体" w:hAnsi="Times New Roman" w:cs="Times New Roman"/>
          <w:szCs w:val="24"/>
        </w:rPr>
        <w:t>”</w:t>
      </w:r>
      <w:r w:rsidRPr="006E2618">
        <w:rPr>
          <w:rFonts w:ascii="Times New Roman" w:eastAsia="宋体" w:hAnsi="Times New Roman" w:cs="Times New Roman"/>
          <w:szCs w:val="24"/>
        </w:rPr>
        <w:t>按钮，调用</w:t>
      </w:r>
      <w:proofErr w:type="spellStart"/>
      <w:r w:rsidRPr="006E2618">
        <w:rPr>
          <w:rFonts w:ascii="Times New Roman" w:eastAsia="宋体" w:hAnsi="Times New Roman" w:cs="Times New Roman"/>
          <w:szCs w:val="24"/>
        </w:rPr>
        <w:t>BoatNumber</w:t>
      </w:r>
      <w:proofErr w:type="spellEnd"/>
      <w:r w:rsidRPr="006E2618">
        <w:rPr>
          <w:rFonts w:ascii="Times New Roman" w:eastAsia="宋体" w:hAnsi="Times New Roman" w:cs="Times New Roman"/>
          <w:szCs w:val="24"/>
        </w:rPr>
        <w:t>()</w:t>
      </w:r>
      <w:r w:rsidR="00077817" w:rsidRPr="006E2618">
        <w:rPr>
          <w:rFonts w:ascii="Times New Roman" w:eastAsia="宋体" w:hAnsi="Times New Roman" w:cs="Times New Roman"/>
          <w:szCs w:val="24"/>
        </w:rPr>
        <w:t>函数</w:t>
      </w:r>
      <w:r w:rsidRPr="006E2618">
        <w:rPr>
          <w:rFonts w:ascii="Times New Roman" w:eastAsia="宋体" w:hAnsi="Times New Roman" w:cs="Times New Roman"/>
          <w:szCs w:val="24"/>
        </w:rPr>
        <w:t>弹出</w:t>
      </w:r>
      <w:r w:rsidR="006E2618" w:rsidRPr="006E2618">
        <w:rPr>
          <w:rFonts w:ascii="Times New Roman" w:eastAsia="宋体" w:hAnsi="Times New Roman" w:cs="Times New Roman"/>
          <w:szCs w:val="24"/>
        </w:rPr>
        <w:t>渔业船舶</w:t>
      </w:r>
      <w:r w:rsidRPr="006E2618">
        <w:rPr>
          <w:rFonts w:ascii="Times New Roman" w:eastAsia="宋体" w:hAnsi="Times New Roman" w:cs="Times New Roman"/>
          <w:szCs w:val="24"/>
        </w:rPr>
        <w:t>编号窗口，</w:t>
      </w:r>
      <w:r w:rsidR="00077817" w:rsidRPr="006E2618">
        <w:rPr>
          <w:rFonts w:ascii="Times New Roman" w:eastAsia="宋体" w:hAnsi="Times New Roman" w:cs="Times New Roman"/>
          <w:szCs w:val="24"/>
        </w:rPr>
        <w:t>从</w:t>
      </w:r>
      <w:r w:rsidR="006E2618" w:rsidRPr="006E2618">
        <w:rPr>
          <w:rFonts w:ascii="Times New Roman" w:eastAsia="宋体" w:hAnsi="Times New Roman" w:cs="Times New Roman"/>
          <w:szCs w:val="24"/>
        </w:rPr>
        <w:t>渔业船舶</w:t>
      </w:r>
      <w:r w:rsidR="00077817" w:rsidRPr="006E2618">
        <w:rPr>
          <w:rFonts w:ascii="Times New Roman" w:eastAsia="宋体" w:hAnsi="Times New Roman" w:cs="Times New Roman"/>
          <w:szCs w:val="24"/>
        </w:rPr>
        <w:t>列表</w:t>
      </w:r>
      <w:r w:rsidR="00077817" w:rsidRPr="006E2618">
        <w:rPr>
          <w:rFonts w:ascii="Times New Roman" w:eastAsia="宋体" w:hAnsi="Times New Roman" w:cs="Times New Roman"/>
          <w:szCs w:val="24"/>
        </w:rPr>
        <w:t>Track</w:t>
      </w:r>
      <w:r w:rsidR="00077817" w:rsidRPr="006E2618">
        <w:rPr>
          <w:rFonts w:ascii="Times New Roman" w:eastAsia="宋体" w:hAnsi="Times New Roman" w:cs="Times New Roman"/>
          <w:szCs w:val="24"/>
        </w:rPr>
        <w:t>中选择其一</w:t>
      </w:r>
      <w:r w:rsidR="00922408" w:rsidRPr="006E2618">
        <w:rPr>
          <w:rFonts w:ascii="Times New Roman" w:eastAsia="宋体" w:hAnsi="Times New Roman" w:cs="Times New Roman"/>
          <w:szCs w:val="24"/>
        </w:rPr>
        <w:t>后</w:t>
      </w:r>
      <w:r w:rsidRPr="006E2618">
        <w:rPr>
          <w:rFonts w:ascii="Times New Roman" w:eastAsia="宋体" w:hAnsi="Times New Roman" w:cs="Times New Roman"/>
          <w:szCs w:val="24"/>
        </w:rPr>
        <w:t>点击确认</w:t>
      </w:r>
      <w:r w:rsidR="00077817" w:rsidRPr="006E2618">
        <w:rPr>
          <w:rFonts w:ascii="Times New Roman" w:eastAsia="宋体" w:hAnsi="Times New Roman" w:cs="Times New Roman"/>
          <w:szCs w:val="24"/>
        </w:rPr>
        <w:t>，窗口关闭并返回所选</w:t>
      </w:r>
      <w:r w:rsidR="006E2618" w:rsidRPr="006E2618">
        <w:rPr>
          <w:rFonts w:ascii="Times New Roman" w:eastAsia="宋体" w:hAnsi="Times New Roman" w:cs="Times New Roman"/>
          <w:szCs w:val="24"/>
        </w:rPr>
        <w:t>渔业船舶</w:t>
      </w:r>
      <w:r w:rsidR="00077817" w:rsidRPr="006E2618">
        <w:rPr>
          <w:rFonts w:ascii="Times New Roman" w:eastAsia="宋体" w:hAnsi="Times New Roman" w:cs="Times New Roman"/>
          <w:szCs w:val="24"/>
        </w:rPr>
        <w:t>编号</w:t>
      </w:r>
      <w:proofErr w:type="spellStart"/>
      <w:r w:rsidR="00922408" w:rsidRPr="006E2618">
        <w:rPr>
          <w:rFonts w:ascii="Times New Roman" w:eastAsia="宋体" w:hAnsi="Times New Roman" w:cs="Times New Roman"/>
          <w:szCs w:val="24"/>
        </w:rPr>
        <w:t>VesselNumber</w:t>
      </w:r>
      <w:proofErr w:type="spellEnd"/>
      <w:r w:rsidRPr="006E2618">
        <w:rPr>
          <w:rFonts w:ascii="Times New Roman" w:eastAsia="宋体" w:hAnsi="Times New Roman" w:cs="Times New Roman"/>
          <w:szCs w:val="24"/>
        </w:rPr>
        <w:t>。</w:t>
      </w:r>
    </w:p>
    <w:p w14:paraId="531D69B7" w14:textId="44CEC27B" w:rsidR="004C7268" w:rsidRPr="006E2618" w:rsidRDefault="004C7268" w:rsidP="0088685E">
      <w:pPr>
        <w:spacing w:line="300" w:lineRule="auto"/>
        <w:ind w:firstLine="420"/>
        <w:rPr>
          <w:rFonts w:ascii="Times New Roman" w:eastAsia="宋体" w:hAnsi="Times New Roman" w:cs="Times New Roman"/>
          <w:szCs w:val="24"/>
        </w:rPr>
      </w:pPr>
      <w:r w:rsidRPr="006E2618">
        <w:rPr>
          <w:rFonts w:ascii="Times New Roman" w:eastAsia="宋体" w:hAnsi="Times New Roman" w:cs="Times New Roman"/>
          <w:szCs w:val="24"/>
        </w:rPr>
        <w:t>（</w:t>
      </w:r>
      <w:r w:rsidRPr="006E2618">
        <w:rPr>
          <w:rFonts w:ascii="Times New Roman" w:eastAsia="宋体" w:hAnsi="Times New Roman" w:cs="Times New Roman"/>
          <w:szCs w:val="24"/>
        </w:rPr>
        <w:t>2</w:t>
      </w:r>
      <w:r w:rsidRPr="006E2618">
        <w:rPr>
          <w:rFonts w:ascii="Times New Roman" w:eastAsia="宋体" w:hAnsi="Times New Roman" w:cs="Times New Roman"/>
          <w:szCs w:val="24"/>
        </w:rPr>
        <w:t>）调用</w:t>
      </w:r>
      <w:proofErr w:type="spellStart"/>
      <w:r w:rsidRPr="006E2618">
        <w:rPr>
          <w:rFonts w:ascii="Times New Roman" w:eastAsia="宋体" w:hAnsi="Times New Roman" w:cs="Times New Roman"/>
          <w:szCs w:val="24"/>
        </w:rPr>
        <w:t>SubTrack</w:t>
      </w:r>
      <w:proofErr w:type="spellEnd"/>
      <w:r w:rsidRPr="006E2618">
        <w:rPr>
          <w:rFonts w:ascii="Times New Roman" w:eastAsia="宋体" w:hAnsi="Times New Roman" w:cs="Times New Roman"/>
          <w:szCs w:val="24"/>
        </w:rPr>
        <w:t>()</w:t>
      </w:r>
      <w:r w:rsidRPr="006E2618">
        <w:rPr>
          <w:rFonts w:ascii="Times New Roman" w:eastAsia="宋体" w:hAnsi="Times New Roman" w:cs="Times New Roman"/>
          <w:szCs w:val="24"/>
        </w:rPr>
        <w:t>函数，按照起止时间</w:t>
      </w:r>
      <w:proofErr w:type="spellStart"/>
      <w:r w:rsidR="00922408" w:rsidRPr="006E2618">
        <w:rPr>
          <w:rFonts w:ascii="Times New Roman" w:eastAsia="宋体" w:hAnsi="Times New Roman" w:cs="Times New Roman"/>
          <w:szCs w:val="24"/>
        </w:rPr>
        <w:t>StTime</w:t>
      </w:r>
      <w:proofErr w:type="spellEnd"/>
      <w:r w:rsidR="00922408" w:rsidRPr="006E2618">
        <w:rPr>
          <w:rFonts w:ascii="Times New Roman" w:eastAsia="宋体" w:hAnsi="Times New Roman" w:cs="Times New Roman"/>
          <w:szCs w:val="24"/>
        </w:rPr>
        <w:t>和</w:t>
      </w:r>
      <w:proofErr w:type="spellStart"/>
      <w:r w:rsidR="00922408" w:rsidRPr="006E2618">
        <w:rPr>
          <w:rFonts w:ascii="Times New Roman" w:eastAsia="宋体" w:hAnsi="Times New Roman" w:cs="Times New Roman"/>
          <w:szCs w:val="24"/>
        </w:rPr>
        <w:t>EdTime</w:t>
      </w:r>
      <w:proofErr w:type="spellEnd"/>
      <w:r w:rsidR="00922408" w:rsidRPr="006E2618">
        <w:rPr>
          <w:rFonts w:ascii="Times New Roman" w:eastAsia="宋体" w:hAnsi="Times New Roman" w:cs="Times New Roman"/>
          <w:szCs w:val="24"/>
        </w:rPr>
        <w:t>截取</w:t>
      </w:r>
      <w:r w:rsidRPr="006E2618">
        <w:rPr>
          <w:rFonts w:ascii="Times New Roman" w:eastAsia="宋体" w:hAnsi="Times New Roman" w:cs="Times New Roman"/>
          <w:szCs w:val="24"/>
        </w:rPr>
        <w:t>对应时间段的</w:t>
      </w:r>
      <w:r w:rsidRPr="006E2618">
        <w:rPr>
          <w:rFonts w:ascii="Times New Roman" w:eastAsia="宋体" w:hAnsi="Times New Roman" w:cs="Times New Roman"/>
          <w:szCs w:val="24"/>
        </w:rPr>
        <w:t>VMS</w:t>
      </w:r>
      <w:r w:rsidR="00661311" w:rsidRPr="006E2618">
        <w:rPr>
          <w:rFonts w:ascii="Times New Roman" w:eastAsia="宋体" w:hAnsi="Times New Roman" w:cs="Times New Roman"/>
          <w:szCs w:val="24"/>
        </w:rPr>
        <w:t>数据轨迹，并显示在主界面窗口左侧的示意图上</w:t>
      </w:r>
      <w:r w:rsidRPr="006E2618">
        <w:rPr>
          <w:rFonts w:ascii="Times New Roman" w:eastAsia="宋体" w:hAnsi="Times New Roman" w:cs="Times New Roman"/>
          <w:szCs w:val="24"/>
        </w:rPr>
        <w:t>。</w:t>
      </w:r>
    </w:p>
    <w:p w14:paraId="0962717A" w14:textId="512B0254" w:rsidR="004C7268" w:rsidRPr="006E2618" w:rsidRDefault="004C7268" w:rsidP="0088685E">
      <w:pPr>
        <w:pStyle w:val="3"/>
        <w:keepNext w:val="0"/>
        <w:keepLines w:val="0"/>
        <w:numPr>
          <w:ilvl w:val="2"/>
          <w:numId w:val="20"/>
        </w:numPr>
        <w:spacing w:line="300" w:lineRule="auto"/>
        <w:rPr>
          <w:rFonts w:ascii="Times New Roman" w:hAnsi="Times New Roman" w:cs="Times New Roman"/>
        </w:rPr>
      </w:pPr>
      <w:bookmarkStart w:id="87" w:name="_Toc508613033"/>
      <w:bookmarkStart w:id="88" w:name="_Toc508613106"/>
      <w:r w:rsidRPr="006E2618">
        <w:rPr>
          <w:rFonts w:ascii="Times New Roman" w:hAnsi="Times New Roman" w:cs="Times New Roman"/>
        </w:rPr>
        <w:t>航次编号</w:t>
      </w:r>
      <w:bookmarkEnd w:id="87"/>
      <w:bookmarkEnd w:id="88"/>
    </w:p>
    <w:p w14:paraId="37544BAF" w14:textId="0671F4C5" w:rsidR="004C7268" w:rsidRPr="006E2618" w:rsidRDefault="00922408"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航次编号选择的前提是完成</w:t>
      </w:r>
      <w:r w:rsidR="006E2618" w:rsidRPr="006E2618">
        <w:rPr>
          <w:rFonts w:ascii="Times New Roman" w:hAnsi="Times New Roman" w:cs="Times New Roman"/>
          <w:szCs w:val="24"/>
        </w:rPr>
        <w:t>渔业船舶</w:t>
      </w:r>
      <w:r w:rsidRPr="006E2618">
        <w:rPr>
          <w:rFonts w:ascii="Times New Roman" w:hAnsi="Times New Roman" w:cs="Times New Roman"/>
          <w:szCs w:val="24"/>
        </w:rPr>
        <w:t>编号的选择。通过航次选择，</w:t>
      </w:r>
      <w:r w:rsidR="004C7268" w:rsidRPr="006E2618">
        <w:rPr>
          <w:rFonts w:ascii="Times New Roman" w:hAnsi="Times New Roman" w:cs="Times New Roman"/>
          <w:szCs w:val="24"/>
        </w:rPr>
        <w:t>可以观察</w:t>
      </w:r>
      <w:r w:rsidR="009833D5" w:rsidRPr="006E2618">
        <w:rPr>
          <w:rFonts w:ascii="Times New Roman" w:hAnsi="Times New Roman" w:cs="Times New Roman"/>
          <w:szCs w:val="24"/>
        </w:rPr>
        <w:t>该</w:t>
      </w:r>
      <w:r w:rsidR="006E2618" w:rsidRPr="006E2618">
        <w:rPr>
          <w:rFonts w:ascii="Times New Roman" w:hAnsi="Times New Roman" w:cs="Times New Roman"/>
          <w:szCs w:val="24"/>
        </w:rPr>
        <w:t>渔业船舶</w:t>
      </w:r>
      <w:r w:rsidR="009833D5" w:rsidRPr="006E2618">
        <w:rPr>
          <w:rFonts w:ascii="Times New Roman" w:hAnsi="Times New Roman" w:cs="Times New Roman"/>
          <w:szCs w:val="24"/>
        </w:rPr>
        <w:t>对应航次的轨迹以及</w:t>
      </w:r>
      <w:r w:rsidRPr="006E2618">
        <w:rPr>
          <w:rFonts w:ascii="Times New Roman" w:hAnsi="Times New Roman" w:cs="Times New Roman"/>
          <w:szCs w:val="24"/>
        </w:rPr>
        <w:t>识别出的捕捞轨迹区域</w:t>
      </w:r>
      <w:r w:rsidR="004C7268" w:rsidRPr="006E2618">
        <w:rPr>
          <w:rFonts w:ascii="Times New Roman" w:hAnsi="Times New Roman" w:cs="Times New Roman"/>
          <w:szCs w:val="24"/>
        </w:rPr>
        <w:t>，如图</w:t>
      </w:r>
      <w:r w:rsidR="00BD74F0" w:rsidRPr="006E2618">
        <w:rPr>
          <w:rFonts w:ascii="Times New Roman" w:hAnsi="Times New Roman" w:cs="Times New Roman"/>
          <w:szCs w:val="24"/>
        </w:rPr>
        <w:t>4-18</w:t>
      </w:r>
      <w:r w:rsidR="004C7268" w:rsidRPr="006E2618">
        <w:rPr>
          <w:rFonts w:ascii="Times New Roman" w:hAnsi="Times New Roman" w:cs="Times New Roman"/>
          <w:szCs w:val="24"/>
        </w:rPr>
        <w:t>所示</w:t>
      </w:r>
    </w:p>
    <w:p w14:paraId="37E844B4" w14:textId="534742F9" w:rsidR="004C7268" w:rsidRPr="006E2618" w:rsidRDefault="00BD74F0"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044015CE" wp14:editId="1731F4F8">
            <wp:extent cx="2524125" cy="1903027"/>
            <wp:effectExtent l="0" t="0" r="0" b="2540"/>
            <wp:docPr id="4124" name="图片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537216" cy="1912897"/>
                    </a:xfrm>
                    <a:prstGeom prst="rect">
                      <a:avLst/>
                    </a:prstGeom>
                  </pic:spPr>
                </pic:pic>
              </a:graphicData>
            </a:graphic>
          </wp:inline>
        </w:drawing>
      </w:r>
      <w:r w:rsidR="004C7268" w:rsidRPr="006E2618">
        <w:rPr>
          <w:rFonts w:ascii="Times New Roman" w:hAnsi="Times New Roman" w:cs="Times New Roman"/>
          <w:szCs w:val="24"/>
        </w:rPr>
        <w:t xml:space="preserve"> </w:t>
      </w:r>
      <w:r w:rsidRPr="006E2618">
        <w:rPr>
          <w:rFonts w:ascii="Times New Roman" w:hAnsi="Times New Roman" w:cs="Times New Roman"/>
          <w:noProof/>
        </w:rPr>
        <w:drawing>
          <wp:inline distT="0" distB="0" distL="0" distR="0" wp14:anchorId="6FE12199" wp14:editId="6FF4971B">
            <wp:extent cx="2524125" cy="1903027"/>
            <wp:effectExtent l="0" t="0" r="0" b="2540"/>
            <wp:docPr id="4125" name="图片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7025" cy="1905214"/>
                    </a:xfrm>
                    <a:prstGeom prst="rect">
                      <a:avLst/>
                    </a:prstGeom>
                  </pic:spPr>
                </pic:pic>
              </a:graphicData>
            </a:graphic>
          </wp:inline>
        </w:drawing>
      </w:r>
    </w:p>
    <w:p w14:paraId="64A075D8" w14:textId="1253B2DF" w:rsidR="004C7268" w:rsidRPr="006E2618" w:rsidRDefault="004C72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00BD74F0" w:rsidRPr="006E2618">
        <w:rPr>
          <w:rFonts w:ascii="Times New Roman" w:hAnsi="Times New Roman" w:cs="Times New Roman"/>
          <w:szCs w:val="24"/>
        </w:rPr>
        <w:t>）选择航次</w:t>
      </w:r>
      <w:r w:rsidRPr="006E2618">
        <w:rPr>
          <w:rFonts w:ascii="Times New Roman" w:hAnsi="Times New Roman" w:cs="Times New Roman"/>
          <w:szCs w:val="24"/>
        </w:rPr>
        <w:t>编号</w:t>
      </w:r>
      <w:r w:rsidRPr="006E2618">
        <w:rPr>
          <w:rFonts w:ascii="Times New Roman" w:hAnsi="Times New Roman" w:cs="Times New Roman"/>
          <w:szCs w:val="24"/>
        </w:rPr>
        <w:t xml:space="preserve">               </w:t>
      </w:r>
      <w:r w:rsidRPr="006E2618">
        <w:rPr>
          <w:rFonts w:ascii="Times New Roman" w:hAnsi="Times New Roman" w:cs="Times New Roman"/>
          <w:szCs w:val="24"/>
        </w:rPr>
        <w:t>（</w:t>
      </w:r>
      <w:r w:rsidRPr="006E2618">
        <w:rPr>
          <w:rFonts w:ascii="Times New Roman" w:hAnsi="Times New Roman" w:cs="Times New Roman"/>
          <w:szCs w:val="24"/>
        </w:rPr>
        <w:t>2</w:t>
      </w:r>
      <w:r w:rsidR="00BD74F0" w:rsidRPr="006E2618">
        <w:rPr>
          <w:rFonts w:ascii="Times New Roman" w:hAnsi="Times New Roman" w:cs="Times New Roman"/>
          <w:szCs w:val="24"/>
        </w:rPr>
        <w:t>）航次轨迹及对应捕捞区</w:t>
      </w:r>
    </w:p>
    <w:p w14:paraId="7AD5D21B" w14:textId="3F6E5169" w:rsidR="004C7268" w:rsidRPr="006E2618" w:rsidRDefault="004C7268"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00BD74F0" w:rsidRPr="006E2618">
        <w:rPr>
          <w:rFonts w:ascii="Times New Roman" w:hAnsi="Times New Roman" w:cs="Times New Roman"/>
          <w:szCs w:val="24"/>
        </w:rPr>
        <w:t>4-18</w:t>
      </w:r>
      <w:r w:rsidRPr="006E2618">
        <w:rPr>
          <w:rFonts w:ascii="Times New Roman" w:hAnsi="Times New Roman" w:cs="Times New Roman"/>
          <w:szCs w:val="24"/>
        </w:rPr>
        <w:t xml:space="preserve"> </w:t>
      </w:r>
      <w:r w:rsidR="00BD74F0" w:rsidRPr="006E2618">
        <w:rPr>
          <w:rFonts w:ascii="Times New Roman" w:hAnsi="Times New Roman" w:cs="Times New Roman"/>
          <w:szCs w:val="24"/>
        </w:rPr>
        <w:t>航次</w:t>
      </w:r>
      <w:r w:rsidRPr="006E2618">
        <w:rPr>
          <w:rFonts w:ascii="Times New Roman" w:hAnsi="Times New Roman" w:cs="Times New Roman"/>
          <w:szCs w:val="24"/>
        </w:rPr>
        <w:t>选择的操作流程</w:t>
      </w:r>
    </w:p>
    <w:p w14:paraId="77EA5290" w14:textId="3E98DDC6" w:rsidR="004C7268" w:rsidRPr="006E2618" w:rsidRDefault="004C72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BD74F0" w:rsidRPr="006E2618">
        <w:rPr>
          <w:rFonts w:ascii="Times New Roman" w:hAnsi="Times New Roman" w:cs="Times New Roman"/>
          <w:szCs w:val="24"/>
        </w:rPr>
        <w:t>点击</w:t>
      </w:r>
      <w:r w:rsidR="00BD74F0" w:rsidRPr="006E2618">
        <w:rPr>
          <w:rFonts w:ascii="Times New Roman" w:eastAsia="宋体" w:hAnsi="Times New Roman" w:cs="Times New Roman"/>
          <w:szCs w:val="24"/>
        </w:rPr>
        <w:t>“</w:t>
      </w:r>
      <w:r w:rsidR="00BD74F0" w:rsidRPr="006E2618">
        <w:rPr>
          <w:rFonts w:ascii="Times New Roman" w:hAnsi="Times New Roman" w:cs="Times New Roman"/>
          <w:szCs w:val="24"/>
        </w:rPr>
        <w:t>航次编号</w:t>
      </w:r>
      <w:r w:rsidR="00BD74F0" w:rsidRPr="006E2618">
        <w:rPr>
          <w:rFonts w:ascii="Times New Roman" w:eastAsia="宋体" w:hAnsi="Times New Roman" w:cs="Times New Roman"/>
          <w:szCs w:val="24"/>
        </w:rPr>
        <w:t>”</w:t>
      </w:r>
      <w:r w:rsidR="00BD74F0" w:rsidRPr="006E2618">
        <w:rPr>
          <w:rFonts w:ascii="Times New Roman" w:hAnsi="Times New Roman" w:cs="Times New Roman"/>
          <w:szCs w:val="24"/>
        </w:rPr>
        <w:t>按钮，弹出航次</w:t>
      </w:r>
      <w:r w:rsidRPr="006E2618">
        <w:rPr>
          <w:rFonts w:ascii="Times New Roman" w:hAnsi="Times New Roman" w:cs="Times New Roman"/>
          <w:szCs w:val="24"/>
        </w:rPr>
        <w:t>编号窗口，从列表中选择要查看</w:t>
      </w:r>
      <w:r w:rsidR="00BD74F0" w:rsidRPr="006E2618">
        <w:rPr>
          <w:rFonts w:ascii="Times New Roman" w:hAnsi="Times New Roman" w:cs="Times New Roman"/>
          <w:szCs w:val="24"/>
        </w:rPr>
        <w:t>的航次编号</w:t>
      </w:r>
      <w:r w:rsidRPr="006E2618">
        <w:rPr>
          <w:rFonts w:ascii="Times New Roman" w:hAnsi="Times New Roman" w:cs="Times New Roman"/>
          <w:szCs w:val="24"/>
        </w:rPr>
        <w:t>（图</w:t>
      </w:r>
      <w:r w:rsidR="00BD74F0" w:rsidRPr="006E2618">
        <w:rPr>
          <w:rFonts w:ascii="Times New Roman" w:hAnsi="Times New Roman" w:cs="Times New Roman"/>
          <w:szCs w:val="24"/>
        </w:rPr>
        <w:t>4-18</w:t>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））。点击确认后，主界面左侧示意图将显示</w:t>
      </w:r>
      <w:r w:rsidR="00BD74F0" w:rsidRPr="006E2618">
        <w:rPr>
          <w:rFonts w:ascii="Times New Roman" w:hAnsi="Times New Roman" w:cs="Times New Roman"/>
          <w:szCs w:val="24"/>
        </w:rPr>
        <w:t>该船所选航次轨迹及识别出的捕捞区</w:t>
      </w:r>
      <w:r w:rsidRPr="006E2618">
        <w:rPr>
          <w:rFonts w:ascii="Times New Roman" w:hAnsi="Times New Roman" w:cs="Times New Roman"/>
          <w:szCs w:val="24"/>
        </w:rPr>
        <w:t>（图</w:t>
      </w:r>
      <w:r w:rsidR="00BD74F0" w:rsidRPr="006E2618">
        <w:rPr>
          <w:rFonts w:ascii="Times New Roman" w:hAnsi="Times New Roman" w:cs="Times New Roman"/>
          <w:szCs w:val="24"/>
        </w:rPr>
        <w:t>4-18</w:t>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w:t>
      </w:r>
    </w:p>
    <w:p w14:paraId="7A0526FB" w14:textId="758C7B10" w:rsidR="004C7268" w:rsidRPr="006E2618" w:rsidRDefault="00922408"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295A1145" wp14:editId="7F5552AA">
            <wp:extent cx="4638095" cy="1866667"/>
            <wp:effectExtent l="0" t="0" r="0" b="635"/>
            <wp:docPr id="7180" name="图片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38095" cy="1866667"/>
                    </a:xfrm>
                    <a:prstGeom prst="rect">
                      <a:avLst/>
                    </a:prstGeom>
                  </pic:spPr>
                </pic:pic>
              </a:graphicData>
            </a:graphic>
          </wp:inline>
        </w:drawing>
      </w:r>
    </w:p>
    <w:p w14:paraId="0862CCF3" w14:textId="79CEFC5C" w:rsidR="00661311" w:rsidRPr="006E2618" w:rsidRDefault="00661311"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4-19 </w:t>
      </w:r>
      <w:r w:rsidRPr="006E2618">
        <w:rPr>
          <w:rFonts w:ascii="Times New Roman" w:hAnsi="Times New Roman" w:cs="Times New Roman"/>
          <w:szCs w:val="24"/>
        </w:rPr>
        <w:t>航次选择的业务逻辑</w:t>
      </w:r>
    </w:p>
    <w:p w14:paraId="63CA580B" w14:textId="42251162"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4-19</w:t>
      </w:r>
      <w:r w:rsidRPr="006E2618">
        <w:rPr>
          <w:rFonts w:ascii="Times New Roman" w:hAnsi="Times New Roman" w:cs="Times New Roman"/>
          <w:szCs w:val="24"/>
        </w:rPr>
        <w:t>所示：</w:t>
      </w:r>
    </w:p>
    <w:p w14:paraId="7FF0017A" w14:textId="667ED516" w:rsidR="0027091E"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航次编号</w:t>
      </w:r>
      <w:r w:rsidRPr="006E2618">
        <w:rPr>
          <w:rFonts w:ascii="Times New Roman" w:eastAsia="宋体" w:hAnsi="Times New Roman" w:cs="Times New Roman"/>
          <w:szCs w:val="24"/>
        </w:rPr>
        <w:t>”</w:t>
      </w:r>
      <w:r w:rsidRPr="006E2618">
        <w:rPr>
          <w:rFonts w:ascii="Times New Roman" w:hAnsi="Times New Roman" w:cs="Times New Roman"/>
          <w:szCs w:val="24"/>
        </w:rPr>
        <w:t>按钮，调用</w:t>
      </w:r>
      <w:proofErr w:type="spellStart"/>
      <w:r w:rsidRPr="006E2618">
        <w:rPr>
          <w:rFonts w:ascii="Times New Roman" w:hAnsi="Times New Roman" w:cs="Times New Roman"/>
          <w:szCs w:val="24"/>
        </w:rPr>
        <w:t>TrackNumber</w:t>
      </w:r>
      <w:proofErr w:type="spellEnd"/>
      <w:r w:rsidRPr="006E2618">
        <w:rPr>
          <w:rFonts w:ascii="Times New Roman" w:hAnsi="Times New Roman" w:cs="Times New Roman"/>
          <w:szCs w:val="24"/>
        </w:rPr>
        <w:t>()</w:t>
      </w:r>
      <w:r w:rsidR="00922408" w:rsidRPr="006E2618">
        <w:rPr>
          <w:rFonts w:ascii="Times New Roman" w:hAnsi="Times New Roman" w:cs="Times New Roman"/>
          <w:szCs w:val="24"/>
        </w:rPr>
        <w:t>函数</w:t>
      </w:r>
      <w:r w:rsidRPr="006E2618">
        <w:rPr>
          <w:rFonts w:ascii="Times New Roman" w:hAnsi="Times New Roman" w:cs="Times New Roman"/>
          <w:szCs w:val="24"/>
        </w:rPr>
        <w:t>弹出航次编号窗口，</w:t>
      </w:r>
      <w:r w:rsidR="00922408" w:rsidRPr="006E2618">
        <w:rPr>
          <w:rFonts w:ascii="Times New Roman" w:hAnsi="Times New Roman" w:cs="Times New Roman"/>
          <w:szCs w:val="24"/>
        </w:rPr>
        <w:t>从航次列表</w:t>
      </w:r>
      <w:r w:rsidR="00922408" w:rsidRPr="006E2618">
        <w:rPr>
          <w:rFonts w:ascii="Times New Roman" w:hAnsi="Times New Roman" w:cs="Times New Roman"/>
          <w:szCs w:val="24"/>
        </w:rPr>
        <w:t>Track</w:t>
      </w:r>
      <w:r w:rsidR="00922408" w:rsidRPr="006E2618">
        <w:rPr>
          <w:rFonts w:ascii="Times New Roman" w:hAnsi="Times New Roman" w:cs="Times New Roman"/>
          <w:szCs w:val="24"/>
        </w:rPr>
        <w:t>中选择其一后</w:t>
      </w:r>
      <w:r w:rsidRPr="006E2618">
        <w:rPr>
          <w:rFonts w:ascii="Times New Roman" w:hAnsi="Times New Roman" w:cs="Times New Roman"/>
          <w:szCs w:val="24"/>
        </w:rPr>
        <w:t>点击确认</w:t>
      </w:r>
      <w:r w:rsidR="00922408" w:rsidRPr="006E2618">
        <w:rPr>
          <w:rFonts w:ascii="Times New Roman" w:hAnsi="Times New Roman" w:cs="Times New Roman"/>
          <w:szCs w:val="24"/>
        </w:rPr>
        <w:t>，窗口关闭并返回航次编号</w:t>
      </w:r>
      <w:proofErr w:type="spellStart"/>
      <w:r w:rsidR="00922408" w:rsidRPr="006E2618">
        <w:rPr>
          <w:rFonts w:ascii="Times New Roman" w:hAnsi="Times New Roman" w:cs="Times New Roman"/>
          <w:szCs w:val="24"/>
        </w:rPr>
        <w:t>TrackNumber</w:t>
      </w:r>
      <w:proofErr w:type="spellEnd"/>
      <w:r w:rsidRPr="006E2618">
        <w:rPr>
          <w:rFonts w:ascii="Times New Roman" w:hAnsi="Times New Roman" w:cs="Times New Roman"/>
          <w:szCs w:val="24"/>
        </w:rPr>
        <w:t>。</w:t>
      </w:r>
    </w:p>
    <w:p w14:paraId="12B89B43" w14:textId="7A3E4340"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）根据</w:t>
      </w:r>
      <w:r w:rsidR="006E2618" w:rsidRPr="006E2618">
        <w:rPr>
          <w:rFonts w:ascii="Times New Roman" w:hAnsi="Times New Roman" w:cs="Times New Roman"/>
          <w:szCs w:val="24"/>
        </w:rPr>
        <w:t>渔业船舶</w:t>
      </w:r>
      <w:r w:rsidRPr="006E2618">
        <w:rPr>
          <w:rFonts w:ascii="Times New Roman" w:hAnsi="Times New Roman" w:cs="Times New Roman"/>
          <w:szCs w:val="24"/>
        </w:rPr>
        <w:t>编号</w:t>
      </w:r>
      <w:proofErr w:type="spellStart"/>
      <w:r w:rsidR="00922408" w:rsidRPr="006E2618">
        <w:rPr>
          <w:rFonts w:ascii="Times New Roman" w:hAnsi="Times New Roman" w:cs="Times New Roman"/>
          <w:szCs w:val="24"/>
        </w:rPr>
        <w:t>VesselNumber</w:t>
      </w:r>
      <w:proofErr w:type="spellEnd"/>
      <w:r w:rsidR="00922408" w:rsidRPr="006E2618">
        <w:rPr>
          <w:rFonts w:ascii="Times New Roman" w:hAnsi="Times New Roman" w:cs="Times New Roman"/>
          <w:szCs w:val="24"/>
        </w:rPr>
        <w:t>和</w:t>
      </w:r>
      <w:r w:rsidRPr="006E2618">
        <w:rPr>
          <w:rFonts w:ascii="Times New Roman" w:hAnsi="Times New Roman" w:cs="Times New Roman"/>
          <w:szCs w:val="24"/>
        </w:rPr>
        <w:t>航次编号</w:t>
      </w:r>
      <w:proofErr w:type="spellStart"/>
      <w:r w:rsidR="00922408" w:rsidRPr="006E2618">
        <w:rPr>
          <w:rFonts w:ascii="Times New Roman" w:hAnsi="Times New Roman" w:cs="Times New Roman"/>
          <w:szCs w:val="24"/>
        </w:rPr>
        <w:t>TrackNumber</w:t>
      </w:r>
      <w:proofErr w:type="spellEnd"/>
      <w:r w:rsidRPr="006E2618">
        <w:rPr>
          <w:rFonts w:ascii="Times New Roman" w:hAnsi="Times New Roman" w:cs="Times New Roman"/>
          <w:szCs w:val="24"/>
        </w:rPr>
        <w:t>，调用</w:t>
      </w:r>
      <w:r w:rsidRPr="006E2618">
        <w:rPr>
          <w:rFonts w:ascii="Times New Roman" w:hAnsi="Times New Roman" w:cs="Times New Roman"/>
          <w:szCs w:val="24"/>
        </w:rPr>
        <w:t>load()</w:t>
      </w:r>
      <w:r w:rsidR="00922408" w:rsidRPr="006E2618">
        <w:rPr>
          <w:rFonts w:ascii="Times New Roman" w:hAnsi="Times New Roman" w:cs="Times New Roman"/>
          <w:szCs w:val="24"/>
        </w:rPr>
        <w:lastRenderedPageBreak/>
        <w:t>函数导入航次数据及对应的捕捞轨迹区域识别</w:t>
      </w:r>
      <w:r w:rsidRPr="006E2618">
        <w:rPr>
          <w:rFonts w:ascii="Times New Roman" w:hAnsi="Times New Roman" w:cs="Times New Roman"/>
          <w:szCs w:val="24"/>
        </w:rPr>
        <w:t>结果，显示在主界面窗口左侧的示意图上。</w:t>
      </w:r>
    </w:p>
    <w:p w14:paraId="33D2491E" w14:textId="7C718A83" w:rsidR="0027091E" w:rsidRPr="006E2618" w:rsidRDefault="00661311" w:rsidP="0088685E">
      <w:pPr>
        <w:pStyle w:val="3"/>
        <w:keepNext w:val="0"/>
        <w:keepLines w:val="0"/>
        <w:numPr>
          <w:ilvl w:val="2"/>
          <w:numId w:val="20"/>
        </w:numPr>
        <w:spacing w:line="300" w:lineRule="auto"/>
        <w:rPr>
          <w:rFonts w:ascii="Times New Roman" w:hAnsi="Times New Roman" w:cs="Times New Roman"/>
        </w:rPr>
      </w:pPr>
      <w:bookmarkStart w:id="89" w:name="_Toc508613034"/>
      <w:bookmarkStart w:id="90" w:name="_Toc508613107"/>
      <w:r w:rsidRPr="006E2618">
        <w:rPr>
          <w:rFonts w:ascii="Times New Roman" w:hAnsi="Times New Roman" w:cs="Times New Roman"/>
        </w:rPr>
        <w:t>捕捞区统计热度图</w:t>
      </w:r>
      <w:bookmarkEnd w:id="89"/>
      <w:bookmarkEnd w:id="90"/>
    </w:p>
    <w:p w14:paraId="2ADBAF90" w14:textId="66CD6A3D" w:rsidR="00661311" w:rsidRPr="006E2618" w:rsidRDefault="00661311"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184D52">
        <w:rPr>
          <w:rFonts w:ascii="Times New Roman" w:hAnsi="Times New Roman" w:cs="Times New Roman"/>
          <w:szCs w:val="24"/>
        </w:rPr>
        <w:t>根据所选择的起止时间，</w:t>
      </w:r>
      <w:r w:rsidRPr="006E2618">
        <w:rPr>
          <w:rFonts w:ascii="Times New Roman" w:hAnsi="Times New Roman" w:cs="Times New Roman"/>
          <w:szCs w:val="24"/>
        </w:rPr>
        <w:t>可以观察到不同的时间段捕捞区的统计热度图，如图</w:t>
      </w:r>
      <w:r w:rsidRPr="006E2618">
        <w:rPr>
          <w:rFonts w:ascii="Times New Roman" w:hAnsi="Times New Roman" w:cs="Times New Roman"/>
          <w:szCs w:val="24"/>
        </w:rPr>
        <w:t>4-20</w:t>
      </w:r>
      <w:r w:rsidRPr="006E2618">
        <w:rPr>
          <w:rFonts w:ascii="Times New Roman" w:hAnsi="Times New Roman" w:cs="Times New Roman"/>
          <w:szCs w:val="24"/>
        </w:rPr>
        <w:t>所示：</w:t>
      </w:r>
    </w:p>
    <w:p w14:paraId="303A8425" w14:textId="0A56DFEB" w:rsidR="0027091E" w:rsidRPr="006E2618" w:rsidRDefault="009A7F8E" w:rsidP="0088685E">
      <w:pPr>
        <w:spacing w:line="300" w:lineRule="auto"/>
        <w:jc w:val="center"/>
        <w:rPr>
          <w:rFonts w:ascii="Times New Roman" w:hAnsi="Times New Roman" w:cs="Times New Roman"/>
          <w:szCs w:val="24"/>
        </w:rPr>
      </w:pPr>
      <w:r>
        <w:rPr>
          <w:noProof/>
        </w:rPr>
        <w:drawing>
          <wp:inline distT="0" distB="0" distL="0" distR="0" wp14:anchorId="41D8DEB6" wp14:editId="37E4C9A1">
            <wp:extent cx="2219048" cy="2266667"/>
            <wp:effectExtent l="0" t="0" r="0" b="635"/>
            <wp:docPr id="6146" name="图片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219048" cy="2266667"/>
                    </a:xfrm>
                    <a:prstGeom prst="rect">
                      <a:avLst/>
                    </a:prstGeom>
                  </pic:spPr>
                </pic:pic>
              </a:graphicData>
            </a:graphic>
          </wp:inline>
        </w:drawing>
      </w:r>
      <w:r w:rsidR="00A855F4" w:rsidRPr="006E2618">
        <w:rPr>
          <w:rFonts w:ascii="Times New Roman" w:hAnsi="Times New Roman" w:cs="Times New Roman"/>
          <w:noProof/>
        </w:rPr>
        <w:t xml:space="preserve">       </w:t>
      </w:r>
      <w:r w:rsidR="00082A86">
        <w:rPr>
          <w:noProof/>
        </w:rPr>
        <w:drawing>
          <wp:inline distT="0" distB="0" distL="0" distR="0" wp14:anchorId="5D59E931" wp14:editId="7D7F2FB2">
            <wp:extent cx="1460249" cy="2095500"/>
            <wp:effectExtent l="0" t="0" r="6985" b="0"/>
            <wp:docPr id="4119" name="图片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60067" cy="2095238"/>
                    </a:xfrm>
                    <a:prstGeom prst="rect">
                      <a:avLst/>
                    </a:prstGeom>
                  </pic:spPr>
                </pic:pic>
              </a:graphicData>
            </a:graphic>
          </wp:inline>
        </w:drawing>
      </w:r>
    </w:p>
    <w:p w14:paraId="279608E9" w14:textId="5778EC69" w:rsidR="00661311" w:rsidRPr="006E2618" w:rsidRDefault="00661311" w:rsidP="0088685E">
      <w:pPr>
        <w:spacing w:line="300" w:lineRule="auto"/>
        <w:ind w:firstLineChars="400" w:firstLine="960"/>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4-20 </w:t>
      </w:r>
      <w:r w:rsidRPr="006E2618">
        <w:rPr>
          <w:rFonts w:ascii="Times New Roman" w:hAnsi="Times New Roman" w:cs="Times New Roman"/>
          <w:szCs w:val="24"/>
        </w:rPr>
        <w:t>捕捞区</w:t>
      </w:r>
      <w:r w:rsidR="006C75BA" w:rsidRPr="006E2618">
        <w:rPr>
          <w:rFonts w:ascii="Times New Roman" w:hAnsi="Times New Roman" w:cs="Times New Roman"/>
          <w:szCs w:val="24"/>
        </w:rPr>
        <w:t>统计热度示意图</w:t>
      </w:r>
      <w:r w:rsidR="00A855F4" w:rsidRPr="006E2618">
        <w:rPr>
          <w:rFonts w:ascii="Times New Roman" w:hAnsi="Times New Roman" w:cs="Times New Roman"/>
          <w:szCs w:val="24"/>
        </w:rPr>
        <w:t xml:space="preserve">      </w:t>
      </w:r>
      <w:r w:rsidR="00A855F4" w:rsidRPr="006E2618">
        <w:rPr>
          <w:rFonts w:ascii="Times New Roman" w:hAnsi="Times New Roman" w:cs="Times New Roman"/>
          <w:szCs w:val="24"/>
        </w:rPr>
        <w:t>图</w:t>
      </w:r>
      <w:r w:rsidR="00A855F4" w:rsidRPr="006E2618">
        <w:rPr>
          <w:rFonts w:ascii="Times New Roman" w:hAnsi="Times New Roman" w:cs="Times New Roman"/>
          <w:szCs w:val="24"/>
        </w:rPr>
        <w:t xml:space="preserve">4-21 </w:t>
      </w:r>
      <w:r w:rsidR="00A855F4" w:rsidRPr="006E2618">
        <w:rPr>
          <w:rFonts w:ascii="Times New Roman" w:hAnsi="Times New Roman" w:cs="Times New Roman"/>
          <w:szCs w:val="24"/>
        </w:rPr>
        <w:t>捕捞区统计的业务逻辑</w:t>
      </w:r>
    </w:p>
    <w:p w14:paraId="776C4BE8" w14:textId="3207364B" w:rsidR="006C75BA" w:rsidRPr="006E2618" w:rsidRDefault="006C75BA"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捕捞区统计热度图</w:t>
      </w:r>
      <w:r w:rsidRPr="006E2618">
        <w:rPr>
          <w:rFonts w:ascii="Times New Roman" w:eastAsia="宋体" w:hAnsi="Times New Roman" w:cs="Times New Roman"/>
          <w:szCs w:val="24"/>
        </w:rPr>
        <w:t>”</w:t>
      </w:r>
      <w:r w:rsidRPr="006E2618">
        <w:rPr>
          <w:rFonts w:ascii="Times New Roman" w:hAnsi="Times New Roman" w:cs="Times New Roman"/>
          <w:szCs w:val="24"/>
        </w:rPr>
        <w:t>按钮，主界面窗口左侧显示对应时间段的捕捞区统计热度图（图</w:t>
      </w:r>
      <w:r w:rsidRPr="006E2618">
        <w:rPr>
          <w:rFonts w:ascii="Times New Roman" w:hAnsi="Times New Roman" w:cs="Times New Roman"/>
          <w:szCs w:val="24"/>
        </w:rPr>
        <w:t>4-20</w:t>
      </w:r>
      <w:r w:rsidRPr="006E2618">
        <w:rPr>
          <w:rFonts w:ascii="Times New Roman" w:hAnsi="Times New Roman" w:cs="Times New Roman"/>
          <w:szCs w:val="24"/>
        </w:rPr>
        <w:t>）。</w:t>
      </w:r>
    </w:p>
    <w:p w14:paraId="2E1FE1F8" w14:textId="3CDFE0D6" w:rsidR="00A855F4" w:rsidRPr="006E2618" w:rsidRDefault="00A855F4"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业务逻辑如图</w:t>
      </w:r>
      <w:r w:rsidRPr="006E2618">
        <w:rPr>
          <w:rFonts w:ascii="Times New Roman" w:hAnsi="Times New Roman" w:cs="Times New Roman"/>
          <w:szCs w:val="24"/>
        </w:rPr>
        <w:t>4-21</w:t>
      </w:r>
      <w:r w:rsidRPr="006E2618">
        <w:rPr>
          <w:rFonts w:ascii="Times New Roman" w:hAnsi="Times New Roman" w:cs="Times New Roman"/>
          <w:szCs w:val="24"/>
        </w:rPr>
        <w:t>所示</w:t>
      </w:r>
      <w:r w:rsidR="00E21255" w:rsidRPr="006E2618">
        <w:rPr>
          <w:rFonts w:ascii="Times New Roman" w:hAnsi="Times New Roman" w:cs="Times New Roman"/>
          <w:szCs w:val="24"/>
        </w:rPr>
        <w:t>：</w:t>
      </w:r>
      <w:r w:rsidRPr="006E2618">
        <w:rPr>
          <w:rFonts w:ascii="Times New Roman" w:hAnsi="Times New Roman" w:cs="Times New Roman"/>
          <w:szCs w:val="24"/>
        </w:rPr>
        <w:t>点击</w:t>
      </w:r>
      <w:r w:rsidRPr="006E2618">
        <w:rPr>
          <w:rFonts w:ascii="Times New Roman" w:eastAsia="宋体" w:hAnsi="Times New Roman" w:cs="Times New Roman"/>
          <w:szCs w:val="24"/>
        </w:rPr>
        <w:t>“</w:t>
      </w:r>
      <w:r w:rsidRPr="006E2618">
        <w:rPr>
          <w:rFonts w:ascii="Times New Roman" w:hAnsi="Times New Roman" w:cs="Times New Roman"/>
          <w:szCs w:val="24"/>
        </w:rPr>
        <w:t>捕捞区统计热度图</w:t>
      </w:r>
      <w:r w:rsidRPr="006E2618">
        <w:rPr>
          <w:rFonts w:ascii="Times New Roman" w:eastAsia="宋体" w:hAnsi="Times New Roman" w:cs="Times New Roman"/>
          <w:szCs w:val="24"/>
        </w:rPr>
        <w:t>”</w:t>
      </w:r>
      <w:r w:rsidRPr="006E2618">
        <w:rPr>
          <w:rFonts w:ascii="Times New Roman" w:hAnsi="Times New Roman" w:cs="Times New Roman"/>
          <w:szCs w:val="24"/>
        </w:rPr>
        <w:t>按钮</w:t>
      </w:r>
      <w:r w:rsidR="00D95AAE" w:rsidRPr="006E2618">
        <w:rPr>
          <w:rFonts w:ascii="Times New Roman" w:hAnsi="Times New Roman" w:cs="Times New Roman"/>
          <w:szCs w:val="24"/>
        </w:rPr>
        <w:t>后</w:t>
      </w:r>
      <w:r w:rsidRPr="006E2618">
        <w:rPr>
          <w:rFonts w:ascii="Times New Roman" w:hAnsi="Times New Roman" w:cs="Times New Roman"/>
          <w:szCs w:val="24"/>
        </w:rPr>
        <w:t>，调用</w:t>
      </w:r>
      <w:proofErr w:type="spellStart"/>
      <w:r w:rsidRPr="006E2618">
        <w:rPr>
          <w:rFonts w:ascii="Times New Roman" w:hAnsi="Times New Roman" w:cs="Times New Roman"/>
          <w:szCs w:val="24"/>
        </w:rPr>
        <w:t>ShowFishingArea</w:t>
      </w:r>
      <w:proofErr w:type="spellEnd"/>
      <w:r w:rsidRPr="006E2618">
        <w:rPr>
          <w:rFonts w:ascii="Times New Roman" w:hAnsi="Times New Roman" w:cs="Times New Roman"/>
          <w:szCs w:val="24"/>
        </w:rPr>
        <w:t>()</w:t>
      </w:r>
      <w:r w:rsidRPr="006E2618">
        <w:rPr>
          <w:rFonts w:ascii="Times New Roman" w:hAnsi="Times New Roman" w:cs="Times New Roman"/>
          <w:szCs w:val="24"/>
        </w:rPr>
        <w:t>函数，函数内通过递归调用</w:t>
      </w:r>
      <w:proofErr w:type="spellStart"/>
      <w:r w:rsidR="00E21255" w:rsidRPr="006E2618">
        <w:rPr>
          <w:rFonts w:ascii="Times New Roman" w:hAnsi="Times New Roman" w:cs="Times New Roman"/>
          <w:szCs w:val="24"/>
        </w:rPr>
        <w:t>MapAdd</w:t>
      </w:r>
      <w:proofErr w:type="spellEnd"/>
      <w:r w:rsidR="00E21255" w:rsidRPr="006E2618">
        <w:rPr>
          <w:rFonts w:ascii="Times New Roman" w:hAnsi="Times New Roman" w:cs="Times New Roman"/>
          <w:szCs w:val="24"/>
        </w:rPr>
        <w:t>()</w:t>
      </w:r>
      <w:r w:rsidR="00D95AAE" w:rsidRPr="006E2618">
        <w:rPr>
          <w:rFonts w:ascii="Times New Roman" w:hAnsi="Times New Roman" w:cs="Times New Roman"/>
          <w:szCs w:val="24"/>
        </w:rPr>
        <w:t>函数对每艘</w:t>
      </w:r>
      <w:r w:rsidR="006E2618" w:rsidRPr="006E2618">
        <w:rPr>
          <w:rFonts w:ascii="Times New Roman" w:hAnsi="Times New Roman" w:cs="Times New Roman"/>
          <w:szCs w:val="24"/>
        </w:rPr>
        <w:t>渔业船舶</w:t>
      </w:r>
      <w:r w:rsidR="00D95AAE" w:rsidRPr="006E2618">
        <w:rPr>
          <w:rFonts w:ascii="Times New Roman" w:hAnsi="Times New Roman" w:cs="Times New Roman"/>
          <w:szCs w:val="24"/>
        </w:rPr>
        <w:t>在起止时间</w:t>
      </w:r>
      <w:proofErr w:type="spellStart"/>
      <w:r w:rsidR="00D95AAE" w:rsidRPr="006E2618">
        <w:rPr>
          <w:rFonts w:ascii="Times New Roman" w:hAnsi="Times New Roman" w:cs="Times New Roman"/>
          <w:szCs w:val="24"/>
        </w:rPr>
        <w:t>StTime</w:t>
      </w:r>
      <w:proofErr w:type="spellEnd"/>
      <w:r w:rsidR="00D95AAE" w:rsidRPr="006E2618">
        <w:rPr>
          <w:rFonts w:ascii="Times New Roman" w:hAnsi="Times New Roman" w:cs="Times New Roman"/>
          <w:szCs w:val="24"/>
        </w:rPr>
        <w:t>和</w:t>
      </w:r>
      <w:proofErr w:type="spellStart"/>
      <w:r w:rsidR="00D95AAE" w:rsidRPr="006E2618">
        <w:rPr>
          <w:rFonts w:ascii="Times New Roman" w:hAnsi="Times New Roman" w:cs="Times New Roman"/>
          <w:szCs w:val="24"/>
        </w:rPr>
        <w:t>EdTime</w:t>
      </w:r>
      <w:proofErr w:type="spellEnd"/>
      <w:r w:rsidR="00D95AAE" w:rsidRPr="006E2618">
        <w:rPr>
          <w:rFonts w:ascii="Times New Roman" w:hAnsi="Times New Roman" w:cs="Times New Roman"/>
          <w:szCs w:val="24"/>
        </w:rPr>
        <w:t>之间的捕捞轨迹区域识别结果进行</w:t>
      </w:r>
      <w:r w:rsidR="00E21255" w:rsidRPr="006E2618">
        <w:rPr>
          <w:rFonts w:ascii="Times New Roman" w:hAnsi="Times New Roman" w:cs="Times New Roman"/>
          <w:szCs w:val="24"/>
        </w:rPr>
        <w:t>叠加。显示在主界面窗口左侧的示意图上。若起止时间未选择，即起始时间和终止时间都显示</w:t>
      </w:r>
      <w:r w:rsidR="00E21255" w:rsidRPr="006E2618">
        <w:rPr>
          <w:rFonts w:ascii="Times New Roman" w:eastAsia="宋体" w:hAnsi="Times New Roman" w:cs="Times New Roman"/>
          <w:szCs w:val="24"/>
        </w:rPr>
        <w:t>“</w:t>
      </w:r>
      <w:r w:rsidR="00E21255" w:rsidRPr="006E2618">
        <w:rPr>
          <w:rFonts w:ascii="Times New Roman" w:hAnsi="Times New Roman" w:cs="Times New Roman"/>
          <w:szCs w:val="24"/>
        </w:rPr>
        <w:t>请选择</w:t>
      </w:r>
      <w:r w:rsidR="00E21255" w:rsidRPr="006E2618">
        <w:rPr>
          <w:rFonts w:ascii="Times New Roman" w:eastAsia="宋体" w:hAnsi="Times New Roman" w:cs="Times New Roman"/>
          <w:szCs w:val="24"/>
        </w:rPr>
        <w:t>”</w:t>
      </w:r>
      <w:r w:rsidR="00E21255" w:rsidRPr="006E2618">
        <w:rPr>
          <w:rFonts w:ascii="Times New Roman" w:hAnsi="Times New Roman" w:cs="Times New Roman"/>
          <w:szCs w:val="24"/>
        </w:rPr>
        <w:t>，则显示全部的捕捞区叠加结果。</w:t>
      </w:r>
    </w:p>
    <w:p w14:paraId="002F7194" w14:textId="558C4BBA" w:rsidR="00E21255" w:rsidRPr="006E2618" w:rsidRDefault="00E21255" w:rsidP="0088685E">
      <w:pPr>
        <w:pStyle w:val="3"/>
        <w:keepNext w:val="0"/>
        <w:keepLines w:val="0"/>
        <w:numPr>
          <w:ilvl w:val="2"/>
          <w:numId w:val="20"/>
        </w:numPr>
        <w:spacing w:line="300" w:lineRule="auto"/>
        <w:rPr>
          <w:rFonts w:ascii="Times New Roman" w:hAnsi="Times New Roman" w:cs="Times New Roman"/>
        </w:rPr>
      </w:pPr>
      <w:bookmarkStart w:id="91" w:name="_Toc508613035"/>
      <w:bookmarkStart w:id="92" w:name="_Toc508613108"/>
      <w:r w:rsidRPr="006E2618">
        <w:rPr>
          <w:rFonts w:ascii="Times New Roman" w:hAnsi="Times New Roman" w:cs="Times New Roman"/>
        </w:rPr>
        <w:t>港口分布图</w:t>
      </w:r>
      <w:bookmarkEnd w:id="91"/>
      <w:bookmarkEnd w:id="92"/>
    </w:p>
    <w:p w14:paraId="38258D7C" w14:textId="6084718B" w:rsidR="00E21255" w:rsidRDefault="00E21255" w:rsidP="0088685E">
      <w:pPr>
        <w:spacing w:line="300" w:lineRule="auto"/>
        <w:ind w:firstLine="420"/>
        <w:rPr>
          <w:rFonts w:ascii="Times New Roman" w:hAnsi="Times New Roman" w:cs="Times New Roman" w:hint="eastAsia"/>
          <w:szCs w:val="24"/>
        </w:rPr>
      </w:pPr>
      <w:r w:rsidRPr="006E2618">
        <w:rPr>
          <w:rFonts w:ascii="Times New Roman" w:hAnsi="Times New Roman" w:cs="Times New Roman"/>
          <w:szCs w:val="24"/>
        </w:rPr>
        <w:t>点击</w:t>
      </w:r>
      <w:r w:rsidRPr="006E2618">
        <w:rPr>
          <w:rFonts w:ascii="Times New Roman" w:hAnsi="Times New Roman" w:cs="Times New Roman"/>
          <w:szCs w:val="24"/>
        </w:rPr>
        <w:t>“</w:t>
      </w:r>
      <w:r w:rsidRPr="006E2618">
        <w:rPr>
          <w:rFonts w:ascii="Times New Roman" w:hAnsi="Times New Roman" w:cs="Times New Roman"/>
          <w:szCs w:val="24"/>
        </w:rPr>
        <w:t>港口示意图</w:t>
      </w:r>
      <w:r w:rsidRPr="006E2618">
        <w:rPr>
          <w:rFonts w:ascii="Times New Roman" w:hAnsi="Times New Roman" w:cs="Times New Roman"/>
          <w:szCs w:val="24"/>
        </w:rPr>
        <w:t>”</w:t>
      </w:r>
      <w:r w:rsidRPr="006E2618">
        <w:rPr>
          <w:rFonts w:ascii="Times New Roman" w:hAnsi="Times New Roman" w:cs="Times New Roman"/>
          <w:szCs w:val="24"/>
        </w:rPr>
        <w:t>按钮，左侧示意图显示与数据导入完成后的示意图一致。详情参考</w:t>
      </w:r>
      <w:r w:rsidRPr="006E2618">
        <w:rPr>
          <w:rFonts w:ascii="Times New Roman" w:hAnsi="Times New Roman" w:cs="Times New Roman"/>
          <w:szCs w:val="24"/>
        </w:rPr>
        <w:t>“</w:t>
      </w:r>
      <w:r w:rsidRPr="006E2618">
        <w:rPr>
          <w:rFonts w:ascii="Times New Roman" w:hAnsi="Times New Roman" w:cs="Times New Roman"/>
          <w:szCs w:val="24"/>
        </w:rPr>
        <w:t>导入数据</w:t>
      </w:r>
      <w:r w:rsidRPr="006E2618">
        <w:rPr>
          <w:rFonts w:ascii="Times New Roman" w:hAnsi="Times New Roman" w:cs="Times New Roman"/>
          <w:szCs w:val="24"/>
        </w:rPr>
        <w:t>”</w:t>
      </w:r>
      <w:r w:rsidRPr="006E2618">
        <w:rPr>
          <w:rFonts w:ascii="Times New Roman" w:hAnsi="Times New Roman" w:cs="Times New Roman"/>
          <w:szCs w:val="24"/>
        </w:rPr>
        <w:t>。</w:t>
      </w:r>
    </w:p>
    <w:p w14:paraId="254334BE" w14:textId="7BDDE3BA" w:rsidR="009A7F8E" w:rsidRPr="006E2618" w:rsidRDefault="009A7F8E" w:rsidP="0088685E">
      <w:pPr>
        <w:spacing w:line="300" w:lineRule="auto"/>
        <w:ind w:firstLine="420"/>
        <w:rPr>
          <w:rFonts w:ascii="Times New Roman" w:hAnsi="Times New Roman" w:cs="Times New Roman"/>
          <w:szCs w:val="24"/>
        </w:rPr>
      </w:pPr>
      <w:r>
        <w:rPr>
          <w:noProof/>
        </w:rPr>
        <w:lastRenderedPageBreak/>
        <w:drawing>
          <wp:inline distT="0" distB="0" distL="0" distR="0" wp14:anchorId="0A764219" wp14:editId="717EEEB4">
            <wp:extent cx="2825496" cy="2228850"/>
            <wp:effectExtent l="0" t="0" r="0" b="0"/>
            <wp:docPr id="6148" name="图片 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25143" cy="2228571"/>
                    </a:xfrm>
                    <a:prstGeom prst="rect">
                      <a:avLst/>
                    </a:prstGeom>
                  </pic:spPr>
                </pic:pic>
              </a:graphicData>
            </a:graphic>
          </wp:inline>
        </w:drawing>
      </w:r>
    </w:p>
    <w:p w14:paraId="015736A2" w14:textId="72720553" w:rsidR="00BC6372" w:rsidRPr="006E2618" w:rsidRDefault="00BC6372" w:rsidP="0088685E">
      <w:pPr>
        <w:pStyle w:val="3"/>
        <w:keepNext w:val="0"/>
        <w:keepLines w:val="0"/>
        <w:numPr>
          <w:ilvl w:val="2"/>
          <w:numId w:val="20"/>
        </w:numPr>
        <w:spacing w:line="300" w:lineRule="auto"/>
        <w:rPr>
          <w:rFonts w:ascii="Times New Roman" w:hAnsi="Times New Roman" w:cs="Times New Roman"/>
        </w:rPr>
      </w:pPr>
      <w:bookmarkStart w:id="93" w:name="_Toc508613036"/>
      <w:bookmarkStart w:id="94" w:name="_Toc508613109"/>
      <w:r w:rsidRPr="006E2618">
        <w:rPr>
          <w:rFonts w:ascii="Times New Roman" w:hAnsi="Times New Roman" w:cs="Times New Roman"/>
        </w:rPr>
        <w:t>示意图操作</w:t>
      </w:r>
      <w:bookmarkStart w:id="95" w:name="_GoBack"/>
      <w:bookmarkEnd w:id="93"/>
      <w:bookmarkEnd w:id="94"/>
      <w:bookmarkEnd w:id="95"/>
    </w:p>
    <w:p w14:paraId="1B43464D" w14:textId="717BAC67" w:rsidR="00BC6372" w:rsidRPr="006E2618" w:rsidRDefault="00BC6372"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工具栏</w:t>
      </w:r>
      <w:r w:rsidR="000A708B" w:rsidRPr="006E2618">
        <w:rPr>
          <w:rFonts w:ascii="Times New Roman" w:hAnsi="Times New Roman" w:cs="Times New Roman"/>
          <w:szCs w:val="24"/>
        </w:rPr>
        <w:t>自</w:t>
      </w:r>
      <w:r w:rsidRPr="006E2618">
        <w:rPr>
          <w:rFonts w:ascii="Times New Roman" w:hAnsi="Times New Roman" w:cs="Times New Roman"/>
          <w:szCs w:val="24"/>
        </w:rPr>
        <w:t>第三个按钮起是一系列对窗口左侧示意图进行处理的功能按钮</w:t>
      </w:r>
      <w:r w:rsidR="00102F47" w:rsidRPr="006E2618">
        <w:rPr>
          <w:rFonts w:ascii="Times New Roman" w:hAnsi="Times New Roman" w:cs="Times New Roman"/>
          <w:szCs w:val="24"/>
        </w:rPr>
        <w:t>，包括放大、缩小、平移、数据游标、插入颜色栏</w:t>
      </w:r>
      <w:r w:rsidR="000A708B" w:rsidRPr="006E2618">
        <w:rPr>
          <w:rFonts w:ascii="Times New Roman" w:hAnsi="Times New Roman" w:cs="Times New Roman"/>
          <w:szCs w:val="24"/>
        </w:rPr>
        <w:t>等</w:t>
      </w:r>
      <w:r w:rsidRPr="006E2618">
        <w:rPr>
          <w:rFonts w:ascii="Times New Roman" w:hAnsi="Times New Roman" w:cs="Times New Roman"/>
          <w:szCs w:val="24"/>
        </w:rPr>
        <w:t>。</w:t>
      </w:r>
      <w:r w:rsidR="000A708B" w:rsidRPr="006E2618">
        <w:rPr>
          <w:rFonts w:ascii="Times New Roman" w:hAnsi="Times New Roman" w:cs="Times New Roman"/>
          <w:szCs w:val="24"/>
        </w:rPr>
        <w:t>如图所示</w:t>
      </w:r>
    </w:p>
    <w:p w14:paraId="088FAE6F" w14:textId="696B54F6" w:rsidR="0027091E" w:rsidRPr="006E2618" w:rsidRDefault="000A708B" w:rsidP="0088685E">
      <w:pPr>
        <w:spacing w:line="300" w:lineRule="auto"/>
        <w:jc w:val="center"/>
        <w:rPr>
          <w:rFonts w:ascii="Times New Roman" w:hAnsi="Times New Roman" w:cs="Times New Roman"/>
          <w:szCs w:val="24"/>
        </w:rPr>
      </w:pPr>
      <w:r w:rsidRPr="006E2618">
        <w:rPr>
          <w:rFonts w:ascii="Times New Roman" w:hAnsi="Times New Roman" w:cs="Times New Roman"/>
          <w:noProof/>
        </w:rPr>
        <w:drawing>
          <wp:inline distT="0" distB="0" distL="0" distR="0" wp14:anchorId="55A75E1F" wp14:editId="2D0321D2">
            <wp:extent cx="2562225" cy="1931751"/>
            <wp:effectExtent l="0" t="0" r="0" b="0"/>
            <wp:docPr id="4117" name="图片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70033" cy="1937638"/>
                    </a:xfrm>
                    <a:prstGeom prst="rect">
                      <a:avLst/>
                    </a:prstGeom>
                  </pic:spPr>
                </pic:pic>
              </a:graphicData>
            </a:graphic>
          </wp:inline>
        </w:drawing>
      </w:r>
      <w:r w:rsidRPr="006E2618">
        <w:rPr>
          <w:rFonts w:ascii="Times New Roman" w:hAnsi="Times New Roman" w:cs="Times New Roman"/>
          <w:szCs w:val="24"/>
        </w:rPr>
        <w:t xml:space="preserve"> </w:t>
      </w:r>
      <w:r w:rsidR="00102F47" w:rsidRPr="006E2618">
        <w:rPr>
          <w:rFonts w:ascii="Times New Roman" w:hAnsi="Times New Roman" w:cs="Times New Roman"/>
          <w:noProof/>
        </w:rPr>
        <w:drawing>
          <wp:inline distT="0" distB="0" distL="0" distR="0" wp14:anchorId="76A50F45" wp14:editId="32631ADF">
            <wp:extent cx="2559548" cy="1930478"/>
            <wp:effectExtent l="0" t="0" r="0" b="0"/>
            <wp:docPr id="4115" name="图片 4115" descr="C:\Users\zhenyong\Documents\GitHub\Dissertation\图片\数据游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enyong\Documents\GitHub\Dissertation\图片\数据游标.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64728" cy="1934385"/>
                    </a:xfrm>
                    <a:prstGeom prst="rect">
                      <a:avLst/>
                    </a:prstGeom>
                    <a:noFill/>
                    <a:ln>
                      <a:noFill/>
                    </a:ln>
                  </pic:spPr>
                </pic:pic>
              </a:graphicData>
            </a:graphic>
          </wp:inline>
        </w:drawing>
      </w:r>
    </w:p>
    <w:p w14:paraId="59708A0D" w14:textId="68DE93C9" w:rsidR="007403F8" w:rsidRPr="006E2618" w:rsidRDefault="007403F8" w:rsidP="0088685E">
      <w:pPr>
        <w:spacing w:line="300" w:lineRule="auto"/>
        <w:rPr>
          <w:rFonts w:ascii="Times New Roman" w:hAnsi="Times New Roman" w:cs="Times New Roman"/>
          <w:szCs w:val="24"/>
        </w:rPr>
      </w:pPr>
      <w:r w:rsidRPr="006E2618">
        <w:rPr>
          <w:rFonts w:ascii="Times New Roman" w:hAnsi="Times New Roman" w:cs="Times New Roman"/>
          <w:szCs w:val="24"/>
        </w:rPr>
        <w:t xml:space="preserve">    </w:t>
      </w: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）观察航次及对应捕捞区</w:t>
      </w:r>
      <w:r w:rsidRPr="006E2618">
        <w:rPr>
          <w:rFonts w:ascii="Times New Roman" w:hAnsi="Times New Roman" w:cs="Times New Roman"/>
          <w:szCs w:val="24"/>
        </w:rPr>
        <w:t xml:space="preserve">         </w:t>
      </w: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）观察捕捞区统计热度图</w:t>
      </w:r>
    </w:p>
    <w:p w14:paraId="5FD59147" w14:textId="57C365DD" w:rsidR="000A708B" w:rsidRPr="006E2618" w:rsidRDefault="000A708B" w:rsidP="0088685E">
      <w:pPr>
        <w:spacing w:line="300" w:lineRule="auto"/>
        <w:jc w:val="center"/>
        <w:rPr>
          <w:rFonts w:ascii="Times New Roman" w:hAnsi="Times New Roman" w:cs="Times New Roman"/>
          <w:szCs w:val="24"/>
        </w:rPr>
      </w:pPr>
      <w:r w:rsidRPr="006E2618">
        <w:rPr>
          <w:rFonts w:ascii="Times New Roman" w:hAnsi="Times New Roman" w:cs="Times New Roman"/>
          <w:szCs w:val="24"/>
        </w:rPr>
        <w:t>图</w:t>
      </w:r>
      <w:r w:rsidRPr="006E2618">
        <w:rPr>
          <w:rFonts w:ascii="Times New Roman" w:hAnsi="Times New Roman" w:cs="Times New Roman"/>
          <w:szCs w:val="24"/>
        </w:rPr>
        <w:t xml:space="preserve">4-22 </w:t>
      </w:r>
      <w:r w:rsidRPr="006E2618">
        <w:rPr>
          <w:rFonts w:ascii="Times New Roman" w:hAnsi="Times New Roman" w:cs="Times New Roman"/>
          <w:szCs w:val="24"/>
        </w:rPr>
        <w:t>示意图放大、缩小、平移、添加数据游标、插入颜色栏</w:t>
      </w:r>
    </w:p>
    <w:p w14:paraId="3FA43558" w14:textId="036E2DD3" w:rsidR="00133A21" w:rsidRPr="006E2618" w:rsidRDefault="000A708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点击</w:t>
      </w:r>
      <w:r w:rsidR="007403F8" w:rsidRPr="006E2618">
        <w:rPr>
          <w:rFonts w:ascii="Times New Roman" w:hAnsi="Times New Roman" w:cs="Times New Roman"/>
          <w:szCs w:val="24"/>
        </w:rPr>
        <w:t>“</w:t>
      </w:r>
      <w:r w:rsidR="007403F8" w:rsidRPr="006E2618">
        <w:rPr>
          <w:rFonts w:ascii="Times New Roman" w:hAnsi="Times New Roman" w:cs="Times New Roman"/>
          <w:szCs w:val="24"/>
        </w:rPr>
        <w:t>放大</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缩小</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w:t>
      </w:r>
      <w:r w:rsidR="007403F8" w:rsidRPr="006E2618">
        <w:rPr>
          <w:rFonts w:ascii="Times New Roman" w:hAnsi="Times New Roman" w:cs="Times New Roman"/>
          <w:szCs w:val="24"/>
        </w:rPr>
        <w:t>平移</w:t>
      </w:r>
      <w:r w:rsidR="007403F8" w:rsidRPr="006E2618">
        <w:rPr>
          <w:rFonts w:ascii="Times New Roman" w:hAnsi="Times New Roman" w:cs="Times New Roman"/>
          <w:szCs w:val="24"/>
        </w:rPr>
        <w:t>”</w:t>
      </w:r>
      <w:r w:rsidRPr="006E2618">
        <w:rPr>
          <w:rFonts w:ascii="Times New Roman" w:hAnsi="Times New Roman" w:cs="Times New Roman"/>
          <w:szCs w:val="24"/>
        </w:rPr>
        <w:t>按钮，可以对示意图简单观察。</w:t>
      </w:r>
      <w:r w:rsidR="007403F8" w:rsidRPr="006E2618">
        <w:rPr>
          <w:rFonts w:ascii="Times New Roman" w:hAnsi="Times New Roman" w:cs="Times New Roman"/>
          <w:szCs w:val="24"/>
        </w:rPr>
        <w:t>点击</w:t>
      </w:r>
      <w:r w:rsidR="007403F8" w:rsidRPr="006E2618">
        <w:rPr>
          <w:rFonts w:ascii="Times New Roman" w:hAnsi="Times New Roman" w:cs="Times New Roman"/>
          <w:szCs w:val="24"/>
        </w:rPr>
        <w:t>“</w:t>
      </w:r>
      <w:r w:rsidR="007403F8" w:rsidRPr="006E2618">
        <w:rPr>
          <w:rFonts w:ascii="Times New Roman" w:hAnsi="Times New Roman" w:cs="Times New Roman"/>
          <w:szCs w:val="24"/>
        </w:rPr>
        <w:t>数据游标</w:t>
      </w:r>
      <w:r w:rsidR="007403F8" w:rsidRPr="006E2618">
        <w:rPr>
          <w:rFonts w:ascii="Times New Roman" w:hAnsi="Times New Roman" w:cs="Times New Roman"/>
          <w:szCs w:val="24"/>
        </w:rPr>
        <w:t>”</w:t>
      </w:r>
      <w:r w:rsidR="007403F8" w:rsidRPr="006E2618">
        <w:rPr>
          <w:rFonts w:ascii="Times New Roman" w:hAnsi="Times New Roman" w:cs="Times New Roman"/>
          <w:szCs w:val="24"/>
        </w:rPr>
        <w:t>按钮后，点击图像，可以看到对应数据。对于轨迹数据，数据游标可以查看轨迹点的坐标（图</w:t>
      </w:r>
      <w:r w:rsidR="007403F8" w:rsidRPr="006E2618">
        <w:rPr>
          <w:rFonts w:ascii="Times New Roman" w:hAnsi="Times New Roman" w:cs="Times New Roman"/>
          <w:szCs w:val="24"/>
        </w:rPr>
        <w:t>4-22</w:t>
      </w:r>
      <w:r w:rsidR="007403F8" w:rsidRPr="006E2618">
        <w:rPr>
          <w:rFonts w:ascii="Times New Roman" w:hAnsi="Times New Roman" w:cs="Times New Roman"/>
          <w:szCs w:val="24"/>
        </w:rPr>
        <w:t>（</w:t>
      </w:r>
      <w:r w:rsidR="007403F8" w:rsidRPr="006E2618">
        <w:rPr>
          <w:rFonts w:ascii="Times New Roman" w:hAnsi="Times New Roman" w:cs="Times New Roman"/>
          <w:szCs w:val="24"/>
        </w:rPr>
        <w:t>1</w:t>
      </w:r>
      <w:r w:rsidR="007403F8" w:rsidRPr="006E2618">
        <w:rPr>
          <w:rFonts w:ascii="Times New Roman" w:hAnsi="Times New Roman" w:cs="Times New Roman"/>
          <w:szCs w:val="24"/>
        </w:rPr>
        <w:t>））。对于捕捞区热度图，数据游标不仅可以得到对应点坐标，还可以查看热度数值大小和</w:t>
      </w:r>
      <w:r w:rsidR="007403F8" w:rsidRPr="006E2618">
        <w:rPr>
          <w:rFonts w:ascii="Times New Roman" w:hAnsi="Times New Roman" w:cs="Times New Roman"/>
          <w:szCs w:val="24"/>
        </w:rPr>
        <w:t>RGB</w:t>
      </w:r>
      <w:r w:rsidR="007403F8" w:rsidRPr="006E2618">
        <w:rPr>
          <w:rFonts w:ascii="Times New Roman" w:hAnsi="Times New Roman" w:cs="Times New Roman"/>
          <w:szCs w:val="24"/>
        </w:rPr>
        <w:t>颜色（图</w:t>
      </w:r>
      <w:r w:rsidR="007403F8" w:rsidRPr="006E2618">
        <w:rPr>
          <w:rFonts w:ascii="Times New Roman" w:hAnsi="Times New Roman" w:cs="Times New Roman"/>
          <w:szCs w:val="24"/>
        </w:rPr>
        <w:t>4-22</w:t>
      </w:r>
      <w:r w:rsidR="007403F8" w:rsidRPr="006E2618">
        <w:rPr>
          <w:rFonts w:ascii="Times New Roman" w:hAnsi="Times New Roman" w:cs="Times New Roman"/>
          <w:szCs w:val="24"/>
        </w:rPr>
        <w:t>（</w:t>
      </w:r>
      <w:r w:rsidR="007403F8" w:rsidRPr="006E2618">
        <w:rPr>
          <w:rFonts w:ascii="Times New Roman" w:hAnsi="Times New Roman" w:cs="Times New Roman"/>
          <w:szCs w:val="24"/>
        </w:rPr>
        <w:t>2</w:t>
      </w:r>
      <w:r w:rsidR="007403F8" w:rsidRPr="006E2618">
        <w:rPr>
          <w:rFonts w:ascii="Times New Roman" w:hAnsi="Times New Roman" w:cs="Times New Roman"/>
          <w:szCs w:val="24"/>
        </w:rPr>
        <w:t>））。颜色</w:t>
      </w:r>
      <w:proofErr w:type="gramStart"/>
      <w:r w:rsidR="007403F8" w:rsidRPr="006E2618">
        <w:rPr>
          <w:rFonts w:ascii="Times New Roman" w:hAnsi="Times New Roman" w:cs="Times New Roman"/>
          <w:szCs w:val="24"/>
        </w:rPr>
        <w:t>栏能够</w:t>
      </w:r>
      <w:proofErr w:type="gramEnd"/>
      <w:r w:rsidR="007403F8" w:rsidRPr="006E2618">
        <w:rPr>
          <w:rFonts w:ascii="Times New Roman" w:hAnsi="Times New Roman" w:cs="Times New Roman"/>
          <w:szCs w:val="24"/>
        </w:rPr>
        <w:t>将热度图上的颜色与热度数值对应。</w:t>
      </w:r>
    </w:p>
    <w:p w14:paraId="199F4DA8" w14:textId="77777777" w:rsidR="001F40F4" w:rsidRPr="006E2618" w:rsidRDefault="001F40F4" w:rsidP="0088685E">
      <w:pPr>
        <w:pStyle w:val="2"/>
        <w:keepNext w:val="0"/>
        <w:keepLines w:val="0"/>
        <w:numPr>
          <w:ilvl w:val="1"/>
          <w:numId w:val="20"/>
        </w:numPr>
        <w:spacing w:line="300" w:lineRule="auto"/>
        <w:rPr>
          <w:rFonts w:ascii="Times New Roman" w:hAnsi="Times New Roman" w:cs="Times New Roman"/>
        </w:rPr>
      </w:pPr>
      <w:bookmarkStart w:id="96" w:name="_Toc508613037"/>
      <w:bookmarkStart w:id="97" w:name="_Toc508613110"/>
      <w:r w:rsidRPr="006E2618">
        <w:rPr>
          <w:rFonts w:ascii="Times New Roman" w:hAnsi="Times New Roman" w:cs="Times New Roman"/>
        </w:rPr>
        <w:t>本章小结</w:t>
      </w:r>
      <w:bookmarkEnd w:id="96"/>
      <w:bookmarkEnd w:id="97"/>
    </w:p>
    <w:p w14:paraId="0F72F3F6" w14:textId="1575E917" w:rsidR="009F2817" w:rsidRPr="006E2618" w:rsidRDefault="001F40F4"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D95AAE" w:rsidRPr="006E2618">
        <w:rPr>
          <w:rFonts w:ascii="Times New Roman" w:hAnsi="Times New Roman" w:cs="Times New Roman"/>
          <w:szCs w:val="24"/>
        </w:rPr>
        <w:t>为了方便渔业从业人员从</w:t>
      </w:r>
      <w:r w:rsidR="00D95AAE" w:rsidRPr="006E2618">
        <w:rPr>
          <w:rFonts w:ascii="Times New Roman" w:hAnsi="Times New Roman" w:cs="Times New Roman"/>
          <w:szCs w:val="24"/>
        </w:rPr>
        <w:t>VMS</w:t>
      </w:r>
      <w:r w:rsidR="00D95AAE" w:rsidRPr="006E2618">
        <w:rPr>
          <w:rFonts w:ascii="Times New Roman" w:hAnsi="Times New Roman" w:cs="Times New Roman"/>
          <w:szCs w:val="24"/>
        </w:rPr>
        <w:t>数据中对港口、轨迹、捕捞区域进行可视化分析，本章</w:t>
      </w:r>
      <w:r w:rsidR="00AD7AE8" w:rsidRPr="006E2618">
        <w:rPr>
          <w:rFonts w:ascii="Times New Roman" w:hAnsi="Times New Roman" w:cs="Times New Roman"/>
          <w:szCs w:val="24"/>
        </w:rPr>
        <w:t>设计</w:t>
      </w:r>
      <w:r w:rsidR="00D95AAE" w:rsidRPr="006E2618">
        <w:rPr>
          <w:rFonts w:ascii="Times New Roman" w:hAnsi="Times New Roman" w:cs="Times New Roman"/>
          <w:szCs w:val="24"/>
        </w:rPr>
        <w:t>并实现了</w:t>
      </w:r>
      <w:r w:rsidR="00574BD1" w:rsidRPr="006E2618">
        <w:rPr>
          <w:rFonts w:ascii="Times New Roman" w:hAnsi="Times New Roman" w:cs="Times New Roman"/>
          <w:szCs w:val="24"/>
        </w:rPr>
        <w:t>船舶轨迹数据分析系统</w:t>
      </w:r>
      <w:r w:rsidR="00D95AAE" w:rsidRPr="006E2618">
        <w:rPr>
          <w:rFonts w:ascii="Times New Roman" w:hAnsi="Times New Roman" w:cs="Times New Roman"/>
          <w:szCs w:val="24"/>
        </w:rPr>
        <w:t>。它的核心是</w:t>
      </w:r>
      <w:r w:rsidR="006E2618" w:rsidRPr="006E2618">
        <w:rPr>
          <w:rFonts w:ascii="Times New Roman" w:hAnsi="Times New Roman" w:cs="Times New Roman"/>
          <w:szCs w:val="24"/>
        </w:rPr>
        <w:t>渔业船舶</w:t>
      </w:r>
      <w:r w:rsidR="00557C3C" w:rsidRPr="006E2618">
        <w:rPr>
          <w:rFonts w:ascii="Times New Roman" w:hAnsi="Times New Roman" w:cs="Times New Roman"/>
          <w:szCs w:val="24"/>
        </w:rPr>
        <w:t>捕捞行为识别算法</w:t>
      </w:r>
      <w:r w:rsidR="00AD7AE8" w:rsidRPr="006E2618">
        <w:rPr>
          <w:rFonts w:ascii="Times New Roman" w:hAnsi="Times New Roman" w:cs="Times New Roman"/>
          <w:szCs w:val="24"/>
        </w:rPr>
        <w:t>。系统共分为三个层次：数据管理层、业务层、展示层。</w:t>
      </w:r>
      <w:r w:rsidR="00557C3C" w:rsidRPr="006E2618">
        <w:rPr>
          <w:rFonts w:ascii="Times New Roman" w:hAnsi="Times New Roman" w:cs="Times New Roman"/>
          <w:szCs w:val="24"/>
        </w:rPr>
        <w:t>数据管理层主要负责文件系统的定义以及数据</w:t>
      </w:r>
      <w:r w:rsidR="00D95AAE" w:rsidRPr="006E2618">
        <w:rPr>
          <w:rFonts w:ascii="Times New Roman" w:hAnsi="Times New Roman" w:cs="Times New Roman"/>
          <w:szCs w:val="24"/>
        </w:rPr>
        <w:t>预</w:t>
      </w:r>
      <w:r w:rsidR="009F2817" w:rsidRPr="006E2618">
        <w:rPr>
          <w:rFonts w:ascii="Times New Roman" w:hAnsi="Times New Roman" w:cs="Times New Roman"/>
          <w:szCs w:val="24"/>
        </w:rPr>
        <w:t>处理；业务</w:t>
      </w:r>
      <w:proofErr w:type="gramStart"/>
      <w:r w:rsidR="009F2817" w:rsidRPr="006E2618">
        <w:rPr>
          <w:rFonts w:ascii="Times New Roman" w:hAnsi="Times New Roman" w:cs="Times New Roman"/>
          <w:szCs w:val="24"/>
        </w:rPr>
        <w:t>层实现</w:t>
      </w:r>
      <w:proofErr w:type="gramEnd"/>
      <w:r w:rsidR="00557C3C" w:rsidRPr="006E2618">
        <w:rPr>
          <w:rFonts w:ascii="Times New Roman" w:hAnsi="Times New Roman" w:cs="Times New Roman"/>
          <w:szCs w:val="24"/>
        </w:rPr>
        <w:t>了</w:t>
      </w:r>
      <w:r w:rsidR="00D95AAE" w:rsidRPr="006E2618">
        <w:rPr>
          <w:rFonts w:ascii="Times New Roman" w:hAnsi="Times New Roman" w:cs="Times New Roman"/>
          <w:szCs w:val="24"/>
        </w:rPr>
        <w:t>核心</w:t>
      </w:r>
      <w:r w:rsidR="00CD270F" w:rsidRPr="006E2618">
        <w:rPr>
          <w:rFonts w:ascii="Times New Roman" w:hAnsi="Times New Roman" w:cs="Times New Roman"/>
          <w:szCs w:val="24"/>
        </w:rPr>
        <w:t>算法</w:t>
      </w:r>
      <w:r w:rsidR="009F2817" w:rsidRPr="006E2618">
        <w:rPr>
          <w:rFonts w:ascii="Times New Roman" w:hAnsi="Times New Roman" w:cs="Times New Roman"/>
          <w:szCs w:val="24"/>
        </w:rPr>
        <w:t>；展示层通过起</w:t>
      </w:r>
      <w:r w:rsidR="009F2817" w:rsidRPr="006E2618">
        <w:rPr>
          <w:rFonts w:ascii="Times New Roman" w:hAnsi="Times New Roman" w:cs="Times New Roman"/>
          <w:szCs w:val="24"/>
        </w:rPr>
        <w:lastRenderedPageBreak/>
        <w:t>止时间、</w:t>
      </w:r>
      <w:r w:rsidR="006E2618" w:rsidRPr="006E2618">
        <w:rPr>
          <w:rFonts w:ascii="Times New Roman" w:hAnsi="Times New Roman" w:cs="Times New Roman"/>
          <w:szCs w:val="24"/>
        </w:rPr>
        <w:t>渔业船舶</w:t>
      </w:r>
      <w:r w:rsidR="009F2817" w:rsidRPr="006E2618">
        <w:rPr>
          <w:rFonts w:ascii="Times New Roman" w:hAnsi="Times New Roman" w:cs="Times New Roman"/>
          <w:szCs w:val="24"/>
        </w:rPr>
        <w:t>编号、航次编号、捕捞区统计热度图</w:t>
      </w:r>
      <w:r w:rsidR="00D95AAE" w:rsidRPr="006E2618">
        <w:rPr>
          <w:rFonts w:ascii="Times New Roman" w:hAnsi="Times New Roman" w:cs="Times New Roman"/>
          <w:szCs w:val="24"/>
        </w:rPr>
        <w:t>、港口分布图按钮，借助可视化</w:t>
      </w:r>
      <w:r w:rsidR="00557C3C" w:rsidRPr="006E2618">
        <w:rPr>
          <w:rFonts w:ascii="Times New Roman" w:hAnsi="Times New Roman" w:cs="Times New Roman"/>
          <w:szCs w:val="24"/>
        </w:rPr>
        <w:t>工具观察港口、轨迹</w:t>
      </w:r>
      <w:r w:rsidR="009F2817" w:rsidRPr="006E2618">
        <w:rPr>
          <w:rFonts w:ascii="Times New Roman" w:hAnsi="Times New Roman" w:cs="Times New Roman"/>
          <w:szCs w:val="24"/>
        </w:rPr>
        <w:t>及捕</w:t>
      </w:r>
      <w:r w:rsidR="00D95AAE" w:rsidRPr="006E2618">
        <w:rPr>
          <w:rFonts w:ascii="Times New Roman" w:hAnsi="Times New Roman" w:cs="Times New Roman"/>
          <w:szCs w:val="24"/>
        </w:rPr>
        <w:t>捞区</w:t>
      </w:r>
      <w:r w:rsidR="00557C3C" w:rsidRPr="006E2618">
        <w:rPr>
          <w:rFonts w:ascii="Times New Roman" w:hAnsi="Times New Roman" w:cs="Times New Roman"/>
          <w:szCs w:val="24"/>
        </w:rPr>
        <w:t>。</w:t>
      </w:r>
    </w:p>
    <w:p w14:paraId="4805D43F" w14:textId="77777777" w:rsidR="009F2817" w:rsidRPr="006E2618" w:rsidRDefault="009F2817" w:rsidP="0088685E">
      <w:pPr>
        <w:widowControl/>
        <w:spacing w:line="300" w:lineRule="auto"/>
        <w:jc w:val="left"/>
        <w:rPr>
          <w:rFonts w:ascii="Times New Roman" w:hAnsi="Times New Roman" w:cs="Times New Roman"/>
          <w:szCs w:val="24"/>
        </w:rPr>
      </w:pPr>
      <w:r w:rsidRPr="006E2618">
        <w:rPr>
          <w:rFonts w:ascii="Times New Roman" w:hAnsi="Times New Roman" w:cs="Times New Roman"/>
          <w:szCs w:val="24"/>
        </w:rPr>
        <w:br w:type="page"/>
      </w:r>
    </w:p>
    <w:p w14:paraId="22AC515A" w14:textId="77777777" w:rsidR="001F40F4" w:rsidRPr="006E2618" w:rsidRDefault="009F2817" w:rsidP="0088685E">
      <w:pPr>
        <w:pStyle w:val="1"/>
        <w:keepNext w:val="0"/>
        <w:keepLines w:val="0"/>
        <w:numPr>
          <w:ilvl w:val="0"/>
          <w:numId w:val="20"/>
        </w:numPr>
        <w:spacing w:line="300" w:lineRule="auto"/>
        <w:rPr>
          <w:rFonts w:ascii="Times New Roman" w:hAnsi="Times New Roman" w:cs="Times New Roman"/>
        </w:rPr>
      </w:pPr>
      <w:bookmarkStart w:id="98" w:name="_Toc508613038"/>
      <w:bookmarkStart w:id="99" w:name="_Toc508613111"/>
      <w:r w:rsidRPr="006E2618">
        <w:rPr>
          <w:rFonts w:ascii="Times New Roman" w:hAnsi="Times New Roman" w:cs="Times New Roman"/>
        </w:rPr>
        <w:lastRenderedPageBreak/>
        <w:t>总结与展望</w:t>
      </w:r>
      <w:bookmarkEnd w:id="98"/>
      <w:bookmarkEnd w:id="99"/>
    </w:p>
    <w:p w14:paraId="47B9A2B7" w14:textId="14063508" w:rsidR="009F2817" w:rsidRPr="006E2618" w:rsidRDefault="009F2817"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本章</w:t>
      </w:r>
      <w:r w:rsidR="003D7883" w:rsidRPr="006E2618">
        <w:rPr>
          <w:rFonts w:ascii="Times New Roman" w:hAnsi="Times New Roman" w:cs="Times New Roman"/>
          <w:szCs w:val="24"/>
        </w:rPr>
        <w:t>总结了全文的研究工作，并分析了基于</w:t>
      </w:r>
      <w:r w:rsidR="003D7883" w:rsidRPr="006E2618">
        <w:rPr>
          <w:rFonts w:ascii="Times New Roman" w:hAnsi="Times New Roman" w:cs="Times New Roman"/>
          <w:szCs w:val="24"/>
        </w:rPr>
        <w:t>VMS</w:t>
      </w:r>
      <w:r w:rsidR="003D7883" w:rsidRPr="006E2618">
        <w:rPr>
          <w:rFonts w:ascii="Times New Roman" w:hAnsi="Times New Roman" w:cs="Times New Roman"/>
          <w:szCs w:val="24"/>
        </w:rPr>
        <w:t>数据的轨迹挖掘研究今后的发展趋势。</w:t>
      </w:r>
    </w:p>
    <w:p w14:paraId="37A42916" w14:textId="77777777" w:rsidR="005E3D68" w:rsidRPr="006E2618" w:rsidRDefault="005E3D68" w:rsidP="0088685E">
      <w:pPr>
        <w:pStyle w:val="2"/>
        <w:keepNext w:val="0"/>
        <w:keepLines w:val="0"/>
        <w:numPr>
          <w:ilvl w:val="1"/>
          <w:numId w:val="20"/>
        </w:numPr>
        <w:spacing w:line="300" w:lineRule="auto"/>
        <w:rPr>
          <w:rFonts w:ascii="Times New Roman" w:hAnsi="Times New Roman" w:cs="Times New Roman"/>
        </w:rPr>
      </w:pPr>
      <w:bookmarkStart w:id="100" w:name="_Toc508613039"/>
      <w:bookmarkStart w:id="101" w:name="_Toc508613112"/>
      <w:r w:rsidRPr="006E2618">
        <w:rPr>
          <w:rFonts w:ascii="Times New Roman" w:hAnsi="Times New Roman" w:cs="Times New Roman"/>
        </w:rPr>
        <w:t>总结</w:t>
      </w:r>
      <w:bookmarkEnd w:id="100"/>
      <w:bookmarkEnd w:id="101"/>
    </w:p>
    <w:p w14:paraId="2FC90C55" w14:textId="0D1D1977" w:rsidR="005E3D68" w:rsidRPr="006E2618" w:rsidRDefault="005E3D68"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基于船舶监控系统（</w:t>
      </w:r>
      <w:r w:rsidRPr="006E2618">
        <w:rPr>
          <w:rFonts w:ascii="Times New Roman" w:hAnsi="Times New Roman" w:cs="Times New Roman"/>
          <w:szCs w:val="24"/>
        </w:rPr>
        <w:t>VMS</w:t>
      </w:r>
      <w:r w:rsidRPr="006E2618">
        <w:rPr>
          <w:rFonts w:ascii="Times New Roman" w:hAnsi="Times New Roman" w:cs="Times New Roman"/>
          <w:szCs w:val="24"/>
        </w:rPr>
        <w:t>）的轨迹数据研究</w:t>
      </w:r>
      <w:proofErr w:type="gramStart"/>
      <w:r w:rsidRPr="006E2618">
        <w:rPr>
          <w:rFonts w:ascii="Times New Roman" w:hAnsi="Times New Roman" w:cs="Times New Roman"/>
          <w:szCs w:val="24"/>
        </w:rPr>
        <w:t>自部署</w:t>
      </w:r>
      <w:proofErr w:type="gramEnd"/>
      <w:r w:rsidRPr="006E2618">
        <w:rPr>
          <w:rFonts w:ascii="Times New Roman" w:hAnsi="Times New Roman" w:cs="Times New Roman"/>
          <w:szCs w:val="24"/>
        </w:rPr>
        <w:t>之日起一直受到国际海洋研究者的关注，虽然我国在这个领域起步较晚，但近年来，随着系统终端推广工作日益完善，</w:t>
      </w:r>
      <w:r w:rsidR="003D7883" w:rsidRPr="006E2618">
        <w:rPr>
          <w:rFonts w:ascii="Times New Roman" w:hAnsi="Times New Roman" w:cs="Times New Roman"/>
          <w:szCs w:val="24"/>
        </w:rPr>
        <w:t>已经初步完成了数据积累工作。本文</w:t>
      </w:r>
      <w:r w:rsidR="00F45598" w:rsidRPr="006E2618">
        <w:rPr>
          <w:rFonts w:ascii="Times New Roman" w:hAnsi="Times New Roman" w:cs="Times New Roman"/>
          <w:szCs w:val="24"/>
        </w:rPr>
        <w:t>在此基础上开展</w:t>
      </w:r>
      <w:r w:rsidR="00F45598" w:rsidRPr="006E2618">
        <w:rPr>
          <w:rFonts w:ascii="Times New Roman" w:hAnsi="Times New Roman" w:cs="Times New Roman"/>
          <w:szCs w:val="24"/>
        </w:rPr>
        <w:t>VMS</w:t>
      </w:r>
      <w:r w:rsidR="006E2618" w:rsidRPr="006E2618">
        <w:rPr>
          <w:rFonts w:ascii="Times New Roman" w:hAnsi="Times New Roman" w:cs="Times New Roman"/>
          <w:szCs w:val="24"/>
        </w:rPr>
        <w:t>渔业船舶</w:t>
      </w:r>
      <w:r w:rsidR="00F45598" w:rsidRPr="006E2618">
        <w:rPr>
          <w:rFonts w:ascii="Times New Roman" w:hAnsi="Times New Roman" w:cs="Times New Roman"/>
          <w:szCs w:val="24"/>
        </w:rPr>
        <w:t>轨迹数据分析与挖掘工作。</w:t>
      </w:r>
      <w:r w:rsidR="003D7883"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捕捞行为识别算法和</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航道识别算法，分析了捕捞区域的时空变化以及渔民的捕捞行为。设计并实现了</w:t>
      </w:r>
      <w:r w:rsidR="006E2618" w:rsidRPr="006E2618">
        <w:rPr>
          <w:rFonts w:ascii="Times New Roman" w:hAnsi="Times New Roman" w:cs="Times New Roman"/>
          <w:szCs w:val="24"/>
        </w:rPr>
        <w:t>渔业船舶</w:t>
      </w:r>
      <w:r w:rsidR="003D7883" w:rsidRPr="006E2618">
        <w:rPr>
          <w:rFonts w:ascii="Times New Roman" w:hAnsi="Times New Roman" w:cs="Times New Roman"/>
          <w:szCs w:val="24"/>
        </w:rPr>
        <w:t>轨迹数据分析系统，方便了渔业从业人员对</w:t>
      </w:r>
      <w:r w:rsidR="003D7883" w:rsidRPr="006E2618">
        <w:rPr>
          <w:rFonts w:ascii="Times New Roman" w:hAnsi="Times New Roman" w:cs="Times New Roman"/>
          <w:szCs w:val="24"/>
        </w:rPr>
        <w:t>VMS</w:t>
      </w:r>
      <w:r w:rsidR="003D7883" w:rsidRPr="006E2618">
        <w:rPr>
          <w:rFonts w:ascii="Times New Roman" w:hAnsi="Times New Roman" w:cs="Times New Roman"/>
          <w:szCs w:val="24"/>
        </w:rPr>
        <w:t>轨迹数据的观察、分析和研究。</w:t>
      </w:r>
    </w:p>
    <w:p w14:paraId="4EEADC77" w14:textId="04F41BB6" w:rsidR="00C13010" w:rsidRPr="006E2618" w:rsidRDefault="003D7883"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本文的主要</w:t>
      </w:r>
      <w:r w:rsidR="00C13010" w:rsidRPr="006E2618">
        <w:rPr>
          <w:rFonts w:ascii="Times New Roman" w:hAnsi="Times New Roman" w:cs="Times New Roman"/>
          <w:szCs w:val="24"/>
        </w:rPr>
        <w:t>工作如下：</w:t>
      </w:r>
    </w:p>
    <w:p w14:paraId="231894ED" w14:textId="6BA31B96" w:rsidR="00C13010"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1</w:t>
      </w:r>
      <w:r w:rsidRPr="006E2618">
        <w:rPr>
          <w:rFonts w:ascii="Times New Roman" w:hAnsi="Times New Roman" w:cs="Times New Roman"/>
          <w:szCs w:val="24"/>
        </w:rPr>
        <w:t>）</w:t>
      </w:r>
      <w:r w:rsidR="003D7883" w:rsidRPr="006E2618">
        <w:rPr>
          <w:rFonts w:ascii="Times New Roman" w:hAnsi="Times New Roman" w:cs="Times New Roman"/>
          <w:szCs w:val="24"/>
        </w:rPr>
        <w:t>对</w:t>
      </w:r>
      <w:r w:rsidR="00C13010" w:rsidRPr="006E2618">
        <w:rPr>
          <w:rFonts w:ascii="Times New Roman" w:hAnsi="Times New Roman" w:cs="Times New Roman"/>
          <w:szCs w:val="24"/>
        </w:rPr>
        <w:t>基于</w:t>
      </w:r>
      <w:r w:rsidR="00C13010" w:rsidRPr="006E2618">
        <w:rPr>
          <w:rFonts w:ascii="Times New Roman" w:hAnsi="Times New Roman" w:cs="Times New Roman"/>
          <w:szCs w:val="24"/>
        </w:rPr>
        <w:t>VMS</w:t>
      </w:r>
      <w:r w:rsidR="006E2618" w:rsidRPr="006E2618">
        <w:rPr>
          <w:rFonts w:ascii="Times New Roman" w:hAnsi="Times New Roman" w:cs="Times New Roman"/>
          <w:szCs w:val="24"/>
        </w:rPr>
        <w:t>渔业船舶</w:t>
      </w:r>
      <w:r w:rsidR="00C13010" w:rsidRPr="006E2618">
        <w:rPr>
          <w:rFonts w:ascii="Times New Roman" w:hAnsi="Times New Roman" w:cs="Times New Roman"/>
          <w:szCs w:val="24"/>
        </w:rPr>
        <w:t>轨迹数据的研究背景、发展现状进行综述，</w:t>
      </w:r>
      <w:r w:rsidR="007507D8" w:rsidRPr="006E2618">
        <w:rPr>
          <w:rFonts w:ascii="Times New Roman" w:hAnsi="Times New Roman" w:cs="Times New Roman"/>
          <w:szCs w:val="24"/>
        </w:rPr>
        <w:t>指出捕捞行为的识别有待于进一步研究。</w:t>
      </w:r>
    </w:p>
    <w:p w14:paraId="01161DD2" w14:textId="229D6749" w:rsidR="00C13010"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2</w:t>
      </w:r>
      <w:r w:rsidRPr="006E2618">
        <w:rPr>
          <w:rFonts w:ascii="Times New Roman" w:hAnsi="Times New Roman" w:cs="Times New Roman"/>
          <w:szCs w:val="24"/>
        </w:rPr>
        <w:t>）</w:t>
      </w:r>
      <w:r w:rsidR="00C13010"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7507D8" w:rsidRPr="006E2618">
        <w:rPr>
          <w:rFonts w:ascii="Times New Roman" w:hAnsi="Times New Roman" w:cs="Times New Roman"/>
          <w:szCs w:val="24"/>
        </w:rPr>
        <w:t>捕捞行为识别算法</w:t>
      </w:r>
      <w:r w:rsidR="00C13010" w:rsidRPr="006E2618">
        <w:rPr>
          <w:rFonts w:ascii="Times New Roman" w:hAnsi="Times New Roman" w:cs="Times New Roman"/>
          <w:szCs w:val="24"/>
        </w:rPr>
        <w:t>。</w:t>
      </w:r>
      <w:r w:rsidR="007507D8" w:rsidRPr="006E2618">
        <w:rPr>
          <w:rFonts w:ascii="Times New Roman" w:hAnsi="Times New Roman" w:cs="Times New Roman"/>
          <w:szCs w:val="24"/>
        </w:rPr>
        <w:t>首先，在不依靠</w:t>
      </w:r>
      <w:r w:rsidRPr="006E2618">
        <w:rPr>
          <w:rFonts w:ascii="Times New Roman" w:hAnsi="Times New Roman" w:cs="Times New Roman"/>
          <w:szCs w:val="24"/>
        </w:rPr>
        <w:t>航海日志</w:t>
      </w:r>
      <w:r w:rsidR="007507D8" w:rsidRPr="006E2618">
        <w:rPr>
          <w:rFonts w:ascii="Times New Roman" w:hAnsi="Times New Roman" w:cs="Times New Roman"/>
          <w:szCs w:val="24"/>
        </w:rPr>
        <w:t>等辅助数据的条件下</w:t>
      </w:r>
      <w:r w:rsidRPr="006E2618">
        <w:rPr>
          <w:rFonts w:ascii="Times New Roman" w:hAnsi="Times New Roman" w:cs="Times New Roman"/>
          <w:szCs w:val="24"/>
        </w:rPr>
        <w:t>，</w:t>
      </w:r>
      <w:r w:rsidR="007507D8" w:rsidRPr="006E2618">
        <w:rPr>
          <w:rFonts w:ascii="Times New Roman" w:hAnsi="Times New Roman" w:cs="Times New Roman"/>
          <w:szCs w:val="24"/>
        </w:rPr>
        <w:t>利用轨迹数据</w:t>
      </w:r>
      <w:r w:rsidR="007507D8" w:rsidRPr="006E2618">
        <w:rPr>
          <w:rFonts w:ascii="Times New Roman" w:hAnsi="Times New Roman" w:cs="Times New Roman"/>
          <w:szCs w:val="24"/>
        </w:rPr>
        <w:t>“</w:t>
      </w:r>
      <w:r w:rsidR="007507D8" w:rsidRPr="006E2618">
        <w:rPr>
          <w:rFonts w:ascii="Times New Roman" w:hAnsi="Times New Roman" w:cs="Times New Roman"/>
          <w:szCs w:val="24"/>
        </w:rPr>
        <w:t>坐标驻留</w:t>
      </w:r>
      <w:r w:rsidR="007507D8" w:rsidRPr="006E2618">
        <w:rPr>
          <w:rFonts w:ascii="Times New Roman" w:hAnsi="Times New Roman" w:cs="Times New Roman"/>
          <w:szCs w:val="24"/>
        </w:rPr>
        <w:t>”</w:t>
      </w:r>
      <w:r w:rsidR="007507D8" w:rsidRPr="006E2618">
        <w:rPr>
          <w:rFonts w:ascii="Times New Roman" w:hAnsi="Times New Roman" w:cs="Times New Roman"/>
          <w:szCs w:val="24"/>
        </w:rPr>
        <w:t>的特点分析判断港口位置，并在此基础上将</w:t>
      </w:r>
      <w:r w:rsidR="007507D8" w:rsidRPr="006E2618">
        <w:rPr>
          <w:rFonts w:ascii="Times New Roman" w:hAnsi="Times New Roman" w:cs="Times New Roman"/>
          <w:szCs w:val="24"/>
        </w:rPr>
        <w:t>VMS</w:t>
      </w:r>
      <w:r w:rsidR="007507D8" w:rsidRPr="006E2618">
        <w:rPr>
          <w:rFonts w:ascii="Times New Roman" w:hAnsi="Times New Roman" w:cs="Times New Roman"/>
          <w:szCs w:val="24"/>
        </w:rPr>
        <w:t>数据按航次分段研究。然后，利用轨迹压缩和数学形态学得到</w:t>
      </w:r>
      <w:r w:rsidR="006E2618" w:rsidRPr="006E2618">
        <w:rPr>
          <w:rFonts w:ascii="Times New Roman" w:hAnsi="Times New Roman" w:cs="Times New Roman"/>
          <w:szCs w:val="24"/>
        </w:rPr>
        <w:t>渔业船舶</w:t>
      </w:r>
      <w:r w:rsidR="007507D8" w:rsidRPr="006E2618">
        <w:rPr>
          <w:rFonts w:ascii="Times New Roman" w:hAnsi="Times New Roman" w:cs="Times New Roman"/>
          <w:szCs w:val="24"/>
        </w:rPr>
        <w:t>捕捞轨迹区域，最终完成捕捞行为的识别</w:t>
      </w:r>
      <w:r w:rsidRPr="006E2618">
        <w:rPr>
          <w:rFonts w:ascii="Times New Roman" w:hAnsi="Times New Roman" w:cs="Times New Roman"/>
          <w:szCs w:val="24"/>
        </w:rPr>
        <w:t>。</w:t>
      </w:r>
      <w:r w:rsidR="007507D8" w:rsidRPr="006E2618">
        <w:rPr>
          <w:rFonts w:ascii="Times New Roman" w:hAnsi="Times New Roman" w:cs="Times New Roman"/>
          <w:szCs w:val="24"/>
        </w:rPr>
        <w:t>最后，通过</w:t>
      </w:r>
      <w:r w:rsidR="00305918" w:rsidRPr="006E2618">
        <w:rPr>
          <w:rFonts w:ascii="Times New Roman" w:hAnsi="Times New Roman" w:cs="Times New Roman"/>
          <w:szCs w:val="24"/>
        </w:rPr>
        <w:t>与浙江省温州市海洋渔业救助中心记录的渔业产量数据进行对照，计算</w:t>
      </w:r>
      <w:r w:rsidR="00305918" w:rsidRPr="006E2618">
        <w:rPr>
          <w:rFonts w:ascii="Times New Roman" w:hAnsi="Times New Roman" w:cs="Times New Roman"/>
          <w:szCs w:val="24"/>
        </w:rPr>
        <w:t>Pearson</w:t>
      </w:r>
      <w:r w:rsidR="00305918" w:rsidRPr="006E2618">
        <w:rPr>
          <w:rFonts w:ascii="Times New Roman" w:hAnsi="Times New Roman" w:cs="Times New Roman"/>
          <w:szCs w:val="24"/>
        </w:rPr>
        <w:t>相关系数验证了捕捞行为识别的准确率。</w:t>
      </w:r>
    </w:p>
    <w:p w14:paraId="4882ACF9" w14:textId="7F484E93" w:rsidR="006C133C" w:rsidRPr="006E2618" w:rsidRDefault="006C133C"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3</w:t>
      </w:r>
      <w:r w:rsidRPr="006E2618">
        <w:rPr>
          <w:rFonts w:ascii="Times New Roman" w:hAnsi="Times New Roman" w:cs="Times New Roman"/>
          <w:szCs w:val="24"/>
        </w:rPr>
        <w:t>）提出了</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航道识别算法</w:t>
      </w:r>
      <w:r w:rsidRPr="006E2618">
        <w:rPr>
          <w:rFonts w:ascii="Times New Roman" w:hAnsi="Times New Roman" w:cs="Times New Roman"/>
          <w:szCs w:val="24"/>
        </w:rPr>
        <w:t>。</w:t>
      </w:r>
      <w:r w:rsidR="00305918" w:rsidRPr="006E2618">
        <w:rPr>
          <w:rFonts w:ascii="Times New Roman" w:hAnsi="Times New Roman" w:cs="Times New Roman"/>
          <w:szCs w:val="24"/>
        </w:rPr>
        <w:t>它由</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捕捞行为识别算法和迭代投票分类两部分组成。利用前者输出的捕捞行为之间的航行轨迹，对季度捕捞热度图进行分类，并抽象出</w:t>
      </w:r>
      <w:r w:rsidR="006E2618" w:rsidRPr="006E2618">
        <w:rPr>
          <w:rFonts w:ascii="Times New Roman" w:hAnsi="Times New Roman" w:cs="Times New Roman"/>
          <w:szCs w:val="24"/>
        </w:rPr>
        <w:t>渔业船舶</w:t>
      </w:r>
      <w:r w:rsidR="00305918" w:rsidRPr="006E2618">
        <w:rPr>
          <w:rFonts w:ascii="Times New Roman" w:hAnsi="Times New Roman" w:cs="Times New Roman"/>
          <w:szCs w:val="24"/>
        </w:rPr>
        <w:t>航道。在此基础上，分析了浙江东部海域渔业资源随时间向东北转移的时空变化规律，以及渔民的捕捞行为</w:t>
      </w:r>
      <w:r w:rsidR="0050046F" w:rsidRPr="006E2618">
        <w:rPr>
          <w:rFonts w:ascii="Times New Roman" w:hAnsi="Times New Roman" w:cs="Times New Roman"/>
          <w:szCs w:val="24"/>
        </w:rPr>
        <w:t>特点</w:t>
      </w:r>
      <w:r w:rsidR="00305918" w:rsidRPr="006E2618">
        <w:rPr>
          <w:rFonts w:ascii="Times New Roman" w:hAnsi="Times New Roman" w:cs="Times New Roman"/>
          <w:szCs w:val="24"/>
        </w:rPr>
        <w:t>。</w:t>
      </w:r>
    </w:p>
    <w:p w14:paraId="5832A253" w14:textId="2DD84E55" w:rsidR="00DF0675" w:rsidRPr="006E2618" w:rsidRDefault="00DF0675" w:rsidP="0088685E">
      <w:pPr>
        <w:spacing w:line="300" w:lineRule="auto"/>
        <w:ind w:firstLine="420"/>
        <w:rPr>
          <w:rFonts w:ascii="Times New Roman" w:hAnsi="Times New Roman" w:cs="Times New Roman"/>
          <w:szCs w:val="24"/>
        </w:rPr>
      </w:pPr>
      <w:r w:rsidRPr="006E2618">
        <w:rPr>
          <w:rFonts w:ascii="Times New Roman" w:hAnsi="Times New Roman" w:cs="Times New Roman"/>
          <w:szCs w:val="24"/>
        </w:rPr>
        <w:t>（</w:t>
      </w:r>
      <w:r w:rsidRPr="006E2618">
        <w:rPr>
          <w:rFonts w:ascii="Times New Roman" w:hAnsi="Times New Roman" w:cs="Times New Roman"/>
          <w:szCs w:val="24"/>
        </w:rPr>
        <w:t>4</w:t>
      </w:r>
      <w:r w:rsidRPr="006E2618">
        <w:rPr>
          <w:rFonts w:ascii="Times New Roman" w:hAnsi="Times New Roman" w:cs="Times New Roman"/>
          <w:szCs w:val="24"/>
        </w:rPr>
        <w:t>）设计并实现了船舶轨迹数据分析系统。系统分为数据管理层、业务层、展示层三个层次。</w:t>
      </w:r>
      <w:r w:rsidR="0050046F" w:rsidRPr="006E2618">
        <w:rPr>
          <w:rFonts w:ascii="Times New Roman" w:hAnsi="Times New Roman" w:cs="Times New Roman"/>
          <w:szCs w:val="24"/>
        </w:rPr>
        <w:t>数据管理层定义了文件存储结构并对</w:t>
      </w:r>
      <w:r w:rsidR="0050046F" w:rsidRPr="006E2618">
        <w:rPr>
          <w:rFonts w:ascii="Times New Roman" w:hAnsi="Times New Roman" w:cs="Times New Roman"/>
          <w:szCs w:val="24"/>
        </w:rPr>
        <w:t>VMS</w:t>
      </w:r>
      <w:r w:rsidR="0050046F" w:rsidRPr="006E2618">
        <w:rPr>
          <w:rFonts w:ascii="Times New Roman" w:hAnsi="Times New Roman" w:cs="Times New Roman"/>
          <w:szCs w:val="24"/>
        </w:rPr>
        <w:t>数据预处理；业务层的核心是</w:t>
      </w:r>
      <w:r w:rsidR="006E2618" w:rsidRPr="006E2618">
        <w:rPr>
          <w:rFonts w:ascii="Times New Roman" w:hAnsi="Times New Roman" w:cs="Times New Roman"/>
          <w:szCs w:val="24"/>
        </w:rPr>
        <w:t>渔业船舶</w:t>
      </w:r>
      <w:r w:rsidR="0050046F" w:rsidRPr="006E2618">
        <w:rPr>
          <w:rFonts w:ascii="Times New Roman" w:hAnsi="Times New Roman" w:cs="Times New Roman"/>
          <w:szCs w:val="24"/>
        </w:rPr>
        <w:t>捕捞行为识别算法；展示层通过界面和业务逻辑</w:t>
      </w:r>
      <w:r w:rsidR="007A3704" w:rsidRPr="006E2618">
        <w:rPr>
          <w:rFonts w:ascii="Times New Roman" w:hAnsi="Times New Roman" w:cs="Times New Roman"/>
          <w:szCs w:val="24"/>
        </w:rPr>
        <w:t>的设计，</w:t>
      </w:r>
      <w:r w:rsidR="0050046F" w:rsidRPr="006E2618">
        <w:rPr>
          <w:rFonts w:ascii="Times New Roman" w:hAnsi="Times New Roman" w:cs="Times New Roman"/>
          <w:szCs w:val="24"/>
        </w:rPr>
        <w:t>方便渔业从业人员观察不同时间段的港口、轨迹和捕捞区域识别结果。</w:t>
      </w:r>
    </w:p>
    <w:p w14:paraId="298A359A" w14:textId="77777777" w:rsidR="006C133C" w:rsidRPr="006E2618" w:rsidRDefault="007A3704" w:rsidP="0088685E">
      <w:pPr>
        <w:pStyle w:val="2"/>
        <w:keepNext w:val="0"/>
        <w:keepLines w:val="0"/>
        <w:numPr>
          <w:ilvl w:val="1"/>
          <w:numId w:val="20"/>
        </w:numPr>
        <w:spacing w:line="300" w:lineRule="auto"/>
        <w:rPr>
          <w:rFonts w:ascii="Times New Roman" w:hAnsi="Times New Roman" w:cs="Times New Roman"/>
        </w:rPr>
      </w:pPr>
      <w:bookmarkStart w:id="102" w:name="_Toc508613040"/>
      <w:bookmarkStart w:id="103" w:name="_Toc508613113"/>
      <w:r w:rsidRPr="006E2618">
        <w:rPr>
          <w:rFonts w:ascii="Times New Roman" w:hAnsi="Times New Roman" w:cs="Times New Roman"/>
        </w:rPr>
        <w:t>展望</w:t>
      </w:r>
      <w:bookmarkEnd w:id="102"/>
      <w:bookmarkEnd w:id="103"/>
    </w:p>
    <w:p w14:paraId="36371A8E" w14:textId="24FCEA72" w:rsidR="007A3704" w:rsidRPr="006E2618" w:rsidRDefault="007A3704"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0050046F" w:rsidRPr="006E2618">
        <w:rPr>
          <w:rFonts w:ascii="Times New Roman" w:hAnsi="Times New Roman" w:cs="Times New Roman"/>
          <w:szCs w:val="24"/>
        </w:rPr>
        <w:t>VMS</w:t>
      </w:r>
      <w:r w:rsidR="0050046F" w:rsidRPr="006E2618">
        <w:rPr>
          <w:rFonts w:ascii="Times New Roman" w:hAnsi="Times New Roman" w:cs="Times New Roman"/>
          <w:szCs w:val="24"/>
        </w:rPr>
        <w:t>数据分析仍有较大研究空间。相较于陆上的轨迹分析研究，</w:t>
      </w:r>
      <w:r w:rsidR="0050046F" w:rsidRPr="006E2618">
        <w:rPr>
          <w:rFonts w:ascii="Times New Roman" w:hAnsi="Times New Roman" w:cs="Times New Roman"/>
          <w:szCs w:val="24"/>
        </w:rPr>
        <w:t>VMS</w:t>
      </w:r>
      <w:r w:rsidR="0050046F" w:rsidRPr="006E2618">
        <w:rPr>
          <w:rFonts w:ascii="Times New Roman" w:hAnsi="Times New Roman" w:cs="Times New Roman"/>
          <w:szCs w:val="24"/>
        </w:rPr>
        <w:t>轨迹</w:t>
      </w:r>
      <w:r w:rsidR="0050046F" w:rsidRPr="006E2618">
        <w:rPr>
          <w:rFonts w:ascii="Times New Roman" w:hAnsi="Times New Roman" w:cs="Times New Roman"/>
          <w:szCs w:val="24"/>
        </w:rPr>
        <w:lastRenderedPageBreak/>
        <w:t>分析</w:t>
      </w:r>
      <w:r w:rsidR="0026725B" w:rsidRPr="006E2618">
        <w:rPr>
          <w:rFonts w:ascii="Times New Roman" w:hAnsi="Times New Roman" w:cs="Times New Roman"/>
          <w:szCs w:val="24"/>
        </w:rPr>
        <w:t>关注度低且</w:t>
      </w:r>
      <w:r w:rsidRPr="006E2618">
        <w:rPr>
          <w:rFonts w:ascii="Times New Roman" w:hAnsi="Times New Roman" w:cs="Times New Roman"/>
          <w:szCs w:val="24"/>
        </w:rPr>
        <w:t>手段较为单一，难以同时将天气、</w:t>
      </w:r>
      <w:r w:rsidR="0026725B" w:rsidRPr="006E2618">
        <w:rPr>
          <w:rFonts w:ascii="Times New Roman" w:hAnsi="Times New Roman" w:cs="Times New Roman"/>
          <w:szCs w:val="24"/>
        </w:rPr>
        <w:t>洋流、船舶轨迹、生物</w:t>
      </w:r>
      <w:r w:rsidR="009533E8" w:rsidRPr="006E2618">
        <w:rPr>
          <w:rFonts w:ascii="Times New Roman" w:hAnsi="Times New Roman" w:cs="Times New Roman"/>
          <w:szCs w:val="24"/>
        </w:rPr>
        <w:t>习性等多方面知识结合。致使大部分的研究都只能针对局部海域</w:t>
      </w:r>
      <w:r w:rsidR="0026725B" w:rsidRPr="006E2618">
        <w:rPr>
          <w:rFonts w:ascii="Times New Roman" w:hAnsi="Times New Roman" w:cs="Times New Roman"/>
          <w:szCs w:val="24"/>
        </w:rPr>
        <w:t>进行分析</w:t>
      </w:r>
      <w:r w:rsidR="009533E8" w:rsidRPr="006E2618">
        <w:rPr>
          <w:rFonts w:ascii="Times New Roman" w:hAnsi="Times New Roman" w:cs="Times New Roman"/>
          <w:szCs w:val="24"/>
        </w:rPr>
        <w:t>，难以适用于不同海域不同船舶类型</w:t>
      </w:r>
      <w:r w:rsidR="0026725B" w:rsidRPr="006E2618">
        <w:rPr>
          <w:rFonts w:ascii="Times New Roman" w:hAnsi="Times New Roman" w:cs="Times New Roman"/>
          <w:szCs w:val="24"/>
        </w:rPr>
        <w:t>。</w:t>
      </w:r>
    </w:p>
    <w:p w14:paraId="7B02899B" w14:textId="1FBEDC10" w:rsidR="00660557" w:rsidRPr="006E2618" w:rsidRDefault="0026725B" w:rsidP="0088685E">
      <w:pPr>
        <w:spacing w:line="300" w:lineRule="auto"/>
        <w:rPr>
          <w:rFonts w:ascii="Times New Roman" w:hAnsi="Times New Roman" w:cs="Times New Roman"/>
          <w:szCs w:val="24"/>
        </w:rPr>
      </w:pPr>
      <w:r w:rsidRPr="006E2618">
        <w:rPr>
          <w:rFonts w:ascii="Times New Roman" w:hAnsi="Times New Roman" w:cs="Times New Roman"/>
          <w:szCs w:val="24"/>
        </w:rPr>
        <w:tab/>
      </w:r>
      <w:r w:rsidRPr="006E2618">
        <w:rPr>
          <w:rFonts w:ascii="Times New Roman" w:hAnsi="Times New Roman" w:cs="Times New Roman"/>
          <w:szCs w:val="24"/>
        </w:rPr>
        <w:t>目前为止，对于捕捞区定位的研究已经有很多成果，对渔业资源的分布变化情况已经有了一个大概的认识，可以开展下一步更深层次的数据挖掘工作。本文提出的</w:t>
      </w:r>
      <w:r w:rsidR="006E2618" w:rsidRPr="006E2618">
        <w:rPr>
          <w:rFonts w:ascii="Times New Roman" w:hAnsi="Times New Roman" w:cs="Times New Roman"/>
          <w:szCs w:val="24"/>
        </w:rPr>
        <w:t>渔业船舶</w:t>
      </w:r>
      <w:r w:rsidR="009533E8" w:rsidRPr="006E2618">
        <w:rPr>
          <w:rFonts w:ascii="Times New Roman" w:hAnsi="Times New Roman" w:cs="Times New Roman"/>
          <w:szCs w:val="24"/>
        </w:rPr>
        <w:t>航道识别算法</w:t>
      </w:r>
      <w:r w:rsidRPr="006E2618">
        <w:rPr>
          <w:rFonts w:ascii="Times New Roman" w:hAnsi="Times New Roman" w:cs="Times New Roman"/>
          <w:szCs w:val="24"/>
        </w:rPr>
        <w:t>就是一次尝试，在此基础上可以对渔业资源的变化进行更细致的分析，此外还可以对渔民的捕捞作业进行行为分析，对渔业经济进行预测。</w:t>
      </w:r>
    </w:p>
    <w:p w14:paraId="752221C9" w14:textId="77777777" w:rsidR="00660557" w:rsidRPr="006E2618" w:rsidRDefault="00660557" w:rsidP="0088685E">
      <w:pPr>
        <w:widowControl/>
        <w:spacing w:line="300" w:lineRule="auto"/>
        <w:jc w:val="left"/>
        <w:rPr>
          <w:rFonts w:ascii="Times New Roman" w:hAnsi="Times New Roman" w:cs="Times New Roman"/>
          <w:szCs w:val="24"/>
        </w:rPr>
      </w:pPr>
      <w:r w:rsidRPr="006E2618">
        <w:rPr>
          <w:rFonts w:ascii="Times New Roman" w:hAnsi="Times New Roman" w:cs="Times New Roman"/>
          <w:szCs w:val="24"/>
        </w:rPr>
        <w:br w:type="page"/>
      </w:r>
    </w:p>
    <w:p w14:paraId="0C0D01ED" w14:textId="63272B74" w:rsidR="0026725B" w:rsidRPr="006E2618" w:rsidRDefault="00660557" w:rsidP="00816778">
      <w:pPr>
        <w:jc w:val="center"/>
        <w:rPr>
          <w:rFonts w:ascii="Times New Roman" w:eastAsia="黑体" w:hAnsi="Times New Roman" w:cs="Times New Roman"/>
        </w:rPr>
      </w:pPr>
      <w:bookmarkStart w:id="104" w:name="_Toc508613041"/>
      <w:bookmarkStart w:id="105" w:name="_Toc508613114"/>
      <w:r w:rsidRPr="006E2618">
        <w:rPr>
          <w:rFonts w:ascii="Times New Roman" w:eastAsia="黑体" w:hAnsi="Times New Roman" w:cs="Times New Roman"/>
        </w:rPr>
        <w:lastRenderedPageBreak/>
        <w:t>参考文献</w:t>
      </w:r>
      <w:bookmarkEnd w:id="104"/>
      <w:bookmarkEnd w:id="105"/>
    </w:p>
    <w:sectPr w:rsidR="0026725B" w:rsidRPr="006E2618" w:rsidSect="00F52E33">
      <w:endnotePr>
        <w:numFmt w:val="decimal"/>
      </w:endnotePr>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yong zhen" w:date="2018-03-17T23:44:00Z" w:initials="yz">
    <w:p w14:paraId="48929789" w14:textId="3ACC3DCF" w:rsidR="00A61B03" w:rsidRDefault="00A61B03">
      <w:pPr>
        <w:pStyle w:val="ab"/>
      </w:pPr>
      <w:r>
        <w:rPr>
          <w:rStyle w:val="aa"/>
        </w:rPr>
        <w:annotationRef/>
      </w:r>
    </w:p>
  </w:comment>
  <w:comment w:id="1" w:author="yong zhen" w:date="2018-03-17T23:45:00Z" w:initials="yz">
    <w:p w14:paraId="486BFC46" w14:textId="71B9ED9B" w:rsidR="00A61B03" w:rsidRDefault="00A61B03">
      <w:pPr>
        <w:pStyle w:val="ab"/>
      </w:pPr>
      <w:r>
        <w:rPr>
          <w:rStyle w:val="aa"/>
        </w:rPr>
        <w:annotationRef/>
      </w:r>
    </w:p>
  </w:comment>
  <w:comment w:id="15" w:author="yong zhen" w:date="2018-03-18T10:06:00Z" w:initials="yz">
    <w:p w14:paraId="0DBCBEE1" w14:textId="77777777" w:rsidR="00A61B03" w:rsidRDefault="00A61B03" w:rsidP="00EE112B">
      <w:pPr>
        <w:pStyle w:val="ab"/>
      </w:pPr>
      <w:r>
        <w:rPr>
          <w:rStyle w:val="aa"/>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929789" w15:done="0"/>
  <w15:commentEx w15:paraId="486BFC46" w15:done="0"/>
  <w15:commentEx w15:paraId="0DBCBE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929789" w16cid:durableId="1E5826D5"/>
  <w16cid:commentId w16cid:paraId="486BFC46" w16cid:durableId="1E582723"/>
  <w16cid:commentId w16cid:paraId="0DBCBEE1" w16cid:durableId="1E58B88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CF01E2" w14:textId="77777777" w:rsidR="001E723A" w:rsidRPr="00660557" w:rsidRDefault="001E723A" w:rsidP="00660557">
      <w:pPr>
        <w:pStyle w:val="a4"/>
      </w:pPr>
    </w:p>
  </w:endnote>
  <w:endnote w:type="continuationSeparator" w:id="0">
    <w:p w14:paraId="73F14F36" w14:textId="77777777" w:rsidR="001E723A" w:rsidRDefault="001E723A" w:rsidP="00FE2B11"/>
  </w:endnote>
  <w:endnote w:type="continuationNotice" w:id="1">
    <w:p w14:paraId="3212A298" w14:textId="77777777" w:rsidR="001E723A" w:rsidRDefault="001E723A"/>
  </w:endnote>
  <w:endnote w:id="2">
    <w:p w14:paraId="1CF3653A" w14:textId="77777777" w:rsidR="00A61B03" w:rsidRDefault="00A61B03" w:rsidP="00EE112B">
      <w:pPr>
        <w:pStyle w:val="ad"/>
        <w:ind w:left="300" w:hangingChars="150" w:hanging="300"/>
      </w:pPr>
      <w:r>
        <w:rPr>
          <w:rFonts w:ascii="Arial" w:hAnsi="Arial" w:cs="Arial" w:hint="eastAsia"/>
          <w:color w:val="000000"/>
          <w:sz w:val="20"/>
          <w:szCs w:val="20"/>
        </w:rPr>
        <w:t>[</w:t>
      </w:r>
      <w:r>
        <w:rPr>
          <w:rStyle w:val="a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3">
    <w:p w14:paraId="407F3158" w14:textId="77777777" w:rsidR="00A61B03" w:rsidRDefault="00A61B03" w:rsidP="00EE112B">
      <w:pPr>
        <w:pStyle w:val="ad"/>
        <w:ind w:left="300" w:hangingChars="150" w:hanging="300"/>
      </w:pPr>
      <w:r>
        <w:rPr>
          <w:rFonts w:ascii="Arial" w:hAnsi="Arial" w:cs="Arial" w:hint="eastAsia"/>
          <w:color w:val="000000"/>
          <w:sz w:val="20"/>
          <w:szCs w:val="20"/>
        </w:rPr>
        <w:t>[</w:t>
      </w:r>
      <w:r>
        <w:rPr>
          <w:rStyle w:val="ae"/>
        </w:rPr>
        <w:endnoteRef/>
      </w:r>
      <w:r>
        <w:rPr>
          <w:rFonts w:ascii="Arial" w:hAnsi="Arial" w:cs="Arial" w:hint="eastAsia"/>
          <w:color w:val="000000"/>
          <w:sz w:val="20"/>
          <w:szCs w:val="20"/>
        </w:rPr>
        <w:t xml:space="preserve">] </w:t>
      </w:r>
      <w:r>
        <w:rPr>
          <w:rFonts w:ascii="Arial" w:hAnsi="Arial" w:cs="Arial"/>
          <w:color w:val="000000"/>
          <w:sz w:val="20"/>
          <w:szCs w:val="20"/>
        </w:rPr>
        <w:t>王洋</w:t>
      </w:r>
      <w:r>
        <w:rPr>
          <w:rFonts w:ascii="Arial" w:hAnsi="Arial" w:cs="Arial"/>
          <w:color w:val="000000"/>
          <w:sz w:val="20"/>
          <w:szCs w:val="20"/>
        </w:rPr>
        <w:t xml:space="preserve">. </w:t>
      </w:r>
      <w:r>
        <w:rPr>
          <w:rFonts w:ascii="Arial" w:hAnsi="Arial" w:cs="Arial"/>
          <w:color w:val="000000"/>
          <w:sz w:val="20"/>
          <w:szCs w:val="20"/>
        </w:rPr>
        <w:t>舟山渔场外侧海域单拖</w:t>
      </w:r>
      <w:proofErr w:type="gramStart"/>
      <w:r>
        <w:rPr>
          <w:rFonts w:ascii="Arial" w:hAnsi="Arial" w:cs="Arial"/>
          <w:color w:val="000000"/>
          <w:sz w:val="20"/>
          <w:szCs w:val="20"/>
        </w:rPr>
        <w:t>渔业船舶</w:t>
      </w:r>
      <w:ins w:id="8" w:author="alan" w:date="2018-03-17T21:14:00Z">
        <w:r>
          <w:rPr>
            <w:rFonts w:ascii="Arial" w:hAnsi="Arial" w:cs="Arial" w:hint="eastAsia"/>
            <w:color w:val="000000"/>
            <w:sz w:val="20"/>
            <w:szCs w:val="20"/>
          </w:rPr>
          <w:t>渔业船舶</w:t>
        </w:r>
      </w:ins>
      <w:proofErr w:type="gramEnd"/>
      <w:r>
        <w:rPr>
          <w:rFonts w:ascii="Arial" w:hAnsi="Arial" w:cs="Arial"/>
          <w:color w:val="000000"/>
          <w:sz w:val="20"/>
          <w:szCs w:val="20"/>
        </w:rPr>
        <w:t>轨迹模拟及其秋冬季渔获量估算与时空特征分析</w:t>
      </w:r>
      <w:r>
        <w:rPr>
          <w:rFonts w:ascii="Arial" w:hAnsi="Arial" w:cs="Arial"/>
          <w:color w:val="000000"/>
          <w:sz w:val="20"/>
          <w:szCs w:val="20"/>
        </w:rPr>
        <w:t xml:space="preserve">[D]. </w:t>
      </w:r>
      <w:r>
        <w:rPr>
          <w:rFonts w:ascii="Arial" w:hAnsi="Arial" w:cs="Arial"/>
          <w:color w:val="000000"/>
          <w:sz w:val="20"/>
          <w:szCs w:val="20"/>
        </w:rPr>
        <w:t>浙江海洋学院</w:t>
      </w:r>
      <w:r>
        <w:rPr>
          <w:rFonts w:ascii="Arial" w:hAnsi="Arial" w:cs="Arial"/>
          <w:color w:val="000000"/>
          <w:sz w:val="20"/>
          <w:szCs w:val="20"/>
        </w:rPr>
        <w:t>, 2014.</w:t>
      </w:r>
    </w:p>
  </w:endnote>
  <w:endnote w:id="4">
    <w:p w14:paraId="6A94DD8D" w14:textId="77777777" w:rsidR="00A61B03" w:rsidRDefault="00A61B03" w:rsidP="00EE112B">
      <w:pPr>
        <w:pStyle w:val="ad"/>
      </w:pPr>
      <w:r>
        <w:rPr>
          <w:rFonts w:ascii="Arial" w:hAnsi="Arial" w:cs="Arial" w:hint="eastAsia"/>
          <w:color w:val="000000"/>
          <w:sz w:val="20"/>
          <w:szCs w:val="20"/>
        </w:rPr>
        <w:t>[</w:t>
      </w:r>
      <w:r>
        <w:rPr>
          <w:rStyle w:val="ae"/>
        </w:rPr>
        <w:endnoteRef/>
      </w:r>
      <w:r>
        <w:rPr>
          <w:rFonts w:ascii="Arial" w:hAnsi="Arial" w:cs="Arial" w:hint="eastAsia"/>
          <w:color w:val="000000"/>
          <w:sz w:val="20"/>
          <w:szCs w:val="20"/>
        </w:rPr>
        <w:t xml:space="preserve">] </w:t>
      </w:r>
      <w:r>
        <w:rPr>
          <w:rFonts w:ascii="Arial" w:hAnsi="Arial" w:cs="Arial"/>
          <w:color w:val="000000"/>
          <w:sz w:val="20"/>
          <w:szCs w:val="20"/>
        </w:rPr>
        <w:t>郭建兴</w:t>
      </w:r>
      <w:r>
        <w:rPr>
          <w:rFonts w:ascii="Arial" w:hAnsi="Arial" w:cs="Arial"/>
          <w:color w:val="000000"/>
          <w:sz w:val="20"/>
          <w:szCs w:val="20"/>
        </w:rPr>
        <w:t>. GPS</w:t>
      </w:r>
      <w:proofErr w:type="gramStart"/>
      <w:r>
        <w:rPr>
          <w:rFonts w:ascii="Arial" w:hAnsi="Arial" w:cs="Arial"/>
          <w:color w:val="000000"/>
          <w:sz w:val="20"/>
          <w:szCs w:val="20"/>
        </w:rPr>
        <w:t>渔业船舶</w:t>
      </w:r>
      <w:ins w:id="9" w:author="alan" w:date="2018-03-17T21:14:00Z">
        <w:r>
          <w:rPr>
            <w:rFonts w:ascii="Arial" w:hAnsi="Arial" w:cs="Arial" w:hint="eastAsia"/>
            <w:color w:val="000000"/>
            <w:sz w:val="20"/>
            <w:szCs w:val="20"/>
          </w:rPr>
          <w:t>渔业船舶</w:t>
        </w:r>
      </w:ins>
      <w:proofErr w:type="gramEnd"/>
      <w:r>
        <w:rPr>
          <w:rFonts w:ascii="Arial" w:hAnsi="Arial" w:cs="Arial"/>
          <w:color w:val="000000"/>
          <w:sz w:val="20"/>
          <w:szCs w:val="20"/>
        </w:rPr>
        <w:t>监控系统解决方案探讨</w:t>
      </w:r>
      <w:r>
        <w:rPr>
          <w:rFonts w:ascii="Arial" w:hAnsi="Arial" w:cs="Arial"/>
          <w:color w:val="000000"/>
          <w:sz w:val="20"/>
          <w:szCs w:val="20"/>
        </w:rPr>
        <w:t xml:space="preserve">[J]. </w:t>
      </w:r>
      <w:r>
        <w:rPr>
          <w:rFonts w:ascii="Arial" w:hAnsi="Arial" w:cs="Arial"/>
          <w:color w:val="000000"/>
          <w:sz w:val="20"/>
          <w:szCs w:val="20"/>
        </w:rPr>
        <w:t>中国渔业经济</w:t>
      </w:r>
      <w:r>
        <w:rPr>
          <w:rFonts w:ascii="Arial" w:hAnsi="Arial" w:cs="Arial"/>
          <w:color w:val="000000"/>
          <w:sz w:val="20"/>
          <w:szCs w:val="20"/>
        </w:rPr>
        <w:t>, 2006(2):51-53.</w:t>
      </w:r>
    </w:p>
  </w:endnote>
  <w:endnote w:id="5">
    <w:p w14:paraId="6C04493B" w14:textId="77777777" w:rsidR="00A61B03" w:rsidRDefault="00A61B03" w:rsidP="00EE112B">
      <w:pPr>
        <w:ind w:left="360" w:hangingChars="150" w:hanging="360"/>
        <w:rPr>
          <w:rFonts w:asciiTheme="minorEastAsia" w:hAnsiTheme="minorEastAsia"/>
          <w:szCs w:val="24"/>
        </w:rPr>
      </w:pPr>
      <w:r>
        <w:rPr>
          <w:rFonts w:hint="eastAsia"/>
          <w:bCs/>
          <w:color w:val="333333"/>
          <w:kern w:val="36"/>
          <w:szCs w:val="24"/>
        </w:rPr>
        <w:t>[</w:t>
      </w:r>
      <w:r>
        <w:rPr>
          <w:rStyle w:val="ae"/>
        </w:rPr>
        <w:endnoteRef/>
      </w:r>
      <w:r>
        <w:rPr>
          <w:rFonts w:hint="eastAsia"/>
          <w:bCs/>
          <w:color w:val="333333"/>
          <w:kern w:val="36"/>
          <w:szCs w:val="24"/>
        </w:rPr>
        <w:t xml:space="preserve">] </w:t>
      </w:r>
      <w:r>
        <w:rPr>
          <w:rFonts w:ascii="Arial" w:hAnsi="Arial" w:cs="Arial" w:hint="eastAsia"/>
          <w:color w:val="000000"/>
          <w:sz w:val="20"/>
          <w:szCs w:val="20"/>
        </w:rPr>
        <w:t>中华人民共和国</w:t>
      </w:r>
      <w:r>
        <w:rPr>
          <w:rFonts w:ascii="Arial" w:hAnsi="Arial" w:cs="Arial"/>
          <w:color w:val="000000"/>
          <w:sz w:val="20"/>
          <w:szCs w:val="20"/>
        </w:rPr>
        <w:t>农业部渔业局</w:t>
      </w:r>
      <w:r>
        <w:rPr>
          <w:rFonts w:ascii="Arial" w:hAnsi="Arial" w:cs="Arial" w:hint="eastAsia"/>
          <w:color w:val="000000"/>
          <w:sz w:val="20"/>
          <w:szCs w:val="20"/>
        </w:rPr>
        <w:t>.</w:t>
      </w:r>
      <w:r>
        <w:rPr>
          <w:rFonts w:ascii="Arial" w:hAnsi="Arial" w:cs="Arial"/>
          <w:color w:val="000000"/>
          <w:sz w:val="20"/>
          <w:szCs w:val="20"/>
        </w:rPr>
        <w:t>农业部办公厅关于做好</w:t>
      </w:r>
      <w:r>
        <w:rPr>
          <w:rFonts w:ascii="Arial" w:hAnsi="Arial" w:cs="Arial"/>
          <w:color w:val="000000"/>
          <w:sz w:val="20"/>
          <w:szCs w:val="20"/>
        </w:rPr>
        <w:t>2017</w:t>
      </w:r>
      <w:r>
        <w:rPr>
          <w:rFonts w:ascii="Arial" w:hAnsi="Arial" w:cs="Arial"/>
          <w:color w:val="000000"/>
          <w:sz w:val="20"/>
          <w:szCs w:val="20"/>
        </w:rPr>
        <w:t>年海洋</w:t>
      </w:r>
      <w:proofErr w:type="gramStart"/>
      <w:r>
        <w:rPr>
          <w:rFonts w:ascii="Arial" w:hAnsi="Arial" w:cs="Arial"/>
          <w:color w:val="000000"/>
          <w:sz w:val="20"/>
          <w:szCs w:val="20"/>
        </w:rPr>
        <w:t>伏季休渔工</w:t>
      </w:r>
      <w:proofErr w:type="gramEnd"/>
      <w:r>
        <w:rPr>
          <w:rFonts w:ascii="Arial" w:hAnsi="Arial" w:cs="Arial"/>
          <w:color w:val="000000"/>
          <w:sz w:val="20"/>
          <w:szCs w:val="20"/>
        </w:rPr>
        <w:t>作的通知</w:t>
      </w:r>
      <w:r>
        <w:rPr>
          <w:rFonts w:ascii="Arial" w:hAnsi="Arial" w:cs="Arial" w:hint="eastAsia"/>
          <w:color w:val="000000"/>
          <w:sz w:val="20"/>
          <w:szCs w:val="20"/>
        </w:rPr>
        <w:t>[Z].2017-2-20</w:t>
      </w:r>
    </w:p>
  </w:endnote>
  <w:endnote w:id="6">
    <w:p w14:paraId="7B7A428F" w14:textId="77777777" w:rsidR="00A61B03" w:rsidRDefault="00A61B03" w:rsidP="00EE112B">
      <w:pPr>
        <w:pStyle w:val="ad"/>
        <w:ind w:left="360" w:hangingChars="150" w:hanging="360"/>
        <w:rPr>
          <w:rFonts w:asciiTheme="minorEastAsia" w:hAnsiTheme="minorEastAsia"/>
          <w:szCs w:val="24"/>
        </w:rPr>
      </w:pPr>
      <w:r>
        <w:rPr>
          <w:rFonts w:hint="eastAsia"/>
          <w:bCs/>
          <w:color w:val="333333"/>
          <w:kern w:val="36"/>
          <w:szCs w:val="24"/>
        </w:rPr>
        <w:t>[</w:t>
      </w:r>
      <w:r>
        <w:rPr>
          <w:rStyle w:val="ae"/>
        </w:rPr>
        <w:endnoteRef/>
      </w:r>
      <w:r>
        <w:rPr>
          <w:rFonts w:hint="eastAsia"/>
          <w:bCs/>
          <w:color w:val="333333"/>
          <w:kern w:val="36"/>
          <w:szCs w:val="24"/>
        </w:rPr>
        <w:t>]</w:t>
      </w:r>
      <w:r>
        <w:rPr>
          <w:rFonts w:asciiTheme="minorEastAsia" w:hAnsiTheme="minorEastAsia" w:hint="eastAsia"/>
          <w:szCs w:val="24"/>
        </w:rPr>
        <w:t xml:space="preserve"> </w:t>
      </w:r>
      <w:r>
        <w:rPr>
          <w:rFonts w:ascii="Arial" w:hAnsi="Arial" w:cs="Arial" w:hint="eastAsia"/>
          <w:color w:val="000000"/>
          <w:sz w:val="20"/>
          <w:szCs w:val="20"/>
        </w:rPr>
        <w:t>中华人民共和国</w:t>
      </w:r>
      <w:r>
        <w:rPr>
          <w:rFonts w:ascii="Arial" w:hAnsi="Arial" w:cs="Arial"/>
          <w:color w:val="000000"/>
          <w:sz w:val="20"/>
          <w:szCs w:val="20"/>
        </w:rPr>
        <w:t>农业部渔业局</w:t>
      </w:r>
      <w:r>
        <w:rPr>
          <w:rFonts w:ascii="Arial" w:hAnsi="Arial" w:cs="Arial" w:hint="eastAsia"/>
          <w:color w:val="000000"/>
          <w:sz w:val="20"/>
          <w:szCs w:val="20"/>
        </w:rPr>
        <w:t>.</w:t>
      </w:r>
      <w:r>
        <w:rPr>
          <w:rFonts w:ascii="Arial" w:hAnsi="Arial" w:cs="Arial"/>
          <w:color w:val="000000"/>
          <w:sz w:val="20"/>
          <w:szCs w:val="20"/>
        </w:rPr>
        <w:t>农业部关于进一步加强国内</w:t>
      </w:r>
      <w:proofErr w:type="gramStart"/>
      <w:r>
        <w:rPr>
          <w:rFonts w:ascii="Arial" w:hAnsi="Arial" w:cs="Arial"/>
          <w:color w:val="000000"/>
          <w:sz w:val="20"/>
          <w:szCs w:val="20"/>
        </w:rPr>
        <w:t>渔业船舶</w:t>
      </w:r>
      <w:ins w:id="10" w:author="alan" w:date="2018-03-17T21:14:00Z">
        <w:r>
          <w:rPr>
            <w:rFonts w:ascii="Arial" w:hAnsi="Arial" w:cs="Arial" w:hint="eastAsia"/>
            <w:color w:val="000000"/>
            <w:sz w:val="20"/>
            <w:szCs w:val="20"/>
          </w:rPr>
          <w:t>渔业船舶</w:t>
        </w:r>
      </w:ins>
      <w:proofErr w:type="gramEnd"/>
      <w:r>
        <w:rPr>
          <w:rFonts w:ascii="Arial" w:hAnsi="Arial" w:cs="Arial"/>
          <w:color w:val="000000"/>
          <w:sz w:val="20"/>
          <w:szCs w:val="20"/>
        </w:rPr>
        <w:t>管控</w:t>
      </w:r>
      <w:r>
        <w:rPr>
          <w:rFonts w:ascii="Arial" w:hAnsi="Arial" w:cs="Arial"/>
          <w:color w:val="000000"/>
          <w:sz w:val="20"/>
          <w:szCs w:val="20"/>
        </w:rPr>
        <w:t xml:space="preserve"> </w:t>
      </w:r>
      <w:r>
        <w:rPr>
          <w:rFonts w:ascii="Arial" w:hAnsi="Arial" w:cs="Arial"/>
          <w:color w:val="000000"/>
          <w:sz w:val="20"/>
          <w:szCs w:val="20"/>
        </w:rPr>
        <w:t>实施海洋渔业资源总量管理的通知</w:t>
      </w:r>
      <w:r>
        <w:rPr>
          <w:rFonts w:ascii="Arial" w:hAnsi="Arial" w:cs="Arial" w:hint="eastAsia"/>
          <w:color w:val="000000"/>
          <w:sz w:val="20"/>
          <w:szCs w:val="20"/>
        </w:rPr>
        <w:t>[Z].2017-1-16</w:t>
      </w:r>
    </w:p>
  </w:endnote>
  <w:endnote w:id="7">
    <w:p w14:paraId="1C5857F8" w14:textId="77777777" w:rsidR="00A61B03" w:rsidRDefault="00A61B03" w:rsidP="00EE112B">
      <w:pPr>
        <w:pStyle w:val="ad"/>
        <w:ind w:left="360" w:hangingChars="150" w:hanging="360"/>
        <w:rPr>
          <w:ins w:id="11" w:author="alan" w:date="2018-03-17T15:53:00Z"/>
        </w:rPr>
      </w:pPr>
      <w:proofErr w:type="gramStart"/>
      <w:ins w:id="12" w:author="alan" w:date="2018-03-17T15:53:00Z">
        <w:r>
          <w:rPr>
            <w:rFonts w:hint="eastAsia"/>
          </w:rPr>
          <w:t>[</w:t>
        </w:r>
        <w:r>
          <w:rPr>
            <w:rStyle w:val="ae"/>
          </w:rPr>
          <w:endnoteRef/>
        </w:r>
        <w:r>
          <w:rPr>
            <w:rFonts w:hint="eastAsia"/>
          </w:rPr>
          <w:t>]</w:t>
        </w:r>
        <w:r>
          <w:t xml:space="preserve"> </w:t>
        </w:r>
        <w:r>
          <w:rPr>
            <w:rFonts w:ascii="Arial" w:hAnsi="Arial" w:cs="Arial"/>
            <w:color w:val="000000"/>
            <w:sz w:val="20"/>
            <w:szCs w:val="20"/>
          </w:rPr>
          <w:t>Witt M J, Godley B J.</w:t>
        </w:r>
        <w:proofErr w:type="gramEnd"/>
        <w:r>
          <w:rPr>
            <w:rFonts w:ascii="Arial" w:hAnsi="Arial" w:cs="Arial"/>
            <w:color w:val="000000"/>
            <w:sz w:val="20"/>
            <w:szCs w:val="20"/>
          </w:rPr>
          <w:t xml:space="preserve"> A Step Towards Seascape Scale Conservation: Using Vessel Monitoring Systems (VMS) to Map Fishing </w:t>
        </w:r>
        <w:proofErr w:type="gramStart"/>
        <w:r>
          <w:rPr>
            <w:rFonts w:ascii="Arial" w:hAnsi="Arial" w:cs="Arial"/>
            <w:color w:val="000000"/>
            <w:sz w:val="20"/>
            <w:szCs w:val="20"/>
          </w:rPr>
          <w:t>Activity[</w:t>
        </w:r>
        <w:proofErr w:type="gramEnd"/>
        <w:r>
          <w:rPr>
            <w:rFonts w:ascii="Arial" w:hAnsi="Arial" w:cs="Arial"/>
            <w:color w:val="000000"/>
            <w:sz w:val="20"/>
            <w:szCs w:val="20"/>
          </w:rPr>
          <w:t xml:space="preserve">J]. </w:t>
        </w:r>
        <w:proofErr w:type="spellStart"/>
        <w:r>
          <w:rPr>
            <w:rFonts w:ascii="Arial" w:hAnsi="Arial" w:cs="Arial"/>
            <w:color w:val="000000"/>
            <w:sz w:val="20"/>
            <w:szCs w:val="20"/>
          </w:rPr>
          <w:t>Plos</w:t>
        </w:r>
        <w:proofErr w:type="spellEnd"/>
        <w:r>
          <w:rPr>
            <w:rFonts w:ascii="Arial" w:hAnsi="Arial" w:cs="Arial"/>
            <w:color w:val="000000"/>
            <w:sz w:val="20"/>
            <w:szCs w:val="20"/>
          </w:rPr>
          <w:t xml:space="preserve"> One, 2007, 2(10):e1111.</w:t>
        </w:r>
      </w:ins>
    </w:p>
  </w:endnote>
  <w:endnote w:id="8">
    <w:p w14:paraId="04338DDA" w14:textId="77777777" w:rsidR="00A61B03" w:rsidRDefault="00A61B03" w:rsidP="00EE112B">
      <w:pPr>
        <w:pStyle w:val="ad"/>
        <w:ind w:left="360" w:hangingChars="150" w:hanging="360"/>
        <w:rPr>
          <w:ins w:id="13" w:author="alan" w:date="2018-03-17T15:53:00Z"/>
        </w:rPr>
      </w:pPr>
      <w:ins w:id="14" w:author="alan" w:date="2018-03-17T15:53:00Z">
        <w:r>
          <w:rPr>
            <w:rFonts w:hint="eastAsia"/>
          </w:rPr>
          <w:t>[</w:t>
        </w:r>
        <w:r>
          <w:rPr>
            <w:rStyle w:val="ae"/>
          </w:rPr>
          <w:endnoteRef/>
        </w:r>
        <w:r>
          <w:rPr>
            <w:rFonts w:hint="eastAsia"/>
          </w:rPr>
          <w:t>]</w:t>
        </w:r>
        <w:r>
          <w:t xml:space="preserve"> </w:t>
        </w:r>
        <w:r>
          <w:rPr>
            <w:rFonts w:ascii="Arial" w:hAnsi="Arial" w:cs="Arial"/>
            <w:color w:val="000000"/>
            <w:sz w:val="20"/>
            <w:szCs w:val="20"/>
          </w:rPr>
          <w:t xml:space="preserve">Davies A J, Roberts J M, Hall-Spencer J. Preserving deep-sea natural heritage: Emerging issues in offshore conservation and </w:t>
        </w:r>
        <w:proofErr w:type="gramStart"/>
        <w:r>
          <w:rPr>
            <w:rFonts w:ascii="Arial" w:hAnsi="Arial" w:cs="Arial"/>
            <w:color w:val="000000"/>
            <w:sz w:val="20"/>
            <w:szCs w:val="20"/>
          </w:rPr>
          <w:t>management[</w:t>
        </w:r>
        <w:proofErr w:type="gramEnd"/>
        <w:r>
          <w:rPr>
            <w:rFonts w:ascii="Arial" w:hAnsi="Arial" w:cs="Arial"/>
            <w:color w:val="000000"/>
            <w:sz w:val="20"/>
            <w:szCs w:val="20"/>
          </w:rPr>
          <w:t>J]. Biological Conservation, 2007, 138(3–4):299-312.</w:t>
        </w:r>
      </w:ins>
    </w:p>
  </w:endnote>
  <w:endnote w:id="9">
    <w:p w14:paraId="48D5A5FB" w14:textId="77777777" w:rsidR="00A61B03" w:rsidRDefault="00A61B03" w:rsidP="00EE112B">
      <w:pPr>
        <w:pStyle w:val="ad"/>
        <w:ind w:left="300" w:hangingChars="150" w:hanging="300"/>
      </w:pPr>
      <w:r>
        <w:rPr>
          <w:rFonts w:ascii="Arial" w:hAnsi="Arial" w:cs="Arial" w:hint="eastAsia"/>
          <w:color w:val="000000"/>
          <w:sz w:val="20"/>
          <w:szCs w:val="20"/>
        </w:rPr>
        <w:t>[</w:t>
      </w:r>
      <w:r>
        <w:rPr>
          <w:rStyle w:val="ae"/>
        </w:rPr>
        <w:endnoteRef/>
      </w:r>
      <w:r>
        <w:rPr>
          <w:rFonts w:ascii="Arial" w:hAnsi="Arial" w:cs="Arial" w:hint="eastAsia"/>
          <w:color w:val="000000"/>
          <w:sz w:val="20"/>
          <w:szCs w:val="20"/>
        </w:rPr>
        <w:t xml:space="preserve">] </w:t>
      </w:r>
      <w:r>
        <w:rPr>
          <w:rFonts w:ascii="Arial" w:hAnsi="Arial" w:cs="Arial"/>
          <w:color w:val="000000"/>
          <w:sz w:val="20"/>
          <w:szCs w:val="20"/>
        </w:rPr>
        <w:t>陈曦</w:t>
      </w:r>
      <w:proofErr w:type="gramStart"/>
      <w:r>
        <w:rPr>
          <w:rFonts w:ascii="Arial" w:hAnsi="Arial" w:cs="Arial"/>
          <w:color w:val="000000"/>
          <w:sz w:val="20"/>
          <w:szCs w:val="20"/>
        </w:rPr>
        <w:t>浩</w:t>
      </w:r>
      <w:proofErr w:type="gramEnd"/>
      <w:r>
        <w:rPr>
          <w:rFonts w:ascii="Arial" w:hAnsi="Arial" w:cs="Arial"/>
          <w:color w:val="000000"/>
          <w:sz w:val="20"/>
          <w:szCs w:val="20"/>
        </w:rPr>
        <w:t xml:space="preserve">, </w:t>
      </w:r>
      <w:r>
        <w:rPr>
          <w:rFonts w:ascii="Arial" w:hAnsi="Arial" w:cs="Arial"/>
          <w:color w:val="000000"/>
          <w:sz w:val="20"/>
          <w:szCs w:val="20"/>
        </w:rPr>
        <w:t>毛雄斌</w:t>
      </w:r>
      <w:r>
        <w:rPr>
          <w:rFonts w:ascii="Arial" w:hAnsi="Arial" w:cs="Arial"/>
          <w:color w:val="000000"/>
          <w:sz w:val="20"/>
          <w:szCs w:val="20"/>
        </w:rPr>
        <w:t xml:space="preserve">, </w:t>
      </w:r>
      <w:r>
        <w:rPr>
          <w:rFonts w:ascii="Arial" w:hAnsi="Arial" w:cs="Arial"/>
          <w:color w:val="000000"/>
          <w:sz w:val="20"/>
          <w:szCs w:val="20"/>
        </w:rPr>
        <w:t>雷科</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基于渔捞日志的舟山渔场单拖网渔获量时空特征分析</w:t>
      </w:r>
      <w:r>
        <w:rPr>
          <w:rFonts w:ascii="Arial" w:hAnsi="Arial" w:cs="Arial"/>
          <w:color w:val="000000"/>
          <w:sz w:val="20"/>
          <w:szCs w:val="20"/>
        </w:rPr>
        <w:t xml:space="preserve">[J]. </w:t>
      </w:r>
      <w:r>
        <w:rPr>
          <w:rFonts w:ascii="Arial" w:hAnsi="Arial" w:cs="Arial"/>
          <w:color w:val="000000"/>
          <w:sz w:val="20"/>
          <w:szCs w:val="20"/>
        </w:rPr>
        <w:t>浙江海洋学院学报</w:t>
      </w:r>
      <w:r>
        <w:rPr>
          <w:rFonts w:ascii="Arial" w:hAnsi="Arial" w:cs="Arial"/>
          <w:color w:val="000000"/>
          <w:sz w:val="20"/>
          <w:szCs w:val="20"/>
        </w:rPr>
        <w:t>(</w:t>
      </w:r>
      <w:r>
        <w:rPr>
          <w:rFonts w:ascii="Arial" w:hAnsi="Arial" w:cs="Arial"/>
          <w:color w:val="000000"/>
          <w:sz w:val="20"/>
          <w:szCs w:val="20"/>
        </w:rPr>
        <w:t>自然科学版</w:t>
      </w:r>
      <w:r>
        <w:rPr>
          <w:rFonts w:ascii="Arial" w:hAnsi="Arial" w:cs="Arial"/>
          <w:color w:val="000000"/>
          <w:sz w:val="20"/>
          <w:szCs w:val="20"/>
        </w:rPr>
        <w:t>), 2013, 32(3):202-207.</w:t>
      </w:r>
    </w:p>
  </w:endnote>
  <w:endnote w:id="10">
    <w:p w14:paraId="474D7A74" w14:textId="77777777" w:rsidR="00A61B03" w:rsidRDefault="00A61B03" w:rsidP="00EE112B">
      <w:pPr>
        <w:pStyle w:val="ad"/>
        <w:ind w:left="360" w:hangingChars="150" w:hanging="360"/>
      </w:pPr>
      <w:proofErr w:type="gramStart"/>
      <w:r>
        <w:rPr>
          <w:rFonts w:hint="eastAsia"/>
        </w:rPr>
        <w:t>[</w:t>
      </w:r>
      <w:r>
        <w:rPr>
          <w:rStyle w:val="ae"/>
        </w:rPr>
        <w:endnoteRef/>
      </w:r>
      <w:r>
        <w:rPr>
          <w:rFonts w:hint="eastAsia"/>
        </w:rPr>
        <w:t>]</w:t>
      </w:r>
      <w:r>
        <w:t xml:space="preserve"> EC.</w:t>
      </w:r>
      <w:proofErr w:type="gramEnd"/>
      <w:r>
        <w:t xml:space="preserve"> </w:t>
      </w:r>
      <w:proofErr w:type="gramStart"/>
      <w:r>
        <w:t>Commission</w:t>
      </w:r>
      <w:r>
        <w:rPr>
          <w:rFonts w:hint="eastAsia"/>
        </w:rPr>
        <w:t xml:space="preserve"> </w:t>
      </w:r>
      <w:r>
        <w:t>Implementing</w:t>
      </w:r>
      <w:r>
        <w:rPr>
          <w:rFonts w:hint="eastAsia"/>
        </w:rPr>
        <w:t xml:space="preserve"> </w:t>
      </w:r>
      <w:r>
        <w:t>Regulation</w:t>
      </w:r>
      <w:r>
        <w:rPr>
          <w:rFonts w:hint="eastAsia"/>
        </w:rPr>
        <w:t xml:space="preserve"> </w:t>
      </w:r>
      <w:r>
        <w:t>(EU)</w:t>
      </w:r>
      <w:r>
        <w:rPr>
          <w:rFonts w:hint="eastAsia"/>
        </w:rPr>
        <w:t xml:space="preserve"> </w:t>
      </w:r>
      <w:r>
        <w:t>no.404/2011</w:t>
      </w:r>
      <w:r>
        <w:rPr>
          <w:rFonts w:hint="eastAsia"/>
        </w:rPr>
        <w:t xml:space="preserve"> </w:t>
      </w:r>
      <w:r>
        <w:t>of</w:t>
      </w:r>
      <w:r>
        <w:rPr>
          <w:rFonts w:hint="eastAsia"/>
        </w:rPr>
        <w:t xml:space="preserve"> </w:t>
      </w:r>
      <w:r>
        <w:t>8th April 2011.</w:t>
      </w:r>
      <w:proofErr w:type="gramEnd"/>
      <w:r>
        <w:rPr>
          <w:rFonts w:hint="eastAsia"/>
        </w:rPr>
        <w:t xml:space="preserve"> </w:t>
      </w:r>
      <w:proofErr w:type="gramStart"/>
      <w:r>
        <w:t>Laying down</w:t>
      </w:r>
      <w:r>
        <w:rPr>
          <w:rFonts w:hint="eastAsia"/>
        </w:rPr>
        <w:t xml:space="preserve"> </w:t>
      </w:r>
      <w:r>
        <w:t>detailed</w:t>
      </w:r>
      <w:r>
        <w:rPr>
          <w:rFonts w:hint="eastAsia"/>
        </w:rPr>
        <w:t xml:space="preserve"> </w:t>
      </w:r>
      <w:r>
        <w:t>rules</w:t>
      </w:r>
      <w:r>
        <w:rPr>
          <w:rFonts w:hint="eastAsia"/>
        </w:rPr>
        <w:t xml:space="preserve"> </w:t>
      </w:r>
      <w:r>
        <w:t>for</w:t>
      </w:r>
      <w:r>
        <w:rPr>
          <w:rFonts w:hint="eastAsia"/>
        </w:rPr>
        <w:t xml:space="preserve"> </w:t>
      </w:r>
      <w:r>
        <w:t>the</w:t>
      </w:r>
      <w:r>
        <w:rPr>
          <w:rFonts w:hint="eastAsia"/>
        </w:rPr>
        <w:t xml:space="preserve"> </w:t>
      </w:r>
      <w:r>
        <w:t>implementation</w:t>
      </w:r>
      <w:r>
        <w:rPr>
          <w:rFonts w:hint="eastAsia"/>
        </w:rPr>
        <w:t xml:space="preserve"> </w:t>
      </w:r>
      <w:r>
        <w:t>of</w:t>
      </w:r>
      <w:r>
        <w:rPr>
          <w:rFonts w:hint="eastAsia"/>
        </w:rPr>
        <w:t xml:space="preserve"> </w:t>
      </w:r>
      <w:r>
        <w:t>Council</w:t>
      </w:r>
      <w:r>
        <w:rPr>
          <w:rFonts w:hint="eastAsia"/>
        </w:rPr>
        <w:t xml:space="preserve"> </w:t>
      </w:r>
      <w:r>
        <w:t>Regulation</w:t>
      </w:r>
      <w:r>
        <w:rPr>
          <w:rFonts w:hint="eastAsia"/>
        </w:rPr>
        <w:t xml:space="preserve"> </w:t>
      </w:r>
      <w:r>
        <w:t>EC</w:t>
      </w:r>
      <w:r>
        <w:rPr>
          <w:rFonts w:hint="eastAsia"/>
        </w:rPr>
        <w:t xml:space="preserve"> </w:t>
      </w:r>
      <w:r>
        <w:t>No 1224/2009</w:t>
      </w:r>
      <w:r>
        <w:rPr>
          <w:rFonts w:hint="eastAsia"/>
        </w:rPr>
        <w:t xml:space="preserve"> </w:t>
      </w:r>
      <w:r>
        <w:t>establishing</w:t>
      </w:r>
      <w:r>
        <w:rPr>
          <w:rFonts w:hint="eastAsia"/>
        </w:rPr>
        <w:t xml:space="preserve"> </w:t>
      </w:r>
      <w:r>
        <w:t>a</w:t>
      </w:r>
      <w:r>
        <w:rPr>
          <w:rFonts w:hint="eastAsia"/>
        </w:rPr>
        <w:t xml:space="preserve"> </w:t>
      </w:r>
      <w:r>
        <w:t>community</w:t>
      </w:r>
      <w:r>
        <w:rPr>
          <w:rFonts w:hint="eastAsia"/>
        </w:rPr>
        <w:t xml:space="preserve"> </w:t>
      </w:r>
      <w:r>
        <w:t>control</w:t>
      </w:r>
      <w:r>
        <w:rPr>
          <w:rFonts w:hint="eastAsia"/>
        </w:rPr>
        <w:t xml:space="preserve"> </w:t>
      </w:r>
      <w:r>
        <w:t>system</w:t>
      </w:r>
      <w:r>
        <w:rPr>
          <w:rFonts w:hint="eastAsia"/>
        </w:rPr>
        <w:t xml:space="preserve"> </w:t>
      </w:r>
      <w:r>
        <w:t>for</w:t>
      </w:r>
      <w:r>
        <w:rPr>
          <w:rFonts w:hint="eastAsia"/>
        </w:rPr>
        <w:t xml:space="preserve"> </w:t>
      </w:r>
      <w:r>
        <w:t>ensuring</w:t>
      </w:r>
      <w:r>
        <w:rPr>
          <w:rFonts w:hint="eastAsia"/>
        </w:rPr>
        <w:t xml:space="preserve"> </w:t>
      </w:r>
      <w:r>
        <w:t>compliance with</w:t>
      </w:r>
      <w:r>
        <w:rPr>
          <w:rFonts w:hint="eastAsia"/>
        </w:rPr>
        <w:t xml:space="preserve"> </w:t>
      </w:r>
      <w:r>
        <w:t>the</w:t>
      </w:r>
      <w:r>
        <w:rPr>
          <w:rFonts w:hint="eastAsia"/>
        </w:rPr>
        <w:t xml:space="preserve"> </w:t>
      </w:r>
      <w:r>
        <w:t>rules</w:t>
      </w:r>
      <w:r>
        <w:rPr>
          <w:rFonts w:hint="eastAsia"/>
        </w:rPr>
        <w:t xml:space="preserve"> </w:t>
      </w:r>
      <w:r>
        <w:t>of</w:t>
      </w:r>
      <w:r>
        <w:rPr>
          <w:rFonts w:hint="eastAsia"/>
        </w:rPr>
        <w:t xml:space="preserve"> </w:t>
      </w:r>
      <w:r>
        <w:t>the</w:t>
      </w:r>
      <w:r>
        <w:rPr>
          <w:rFonts w:hint="eastAsia"/>
        </w:rPr>
        <w:t xml:space="preserve"> </w:t>
      </w:r>
      <w:r>
        <w:t>Common</w:t>
      </w:r>
      <w:r>
        <w:rPr>
          <w:rFonts w:hint="eastAsia"/>
        </w:rPr>
        <w:t xml:space="preserve"> </w:t>
      </w:r>
      <w:r>
        <w:t>Fisheries</w:t>
      </w:r>
      <w:r>
        <w:rPr>
          <w:rFonts w:hint="eastAsia"/>
        </w:rPr>
        <w:t xml:space="preserve"> </w:t>
      </w:r>
      <w:r>
        <w:t>Policy.</w:t>
      </w:r>
      <w:proofErr w:type="gramEnd"/>
      <w:r>
        <w:rPr>
          <w:rFonts w:hint="eastAsia"/>
        </w:rPr>
        <w:t xml:space="preserve"> </w:t>
      </w:r>
      <w:proofErr w:type="gramStart"/>
      <w:r>
        <w:t>Official Journal</w:t>
      </w:r>
      <w:r>
        <w:rPr>
          <w:rFonts w:hint="eastAsia"/>
        </w:rPr>
        <w:t xml:space="preserve"> </w:t>
      </w:r>
      <w:r>
        <w:t>of</w:t>
      </w:r>
      <w:r>
        <w:rPr>
          <w:rFonts w:hint="eastAsia"/>
        </w:rPr>
        <w:t xml:space="preserve"> </w:t>
      </w:r>
      <w:r>
        <w:t>the</w:t>
      </w:r>
      <w:r>
        <w:rPr>
          <w:rFonts w:hint="eastAsia"/>
        </w:rPr>
        <w:t xml:space="preserve"> </w:t>
      </w:r>
      <w:r>
        <w:t>European Union;</w:t>
      </w:r>
      <w:r>
        <w:rPr>
          <w:rFonts w:hint="eastAsia"/>
        </w:rPr>
        <w:t xml:space="preserve"> </w:t>
      </w:r>
      <w:r>
        <w:t>2011.L112/1.</w:t>
      </w:r>
      <w:proofErr w:type="gramEnd"/>
    </w:p>
  </w:endnote>
  <w:endnote w:id="11">
    <w:p w14:paraId="025FA00B"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 Integrating vessel monitoring systems (VMS) data with daily catch data from logbooks to explore the spatial distribution of catch and effort at high resolution[J]. Crop Science, 2011, 30(3):493-500.</w:t>
      </w:r>
    </w:p>
  </w:endnote>
  <w:endnote w:id="12">
    <w:p w14:paraId="298B68B1" w14:textId="77777777" w:rsidR="00A61B03" w:rsidRDefault="00A61B03" w:rsidP="00EE112B">
      <w:pPr>
        <w:pStyle w:val="ad"/>
        <w:ind w:left="360" w:hangingChars="150" w:hanging="360"/>
      </w:pPr>
      <w:proofErr w:type="gramStart"/>
      <w:r>
        <w:rPr>
          <w:rFonts w:hint="eastAsia"/>
        </w:rPr>
        <w:t>[</w:t>
      </w:r>
      <w:r>
        <w:rPr>
          <w:rStyle w:val="ae"/>
        </w:rPr>
        <w:endnoteRef/>
      </w:r>
      <w:r>
        <w:rPr>
          <w:rFonts w:hint="eastAsia"/>
        </w:rPr>
        <w:t>]</w:t>
      </w:r>
      <w:r>
        <w:t xml:space="preserve"> </w:t>
      </w:r>
      <w:r>
        <w:rPr>
          <w:rFonts w:ascii="Arial" w:hAnsi="Arial" w:cs="Arial"/>
          <w:color w:val="000000"/>
          <w:sz w:val="20"/>
          <w:szCs w:val="20"/>
        </w:rPr>
        <w:t xml:space="preserve">Walker E, </w:t>
      </w:r>
      <w:proofErr w:type="spellStart"/>
      <w:r>
        <w:rPr>
          <w:rFonts w:ascii="Arial" w:hAnsi="Arial" w:cs="Arial"/>
          <w:color w:val="000000"/>
          <w:sz w:val="20"/>
          <w:szCs w:val="20"/>
        </w:rPr>
        <w:t>Rivoirard</w:t>
      </w:r>
      <w:proofErr w:type="spellEnd"/>
      <w:r>
        <w:rPr>
          <w:rFonts w:ascii="Arial" w:hAnsi="Arial" w:cs="Arial"/>
          <w:color w:val="000000"/>
          <w:sz w:val="20"/>
          <w:szCs w:val="20"/>
        </w:rPr>
        <w:t xml:space="preserve"> J, Gaspar P, et al.</w:t>
      </w:r>
      <w:proofErr w:type="gramEnd"/>
      <w:r>
        <w:rPr>
          <w:rFonts w:ascii="Arial" w:hAnsi="Arial" w:cs="Arial"/>
          <w:color w:val="000000"/>
          <w:sz w:val="20"/>
          <w:szCs w:val="20"/>
        </w:rPr>
        <w:t xml:space="preserve"> From forager tracks to prey distributions: an application to tuna vessel monitoring systems (VMS</w:t>
      </w:r>
      <w:proofErr w:type="gramStart"/>
      <w:r>
        <w:rPr>
          <w:rFonts w:ascii="Arial" w:hAnsi="Arial" w:cs="Arial"/>
          <w:color w:val="000000"/>
          <w:sz w:val="20"/>
          <w:szCs w:val="20"/>
        </w:rPr>
        <w:t>)[</w:t>
      </w:r>
      <w:proofErr w:type="gramEnd"/>
      <w:r>
        <w:rPr>
          <w:rFonts w:ascii="Arial" w:hAnsi="Arial" w:cs="Arial"/>
          <w:color w:val="000000"/>
          <w:sz w:val="20"/>
          <w:szCs w:val="20"/>
        </w:rPr>
        <w:t>J]. Ecological Applications, 2015, 25(3):826-833.</w:t>
      </w:r>
    </w:p>
  </w:endnote>
  <w:endnote w:id="13">
    <w:p w14:paraId="6099FECD"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Coro G, </w:t>
      </w:r>
      <w:proofErr w:type="spellStart"/>
      <w:r>
        <w:rPr>
          <w:rFonts w:ascii="Arial" w:hAnsi="Arial" w:cs="Arial"/>
          <w:color w:val="000000"/>
          <w:sz w:val="20"/>
          <w:szCs w:val="20"/>
        </w:rPr>
        <w:t>Fortunati</w:t>
      </w:r>
      <w:proofErr w:type="spellEnd"/>
      <w:r>
        <w:rPr>
          <w:rFonts w:ascii="Arial" w:hAnsi="Arial" w:cs="Arial"/>
          <w:color w:val="000000"/>
          <w:sz w:val="20"/>
          <w:szCs w:val="20"/>
        </w:rPr>
        <w:t xml:space="preserve"> L, Pagano P. Deriving fishing monthly effort and caught species from vessel trajectories[C]// Oceans. </w:t>
      </w:r>
      <w:proofErr w:type="gramStart"/>
      <w:r>
        <w:rPr>
          <w:rFonts w:ascii="Arial" w:hAnsi="Arial" w:cs="Arial"/>
          <w:color w:val="000000"/>
          <w:sz w:val="20"/>
          <w:szCs w:val="20"/>
        </w:rPr>
        <w:t>IEEE, 2013:1 - 5.</w:t>
      </w:r>
      <w:proofErr w:type="gramEnd"/>
    </w:p>
  </w:endnote>
  <w:endnote w:id="14">
    <w:p w14:paraId="0ED0F2D7"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Fonseca T, Campos A, </w:t>
      </w:r>
      <w:proofErr w:type="spellStart"/>
      <w:r>
        <w:rPr>
          <w:rFonts w:ascii="Arial" w:hAnsi="Arial" w:cs="Arial"/>
          <w:color w:val="000000"/>
          <w:sz w:val="20"/>
          <w:szCs w:val="20"/>
        </w:rPr>
        <w:t>Afonso</w:t>
      </w:r>
      <w:proofErr w:type="spellEnd"/>
      <w:r>
        <w:rPr>
          <w:rFonts w:ascii="Arial" w:hAnsi="Arial" w:cs="Arial"/>
          <w:color w:val="000000"/>
          <w:sz w:val="20"/>
          <w:szCs w:val="20"/>
        </w:rPr>
        <w:t xml:space="preserve">-Dias M, et al. Trawling for cephalopods off the Portuguese coast—Fleet dynamics and landings </w:t>
      </w:r>
      <w:proofErr w:type="gramStart"/>
      <w:r>
        <w:rPr>
          <w:rFonts w:ascii="Arial" w:hAnsi="Arial" w:cs="Arial"/>
          <w:color w:val="000000"/>
          <w:sz w:val="20"/>
          <w:szCs w:val="20"/>
        </w:rPr>
        <w:t>composition[</w:t>
      </w:r>
      <w:proofErr w:type="gramEnd"/>
      <w:r>
        <w:rPr>
          <w:rFonts w:ascii="Arial" w:hAnsi="Arial" w:cs="Arial"/>
          <w:color w:val="000000"/>
          <w:sz w:val="20"/>
          <w:szCs w:val="20"/>
        </w:rPr>
        <w:t>J]. Fisheries Research, 2008, 92(2):180-188.</w:t>
      </w:r>
    </w:p>
  </w:endnote>
  <w:endnote w:id="15">
    <w:p w14:paraId="0100D8F5"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Watson R A, Cheung W </w:t>
      </w:r>
      <w:proofErr w:type="spellStart"/>
      <w:r>
        <w:rPr>
          <w:rFonts w:ascii="Arial" w:hAnsi="Arial" w:cs="Arial"/>
          <w:color w:val="000000"/>
          <w:sz w:val="20"/>
          <w:szCs w:val="20"/>
        </w:rPr>
        <w:t>W</w:t>
      </w:r>
      <w:proofErr w:type="spellEnd"/>
      <w:r>
        <w:rPr>
          <w:rFonts w:ascii="Arial" w:hAnsi="Arial" w:cs="Arial"/>
          <w:color w:val="000000"/>
          <w:sz w:val="20"/>
          <w:szCs w:val="20"/>
        </w:rPr>
        <w:t xml:space="preserve"> L, </w:t>
      </w:r>
      <w:proofErr w:type="spellStart"/>
      <w:r>
        <w:rPr>
          <w:rFonts w:ascii="Arial" w:hAnsi="Arial" w:cs="Arial"/>
          <w:color w:val="000000"/>
          <w:sz w:val="20"/>
          <w:szCs w:val="20"/>
        </w:rPr>
        <w:t>Anticamara</w:t>
      </w:r>
      <w:proofErr w:type="spellEnd"/>
      <w:r>
        <w:rPr>
          <w:rFonts w:ascii="Arial" w:hAnsi="Arial" w:cs="Arial"/>
          <w:color w:val="000000"/>
          <w:sz w:val="20"/>
          <w:szCs w:val="20"/>
        </w:rPr>
        <w:t xml:space="preserve"> J A, et al. Global marine yield halved as fishing intensity redoubles[J]. Fish &amp; Fisheries, 2013, 14(4):493-503.</w:t>
      </w:r>
    </w:p>
  </w:endnote>
  <w:endnote w:id="16">
    <w:p w14:paraId="188FE0FC" w14:textId="77777777" w:rsidR="00A61B03" w:rsidRDefault="00A61B03" w:rsidP="00EE112B">
      <w:pPr>
        <w:pStyle w:val="ad"/>
        <w:ind w:left="360" w:hangingChars="150" w:hanging="360"/>
      </w:pPr>
      <w:proofErr w:type="gramStart"/>
      <w:r>
        <w:rPr>
          <w:rFonts w:hint="eastAsia"/>
        </w:rPr>
        <w:t>[</w:t>
      </w:r>
      <w:r>
        <w:rPr>
          <w:rStyle w:val="ae"/>
        </w:rPr>
        <w:endnoteRef/>
      </w:r>
      <w:r>
        <w:rPr>
          <w:rFonts w:hint="eastAsia"/>
        </w:rPr>
        <w:t>]</w:t>
      </w:r>
      <w:r>
        <w:t xml:space="preserve"> </w:t>
      </w:r>
      <w:proofErr w:type="spellStart"/>
      <w:r>
        <w:rPr>
          <w:rFonts w:ascii="Arial" w:hAnsi="Arial" w:cs="Arial"/>
          <w:color w:val="000000"/>
          <w:sz w:val="20"/>
          <w:szCs w:val="20"/>
        </w:rPr>
        <w:t>Gerritsen</w:t>
      </w:r>
      <w:proofErr w:type="spellEnd"/>
      <w:r>
        <w:rPr>
          <w:rFonts w:ascii="Arial" w:hAnsi="Arial" w:cs="Arial"/>
          <w:color w:val="000000"/>
          <w:sz w:val="20"/>
          <w:szCs w:val="20"/>
        </w:rPr>
        <w:t xml:space="preserve"> H D, Minto C, </w:t>
      </w:r>
      <w:proofErr w:type="spellStart"/>
      <w:r>
        <w:rPr>
          <w:rFonts w:ascii="Arial" w:hAnsi="Arial" w:cs="Arial"/>
          <w:color w:val="000000"/>
          <w:sz w:val="20"/>
          <w:szCs w:val="20"/>
        </w:rPr>
        <w:t>Lordan</w:t>
      </w:r>
      <w:proofErr w:type="spellEnd"/>
      <w:r>
        <w:rPr>
          <w:rFonts w:ascii="Arial" w:hAnsi="Arial" w:cs="Arial"/>
          <w:color w:val="000000"/>
          <w:sz w:val="20"/>
          <w:szCs w:val="20"/>
        </w:rPr>
        <w:t xml:space="preserve"> C.</w:t>
      </w:r>
      <w:proofErr w:type="gramEnd"/>
      <w:r>
        <w:rPr>
          <w:rFonts w:ascii="Arial" w:hAnsi="Arial" w:cs="Arial"/>
          <w:color w:val="000000"/>
          <w:sz w:val="20"/>
          <w:szCs w:val="20"/>
        </w:rPr>
        <w:t xml:space="preserve"> How much of the seabed is impacted by mobile fishing gear? Absolute estimates from Vessel Monitoring System (VMS) point </w:t>
      </w:r>
      <w:proofErr w:type="gramStart"/>
      <w:r>
        <w:rPr>
          <w:rFonts w:ascii="Arial" w:hAnsi="Arial" w:cs="Arial"/>
          <w:color w:val="000000"/>
          <w:sz w:val="20"/>
          <w:szCs w:val="20"/>
        </w:rPr>
        <w:t>data[</w:t>
      </w:r>
      <w:proofErr w:type="gramEnd"/>
      <w:r>
        <w:rPr>
          <w:rFonts w:ascii="Arial" w:hAnsi="Arial" w:cs="Arial"/>
          <w:color w:val="000000"/>
          <w:sz w:val="20"/>
          <w:szCs w:val="20"/>
        </w:rPr>
        <w:t>J]. Ices Journal of Marine Science, 2013, 70(3):523-531.</w:t>
      </w:r>
    </w:p>
  </w:endnote>
  <w:endnote w:id="17">
    <w:p w14:paraId="62B6DCF1"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spellStart"/>
      <w:r>
        <w:rPr>
          <w:color w:val="000000"/>
        </w:rPr>
        <w:t>Jonsen</w:t>
      </w:r>
      <w:proofErr w:type="spellEnd"/>
      <w:r>
        <w:rPr>
          <w:color w:val="000000"/>
        </w:rPr>
        <w:t xml:space="preserve"> I, Myers R, James M. Identifying leatherback turtle foraging </w:t>
      </w:r>
      <w:proofErr w:type="spellStart"/>
      <w:r>
        <w:rPr>
          <w:color w:val="000000"/>
        </w:rPr>
        <w:t>behaviour</w:t>
      </w:r>
      <w:proofErr w:type="spellEnd"/>
      <w:r>
        <w:rPr>
          <w:color w:val="000000"/>
        </w:rPr>
        <w:t xml:space="preserve"> from satellite telemetry using a switching state-space </w:t>
      </w:r>
      <w:proofErr w:type="gramStart"/>
      <w:r>
        <w:rPr>
          <w:color w:val="000000"/>
        </w:rPr>
        <w:t>model[</w:t>
      </w:r>
      <w:proofErr w:type="gramEnd"/>
      <w:r>
        <w:rPr>
          <w:color w:val="000000"/>
        </w:rPr>
        <w:t>J]. Marine Ecology Progress, 2007, 337(12):255-264.</w:t>
      </w:r>
    </w:p>
  </w:endnote>
  <w:endnote w:id="18">
    <w:p w14:paraId="1C46F424"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Dinmore T A, </w:t>
      </w:r>
      <w:proofErr w:type="spellStart"/>
      <w:r>
        <w:rPr>
          <w:rFonts w:ascii="Arial" w:hAnsi="Arial" w:cs="Arial"/>
          <w:color w:val="000000"/>
          <w:sz w:val="20"/>
          <w:szCs w:val="20"/>
        </w:rPr>
        <w:t>Duplisea</w:t>
      </w:r>
      <w:proofErr w:type="spellEnd"/>
      <w:r>
        <w:rPr>
          <w:rFonts w:ascii="Arial" w:hAnsi="Arial" w:cs="Arial"/>
          <w:color w:val="000000"/>
          <w:sz w:val="20"/>
          <w:szCs w:val="20"/>
        </w:rPr>
        <w:t xml:space="preserve"> D E, Rackham B D, et al. Impact of a large-scale area closure on patterns of fishing disturbance and the consequences for benthic communities[J]. Ices Journal of Marine Science, 2003, 60(2):371-380.</w:t>
      </w:r>
    </w:p>
  </w:endnote>
  <w:endnote w:id="19">
    <w:p w14:paraId="6910B822" w14:textId="77777777" w:rsidR="00A61B03" w:rsidRDefault="00A61B03" w:rsidP="00EE112B">
      <w:pPr>
        <w:pStyle w:val="ad"/>
        <w:ind w:left="360" w:hangingChars="150" w:hanging="360"/>
      </w:pPr>
      <w:proofErr w:type="gramStart"/>
      <w:r>
        <w:rPr>
          <w:rFonts w:hint="eastAsia"/>
        </w:rPr>
        <w:t>[</w:t>
      </w:r>
      <w:r>
        <w:rPr>
          <w:rStyle w:val="ae"/>
        </w:rPr>
        <w:endnoteRef/>
      </w:r>
      <w:r>
        <w:rPr>
          <w:rFonts w:hint="eastAsia"/>
        </w:rPr>
        <w:t>]</w:t>
      </w:r>
      <w:r>
        <w:t xml:space="preserve"> </w:t>
      </w:r>
      <w:r>
        <w:rPr>
          <w:rFonts w:ascii="Arial" w:hAnsi="Arial" w:cs="Arial"/>
          <w:color w:val="000000"/>
          <w:sz w:val="20"/>
          <w:szCs w:val="20"/>
        </w:rPr>
        <w:t xml:space="preserve">Deng R, </w:t>
      </w:r>
      <w:proofErr w:type="spellStart"/>
      <w:r>
        <w:rPr>
          <w:rFonts w:ascii="Arial" w:hAnsi="Arial" w:cs="Arial"/>
          <w:color w:val="000000"/>
          <w:sz w:val="20"/>
          <w:szCs w:val="20"/>
        </w:rPr>
        <w:t>Dichmont</w:t>
      </w:r>
      <w:proofErr w:type="spellEnd"/>
      <w:r>
        <w:rPr>
          <w:rFonts w:ascii="Arial" w:hAnsi="Arial" w:cs="Arial"/>
          <w:color w:val="000000"/>
          <w:sz w:val="20"/>
          <w:szCs w:val="20"/>
        </w:rPr>
        <w:t xml:space="preserve"> C, Milton D, et al.</w:t>
      </w:r>
      <w:proofErr w:type="gramEnd"/>
      <w:r>
        <w:rPr>
          <w:rFonts w:ascii="Arial" w:hAnsi="Arial" w:cs="Arial"/>
          <w:color w:val="000000"/>
          <w:sz w:val="20"/>
          <w:szCs w:val="20"/>
        </w:rPr>
        <w:t xml:space="preserve"> Can vessel monitoring system data also be used to study trawling intensity and population depletion? The example of Australia's northern prawn </w:t>
      </w:r>
      <w:proofErr w:type="gramStart"/>
      <w:r>
        <w:rPr>
          <w:rFonts w:ascii="Arial" w:hAnsi="Arial" w:cs="Arial"/>
          <w:color w:val="000000"/>
          <w:sz w:val="20"/>
          <w:szCs w:val="20"/>
        </w:rPr>
        <w:t>fishery[</w:t>
      </w:r>
      <w:proofErr w:type="gramEnd"/>
      <w:r>
        <w:rPr>
          <w:rFonts w:ascii="Arial" w:hAnsi="Arial" w:cs="Arial"/>
          <w:color w:val="000000"/>
          <w:sz w:val="20"/>
          <w:szCs w:val="20"/>
        </w:rPr>
        <w:t>J]. Canadian Journal of Fisheries &amp; Aquatic Sciences, 2005, 62(2):611-622.</w:t>
      </w:r>
    </w:p>
  </w:endnote>
  <w:endnote w:id="20">
    <w:p w14:paraId="4174CCE3"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000000"/>
          <w:sz w:val="20"/>
          <w:szCs w:val="20"/>
        </w:rPr>
        <w:t>Murawski</w:t>
      </w:r>
      <w:proofErr w:type="spellEnd"/>
      <w:r>
        <w:rPr>
          <w:rFonts w:ascii="Arial" w:hAnsi="Arial" w:cs="Arial"/>
          <w:color w:val="000000"/>
          <w:sz w:val="20"/>
          <w:szCs w:val="20"/>
        </w:rPr>
        <w:t xml:space="preserve"> S A, </w:t>
      </w:r>
      <w:proofErr w:type="spellStart"/>
      <w:r>
        <w:rPr>
          <w:rFonts w:ascii="Arial" w:hAnsi="Arial" w:cs="Arial"/>
          <w:color w:val="000000"/>
          <w:sz w:val="20"/>
          <w:szCs w:val="20"/>
        </w:rPr>
        <w:t>Wigley</w:t>
      </w:r>
      <w:proofErr w:type="spellEnd"/>
      <w:r>
        <w:rPr>
          <w:rFonts w:ascii="Arial" w:hAnsi="Arial" w:cs="Arial"/>
          <w:color w:val="000000"/>
          <w:sz w:val="20"/>
          <w:szCs w:val="20"/>
        </w:rPr>
        <w:t xml:space="preserve"> S E, Fogarty M J, et al. Effort distribution and catch patterns adjacent to temperate MPAs[J]. Ices Journal of Marine Science, 2005, 62(6):1150-1167.</w:t>
      </w:r>
    </w:p>
  </w:endnote>
  <w:endnote w:id="21">
    <w:p w14:paraId="38E506D1"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Walter J F, </w:t>
      </w:r>
      <w:proofErr w:type="spellStart"/>
      <w:r>
        <w:rPr>
          <w:rFonts w:ascii="Arial" w:hAnsi="Arial" w:cs="Arial"/>
          <w:color w:val="000000"/>
          <w:sz w:val="20"/>
          <w:szCs w:val="20"/>
        </w:rPr>
        <w:t>Hoenig</w:t>
      </w:r>
      <w:proofErr w:type="spellEnd"/>
      <w:r>
        <w:rPr>
          <w:rFonts w:ascii="Arial" w:hAnsi="Arial" w:cs="Arial"/>
          <w:color w:val="000000"/>
          <w:sz w:val="20"/>
          <w:szCs w:val="20"/>
        </w:rPr>
        <w:t xml:space="preserve"> J M, </w:t>
      </w:r>
      <w:proofErr w:type="spellStart"/>
      <w:r>
        <w:rPr>
          <w:rFonts w:ascii="Arial" w:hAnsi="Arial" w:cs="Arial"/>
          <w:color w:val="000000"/>
          <w:sz w:val="20"/>
          <w:szCs w:val="20"/>
        </w:rPr>
        <w:t>Gedamke</w:t>
      </w:r>
      <w:proofErr w:type="spellEnd"/>
      <w:r>
        <w:rPr>
          <w:rFonts w:ascii="Arial" w:hAnsi="Arial" w:cs="Arial"/>
          <w:color w:val="000000"/>
          <w:sz w:val="20"/>
          <w:szCs w:val="20"/>
        </w:rPr>
        <w:t xml:space="preserve"> T. Correcting for effective area fished in fishery-dependent depletion estimates of abundance and capture efficiency[J]. Ices Journal of Marine Science, 2007, 64(9):1760-1771.</w:t>
      </w:r>
    </w:p>
  </w:endnote>
  <w:endnote w:id="22">
    <w:p w14:paraId="45435E69"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Bertrand S, Burgos J M, </w:t>
      </w:r>
      <w:proofErr w:type="spellStart"/>
      <w:r>
        <w:rPr>
          <w:rFonts w:ascii="Arial" w:hAnsi="Arial" w:cs="Arial"/>
          <w:color w:val="000000"/>
          <w:sz w:val="20"/>
          <w:szCs w:val="20"/>
        </w:rPr>
        <w:t>Gerlotto</w:t>
      </w:r>
      <w:proofErr w:type="spellEnd"/>
      <w:r>
        <w:rPr>
          <w:rFonts w:ascii="Arial" w:hAnsi="Arial" w:cs="Arial"/>
          <w:color w:val="000000"/>
          <w:sz w:val="20"/>
          <w:szCs w:val="20"/>
        </w:rPr>
        <w:t xml:space="preserve"> F, et al. </w:t>
      </w:r>
      <w:proofErr w:type="spellStart"/>
      <w:r>
        <w:rPr>
          <w:rFonts w:ascii="Arial" w:hAnsi="Arial" w:cs="Arial"/>
          <w:color w:val="000000"/>
          <w:sz w:val="20"/>
          <w:szCs w:val="20"/>
        </w:rPr>
        <w:t>Lévy</w:t>
      </w:r>
      <w:proofErr w:type="spellEnd"/>
      <w:r>
        <w:rPr>
          <w:rFonts w:ascii="Arial" w:hAnsi="Arial" w:cs="Arial"/>
          <w:color w:val="000000"/>
          <w:sz w:val="20"/>
          <w:szCs w:val="20"/>
        </w:rPr>
        <w:t xml:space="preserve"> trajectories of Peruvian purse-seiners as an indicator of the spatial distribution of anchovy ( </w:t>
      </w:r>
      <w:proofErr w:type="spellStart"/>
      <w:r>
        <w:rPr>
          <w:rFonts w:ascii="Arial" w:hAnsi="Arial" w:cs="Arial"/>
          <w:color w:val="000000"/>
          <w:sz w:val="20"/>
          <w:szCs w:val="20"/>
        </w:rPr>
        <w:t>Engraulis</w:t>
      </w:r>
      <w:proofErr w:type="spellEnd"/>
      <w:r>
        <w:rPr>
          <w:rFonts w:ascii="Arial" w:hAnsi="Arial" w:cs="Arial"/>
          <w:color w:val="000000"/>
          <w:sz w:val="20"/>
          <w:szCs w:val="20"/>
        </w:rPr>
        <w:t xml:space="preserve"> </w:t>
      </w:r>
      <w:proofErr w:type="spellStart"/>
      <w:r>
        <w:rPr>
          <w:rFonts w:ascii="Arial" w:hAnsi="Arial" w:cs="Arial"/>
          <w:color w:val="000000"/>
          <w:sz w:val="20"/>
          <w:szCs w:val="20"/>
        </w:rPr>
        <w:t>ringens</w:t>
      </w:r>
      <w:proofErr w:type="spellEnd"/>
      <w:r>
        <w:rPr>
          <w:rFonts w:ascii="Arial" w:hAnsi="Arial" w:cs="Arial"/>
          <w:color w:val="000000"/>
          <w:sz w:val="20"/>
          <w:szCs w:val="20"/>
        </w:rPr>
        <w:t xml:space="preserve"> )[J]. Ices Journal of Marine Science, 2005, 62(3):477-482.</w:t>
      </w:r>
    </w:p>
  </w:endnote>
  <w:endnote w:id="23">
    <w:p w14:paraId="4489BDDB"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Lee J, South A B, Jennings S. Developing reliable, repeatable, and accessible methods to provide high-resolution estimates of fishing-effort distributions from vessel monitoring system (VMS) data.[J]. Ices Journal of Marine Science, 2010, 67(6):1260-1271.</w:t>
      </w:r>
    </w:p>
  </w:endnote>
  <w:endnote w:id="24">
    <w:p w14:paraId="734560FC"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Bertrand S, </w:t>
      </w:r>
      <w:proofErr w:type="spellStart"/>
      <w:r>
        <w:rPr>
          <w:rFonts w:ascii="Arial" w:hAnsi="Arial" w:cs="Arial"/>
          <w:color w:val="000000"/>
          <w:sz w:val="20"/>
          <w:szCs w:val="20"/>
        </w:rPr>
        <w:t>Chaigneau</w:t>
      </w:r>
      <w:proofErr w:type="spellEnd"/>
      <w:r>
        <w:rPr>
          <w:rFonts w:ascii="Arial" w:hAnsi="Arial" w:cs="Arial"/>
          <w:color w:val="000000"/>
          <w:sz w:val="20"/>
          <w:szCs w:val="20"/>
        </w:rPr>
        <w:t xml:space="preserve"> A, et al. Optimization of an artificial neural network for identifying fishing set positions from VMS data: An example from the Peruvian anchovy purse seine fishery[J]. Ecological Modelling, 2011, 222(4):1048-1059.</w:t>
      </w:r>
    </w:p>
  </w:endnote>
  <w:endnote w:id="25">
    <w:p w14:paraId="47A68900"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gramStart"/>
      <w:r>
        <w:rPr>
          <w:rFonts w:ascii="Arial" w:hAnsi="Arial" w:cs="Arial"/>
          <w:color w:val="000000"/>
          <w:sz w:val="20"/>
          <w:szCs w:val="20"/>
        </w:rPr>
        <w:t>张胜茂</w:t>
      </w:r>
      <w:proofErr w:type="gramEnd"/>
      <w:r>
        <w:rPr>
          <w:rFonts w:ascii="Arial" w:hAnsi="Arial" w:cs="Arial"/>
          <w:color w:val="000000"/>
          <w:sz w:val="20"/>
          <w:szCs w:val="20"/>
        </w:rPr>
        <w:t xml:space="preserve">, </w:t>
      </w:r>
      <w:r>
        <w:rPr>
          <w:rFonts w:ascii="Arial" w:hAnsi="Arial" w:cs="Arial"/>
          <w:color w:val="000000"/>
          <w:sz w:val="20"/>
          <w:szCs w:val="20"/>
        </w:rPr>
        <w:t>杨胜龙</w:t>
      </w:r>
      <w:r>
        <w:rPr>
          <w:rFonts w:ascii="Arial" w:hAnsi="Arial" w:cs="Arial"/>
          <w:color w:val="000000"/>
          <w:sz w:val="20"/>
          <w:szCs w:val="20"/>
        </w:rPr>
        <w:t xml:space="preserve">, </w:t>
      </w:r>
      <w:r>
        <w:rPr>
          <w:rFonts w:ascii="Arial" w:hAnsi="Arial" w:cs="Arial"/>
          <w:color w:val="000000"/>
          <w:sz w:val="20"/>
          <w:szCs w:val="20"/>
        </w:rPr>
        <w:t>戴阳</w:t>
      </w:r>
      <w:r>
        <w:rPr>
          <w:rFonts w:ascii="Arial" w:hAnsi="Arial" w:cs="Arial"/>
          <w:color w:val="000000"/>
          <w:sz w:val="20"/>
          <w:szCs w:val="20"/>
        </w:rPr>
        <w:t>,</w:t>
      </w:r>
      <w:r>
        <w:rPr>
          <w:rFonts w:ascii="Arial" w:hAnsi="Arial" w:cs="Arial"/>
          <w:color w:val="000000"/>
          <w:sz w:val="20"/>
          <w:szCs w:val="20"/>
        </w:rPr>
        <w:t>等</w:t>
      </w:r>
      <w:r>
        <w:rPr>
          <w:rFonts w:ascii="Arial" w:hAnsi="Arial" w:cs="Arial"/>
          <w:color w:val="000000"/>
          <w:sz w:val="20"/>
          <w:szCs w:val="20"/>
        </w:rPr>
        <w:t xml:space="preserve">. </w:t>
      </w:r>
      <w:r>
        <w:rPr>
          <w:rFonts w:ascii="Arial" w:hAnsi="Arial" w:cs="Arial"/>
          <w:color w:val="000000"/>
          <w:sz w:val="20"/>
          <w:szCs w:val="20"/>
        </w:rPr>
        <w:t>北斗船位数据提取拖网捕捞努力量算法研究</w:t>
      </w:r>
      <w:r>
        <w:rPr>
          <w:rFonts w:ascii="Arial" w:hAnsi="Arial" w:cs="Arial"/>
          <w:color w:val="000000"/>
          <w:sz w:val="20"/>
          <w:szCs w:val="20"/>
        </w:rPr>
        <w:t xml:space="preserve">[J]. </w:t>
      </w:r>
      <w:r>
        <w:rPr>
          <w:rFonts w:ascii="Arial" w:hAnsi="Arial" w:cs="Arial"/>
          <w:color w:val="000000"/>
          <w:sz w:val="20"/>
          <w:szCs w:val="20"/>
        </w:rPr>
        <w:t>水产学报</w:t>
      </w:r>
      <w:r>
        <w:rPr>
          <w:rFonts w:ascii="Arial" w:hAnsi="Arial" w:cs="Arial"/>
          <w:color w:val="000000"/>
          <w:sz w:val="20"/>
          <w:szCs w:val="20"/>
        </w:rPr>
        <w:t>, 2014, 38(8):1190-1199.</w:t>
      </w:r>
    </w:p>
  </w:endnote>
  <w:endnote w:id="26">
    <w:p w14:paraId="5AE29CBD" w14:textId="77777777" w:rsidR="00A61B03" w:rsidRDefault="00A61B03" w:rsidP="00EE112B">
      <w:pPr>
        <w:pStyle w:val="ad"/>
      </w:pPr>
      <w:r>
        <w:rPr>
          <w:rFonts w:hint="eastAsia"/>
        </w:rPr>
        <w:t>[</w:t>
      </w:r>
      <w:r>
        <w:rPr>
          <w:rStyle w:val="ae"/>
        </w:rPr>
        <w:endnoteRef/>
      </w:r>
      <w:r>
        <w:rPr>
          <w:rFonts w:hint="eastAsia"/>
        </w:rPr>
        <w:t>]</w:t>
      </w:r>
      <w:r>
        <w:t xml:space="preserve"> </w:t>
      </w:r>
      <w:r>
        <w:rPr>
          <w:rFonts w:ascii="Arial" w:hAnsi="Arial" w:cs="Arial"/>
          <w:color w:val="000000"/>
          <w:sz w:val="20"/>
          <w:szCs w:val="20"/>
        </w:rPr>
        <w:t xml:space="preserve">Zheng Y. Trajectory Data Mining: An </w:t>
      </w:r>
      <w:proofErr w:type="gramStart"/>
      <w:r>
        <w:rPr>
          <w:rFonts w:ascii="Arial" w:hAnsi="Arial" w:cs="Arial"/>
          <w:color w:val="000000"/>
          <w:sz w:val="20"/>
          <w:szCs w:val="20"/>
        </w:rPr>
        <w:t>Overview[</w:t>
      </w:r>
      <w:proofErr w:type="gramEnd"/>
      <w:r>
        <w:rPr>
          <w:rFonts w:ascii="Arial" w:hAnsi="Arial" w:cs="Arial"/>
          <w:color w:val="000000"/>
          <w:sz w:val="20"/>
          <w:szCs w:val="20"/>
        </w:rPr>
        <w:t xml:space="preserve">M]. </w:t>
      </w:r>
      <w:proofErr w:type="gramStart"/>
      <w:r>
        <w:rPr>
          <w:rFonts w:ascii="Arial" w:hAnsi="Arial" w:cs="Arial"/>
          <w:color w:val="000000"/>
          <w:sz w:val="20"/>
          <w:szCs w:val="20"/>
        </w:rPr>
        <w:t>ACM, 2015.</w:t>
      </w:r>
      <w:proofErr w:type="gramEnd"/>
    </w:p>
  </w:endnote>
  <w:endnote w:id="27">
    <w:p w14:paraId="42A3F366"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Douglas D H, </w:t>
      </w:r>
      <w:proofErr w:type="spellStart"/>
      <w:r>
        <w:rPr>
          <w:rFonts w:ascii="Arial" w:hAnsi="Arial" w:cs="Arial"/>
          <w:color w:val="000000"/>
          <w:sz w:val="20"/>
          <w:szCs w:val="20"/>
        </w:rPr>
        <w:t>Peucker</w:t>
      </w:r>
      <w:proofErr w:type="spellEnd"/>
      <w:r>
        <w:rPr>
          <w:rFonts w:ascii="Arial" w:hAnsi="Arial" w:cs="Arial"/>
          <w:color w:val="000000"/>
          <w:sz w:val="20"/>
          <w:szCs w:val="20"/>
        </w:rPr>
        <w:t xml:space="preserve"> T K. Algorithms for the Reduction of the Number of Points Required to Represent a Digitized Line or Its </w:t>
      </w:r>
      <w:proofErr w:type="gramStart"/>
      <w:r>
        <w:rPr>
          <w:rFonts w:ascii="Arial" w:hAnsi="Arial" w:cs="Arial"/>
          <w:color w:val="000000"/>
          <w:sz w:val="20"/>
          <w:szCs w:val="20"/>
        </w:rPr>
        <w:t>Caricature[</w:t>
      </w:r>
      <w:proofErr w:type="gramEnd"/>
      <w:r>
        <w:rPr>
          <w:rFonts w:ascii="Arial" w:hAnsi="Arial" w:cs="Arial"/>
          <w:color w:val="000000"/>
          <w:sz w:val="20"/>
          <w:szCs w:val="20"/>
        </w:rPr>
        <w:t xml:space="preserve">J]. </w:t>
      </w:r>
      <w:proofErr w:type="spellStart"/>
      <w:r>
        <w:rPr>
          <w:rFonts w:ascii="Arial" w:hAnsi="Arial" w:cs="Arial"/>
          <w:color w:val="000000"/>
          <w:sz w:val="20"/>
          <w:szCs w:val="20"/>
        </w:rPr>
        <w:t>Cartographica</w:t>
      </w:r>
      <w:proofErr w:type="spellEnd"/>
      <w:r>
        <w:rPr>
          <w:rFonts w:ascii="Arial" w:hAnsi="Arial" w:cs="Arial"/>
          <w:color w:val="000000"/>
          <w:sz w:val="20"/>
          <w:szCs w:val="20"/>
        </w:rPr>
        <w:t xml:space="preserve"> the International Journal for Geographic Information &amp; </w:t>
      </w:r>
      <w:proofErr w:type="spellStart"/>
      <w:r>
        <w:rPr>
          <w:rFonts w:ascii="Arial" w:hAnsi="Arial" w:cs="Arial"/>
          <w:color w:val="000000"/>
          <w:sz w:val="20"/>
          <w:szCs w:val="20"/>
        </w:rPr>
        <w:t>Geovisualization</w:t>
      </w:r>
      <w:proofErr w:type="spellEnd"/>
      <w:r>
        <w:rPr>
          <w:rFonts w:ascii="Arial" w:hAnsi="Arial" w:cs="Arial"/>
          <w:color w:val="000000"/>
          <w:sz w:val="20"/>
          <w:szCs w:val="20"/>
        </w:rPr>
        <w:t>, 1973, 10(2):112-122.</w:t>
      </w:r>
    </w:p>
  </w:endnote>
  <w:endnote w:id="28">
    <w:p w14:paraId="26BD69BF"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Vitter J S. Random sampling with a </w:t>
      </w:r>
      <w:proofErr w:type="gramStart"/>
      <w:r>
        <w:rPr>
          <w:rFonts w:ascii="Arial" w:hAnsi="Arial" w:cs="Arial"/>
          <w:color w:val="000000"/>
          <w:sz w:val="20"/>
          <w:szCs w:val="20"/>
        </w:rPr>
        <w:t>reservoir[</w:t>
      </w:r>
      <w:proofErr w:type="gramEnd"/>
      <w:r>
        <w:rPr>
          <w:rFonts w:ascii="Arial" w:hAnsi="Arial" w:cs="Arial"/>
          <w:color w:val="000000"/>
          <w:sz w:val="20"/>
          <w:szCs w:val="20"/>
        </w:rPr>
        <w:t xml:space="preserve">J]. </w:t>
      </w:r>
      <w:proofErr w:type="spellStart"/>
      <w:r>
        <w:rPr>
          <w:rFonts w:ascii="Arial" w:hAnsi="Arial" w:cs="Arial"/>
          <w:color w:val="000000"/>
          <w:sz w:val="20"/>
          <w:szCs w:val="20"/>
        </w:rPr>
        <w:t>Acm</w:t>
      </w:r>
      <w:proofErr w:type="spellEnd"/>
      <w:r>
        <w:rPr>
          <w:rFonts w:ascii="Arial" w:hAnsi="Arial" w:cs="Arial"/>
          <w:color w:val="000000"/>
          <w:sz w:val="20"/>
          <w:szCs w:val="20"/>
        </w:rPr>
        <w:t xml:space="preserve"> Transactions on Mathematical Software, 1985, 11(1):37-57.</w:t>
      </w:r>
    </w:p>
  </w:endnote>
  <w:endnote w:id="29">
    <w:p w14:paraId="4B8E881F"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222222"/>
          <w:sz w:val="20"/>
          <w:szCs w:val="20"/>
          <w:shd w:val="clear" w:color="auto" w:fill="FFFFFF"/>
        </w:rPr>
        <w:t>Meratnia</w:t>
      </w:r>
      <w:proofErr w:type="spellEnd"/>
      <w:r>
        <w:rPr>
          <w:rFonts w:ascii="Arial" w:hAnsi="Arial" w:cs="Arial"/>
          <w:color w:val="222222"/>
          <w:sz w:val="20"/>
          <w:szCs w:val="20"/>
          <w:shd w:val="clear" w:color="auto" w:fill="FFFFFF"/>
        </w:rPr>
        <w:t xml:space="preserve"> N, Rolf A. Spatiotemporal compression techniques for moving point objects[C]//International Conference on Extending Database Technology. Springer, Berlin, Heidelberg, 2004: 765-782.</w:t>
      </w:r>
    </w:p>
  </w:endnote>
  <w:endnote w:id="30">
    <w:p w14:paraId="3608EEE5" w14:textId="77777777" w:rsidR="00A61B03" w:rsidRDefault="00A61B03" w:rsidP="00EE112B">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222222"/>
          <w:sz w:val="20"/>
          <w:szCs w:val="20"/>
          <w:shd w:val="clear" w:color="auto" w:fill="FFFFFF"/>
        </w:rPr>
        <w:t>Potamias</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Patroumpas</w:t>
      </w:r>
      <w:proofErr w:type="spellEnd"/>
      <w:r>
        <w:rPr>
          <w:rFonts w:ascii="Arial" w:hAnsi="Arial" w:cs="Arial"/>
          <w:color w:val="222222"/>
          <w:sz w:val="20"/>
          <w:szCs w:val="20"/>
          <w:shd w:val="clear" w:color="auto" w:fill="FFFFFF"/>
        </w:rPr>
        <w:t xml:space="preserve"> K, </w:t>
      </w:r>
      <w:proofErr w:type="spellStart"/>
      <w:r>
        <w:rPr>
          <w:rFonts w:ascii="Arial" w:hAnsi="Arial" w:cs="Arial"/>
          <w:color w:val="222222"/>
          <w:sz w:val="20"/>
          <w:szCs w:val="20"/>
          <w:shd w:val="clear" w:color="auto" w:fill="FFFFFF"/>
        </w:rPr>
        <w:t>Sellis</w:t>
      </w:r>
      <w:proofErr w:type="spellEnd"/>
      <w:r>
        <w:rPr>
          <w:rFonts w:ascii="Arial" w:hAnsi="Arial" w:cs="Arial"/>
          <w:color w:val="222222"/>
          <w:sz w:val="20"/>
          <w:szCs w:val="20"/>
          <w:shd w:val="clear" w:color="auto" w:fill="FFFFFF"/>
        </w:rPr>
        <w:t xml:space="preserve"> T. Sampling trajectory streams with spatiotemporal criteria[C]//Scientific and Statistical Database Management, 2006. </w:t>
      </w:r>
      <w:proofErr w:type="gramStart"/>
      <w:r>
        <w:rPr>
          <w:rFonts w:ascii="Arial" w:hAnsi="Arial" w:cs="Arial"/>
          <w:color w:val="222222"/>
          <w:sz w:val="20"/>
          <w:szCs w:val="20"/>
          <w:shd w:val="clear" w:color="auto" w:fill="FFFFFF"/>
        </w:rPr>
        <w:t>18th International Conference on.</w:t>
      </w:r>
      <w:proofErr w:type="gramEnd"/>
      <w:r>
        <w:rPr>
          <w:rFonts w:ascii="Arial" w:hAnsi="Arial" w:cs="Arial"/>
          <w:color w:val="222222"/>
          <w:sz w:val="20"/>
          <w:szCs w:val="20"/>
          <w:shd w:val="clear" w:color="auto" w:fill="FFFFFF"/>
        </w:rPr>
        <w:t xml:space="preserve"> IEEE, 2006: 275-284.</w:t>
      </w:r>
    </w:p>
  </w:endnote>
  <w:endnote w:id="31">
    <w:p w14:paraId="1EB37814" w14:textId="77777777" w:rsidR="00A61B03" w:rsidRDefault="00A61B03" w:rsidP="00885D66">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000000"/>
          <w:sz w:val="20"/>
          <w:szCs w:val="20"/>
        </w:rPr>
        <w:t>Fock</w:t>
      </w:r>
      <w:proofErr w:type="spellEnd"/>
      <w:r>
        <w:rPr>
          <w:rFonts w:ascii="Arial" w:hAnsi="Arial" w:cs="Arial"/>
          <w:color w:val="000000"/>
          <w:sz w:val="20"/>
          <w:szCs w:val="20"/>
        </w:rPr>
        <w:t xml:space="preserve"> H O. Fisheries in the context of marine spatial planning: Defining principal areas for fisheries in the German </w:t>
      </w:r>
      <w:proofErr w:type="gramStart"/>
      <w:r>
        <w:rPr>
          <w:rFonts w:ascii="Arial" w:hAnsi="Arial" w:cs="Arial"/>
          <w:color w:val="000000"/>
          <w:sz w:val="20"/>
          <w:szCs w:val="20"/>
        </w:rPr>
        <w:t>EEZ[</w:t>
      </w:r>
      <w:proofErr w:type="gramEnd"/>
      <w:r>
        <w:rPr>
          <w:rFonts w:ascii="Arial" w:hAnsi="Arial" w:cs="Arial"/>
          <w:color w:val="000000"/>
          <w:sz w:val="20"/>
          <w:szCs w:val="20"/>
        </w:rPr>
        <w:t>J]. Marine Policy, 2008, 32(4):728-739.</w:t>
      </w:r>
    </w:p>
  </w:endnote>
  <w:endnote w:id="32">
    <w:p w14:paraId="66126663" w14:textId="77777777" w:rsidR="00A61B03" w:rsidRDefault="00A61B03" w:rsidP="00885D66">
      <w:pPr>
        <w:pStyle w:val="ad"/>
        <w:ind w:left="360" w:hangingChars="150" w:hanging="360"/>
      </w:pPr>
      <w:proofErr w:type="gramStart"/>
      <w:r>
        <w:rPr>
          <w:rFonts w:hint="eastAsia"/>
        </w:rPr>
        <w:t>[</w:t>
      </w:r>
      <w:r>
        <w:rPr>
          <w:rStyle w:val="ae"/>
        </w:rPr>
        <w:endnoteRef/>
      </w:r>
      <w:r>
        <w:rPr>
          <w:rFonts w:hint="eastAsia"/>
        </w:rPr>
        <w:t>]</w:t>
      </w:r>
      <w:r>
        <w:t xml:space="preserve"> </w:t>
      </w:r>
      <w:r>
        <w:rPr>
          <w:rFonts w:ascii="Arial" w:hAnsi="Arial" w:cs="Arial"/>
          <w:color w:val="000000"/>
          <w:sz w:val="20"/>
          <w:szCs w:val="20"/>
        </w:rPr>
        <w:t>Walker E, Bez N.</w:t>
      </w:r>
      <w:proofErr w:type="gramEnd"/>
      <w:r>
        <w:rPr>
          <w:rFonts w:ascii="Arial" w:hAnsi="Arial" w:cs="Arial"/>
          <w:color w:val="000000"/>
          <w:sz w:val="20"/>
          <w:szCs w:val="20"/>
        </w:rPr>
        <w:t xml:space="preserve"> A pioneer validation of a state-space model of vessel trajectories (VMS) with observers’ </w:t>
      </w:r>
      <w:proofErr w:type="gramStart"/>
      <w:r>
        <w:rPr>
          <w:rFonts w:ascii="Arial" w:hAnsi="Arial" w:cs="Arial"/>
          <w:color w:val="000000"/>
          <w:sz w:val="20"/>
          <w:szCs w:val="20"/>
        </w:rPr>
        <w:t>data[</w:t>
      </w:r>
      <w:proofErr w:type="gramEnd"/>
      <w:r>
        <w:rPr>
          <w:rFonts w:ascii="Arial" w:hAnsi="Arial" w:cs="Arial"/>
          <w:color w:val="000000"/>
          <w:sz w:val="20"/>
          <w:szCs w:val="20"/>
        </w:rPr>
        <w:t>J]. Ecological Modelling, 2010, 221(17):2008-2017.</w:t>
      </w:r>
    </w:p>
  </w:endnote>
  <w:endnote w:id="33">
    <w:p w14:paraId="6AEEDCF9" w14:textId="77777777" w:rsidR="00A61B03" w:rsidRDefault="00A61B03" w:rsidP="00885D66">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222222"/>
          <w:sz w:val="20"/>
          <w:szCs w:val="20"/>
          <w:shd w:val="clear" w:color="auto" w:fill="FFFFFF"/>
        </w:rPr>
        <w:t>Joo</w:t>
      </w:r>
      <w:proofErr w:type="spellEnd"/>
      <w:r>
        <w:rPr>
          <w:rFonts w:ascii="Arial" w:hAnsi="Arial" w:cs="Arial"/>
          <w:color w:val="222222"/>
          <w:sz w:val="20"/>
          <w:szCs w:val="20"/>
          <w:shd w:val="clear" w:color="auto" w:fill="FFFFFF"/>
        </w:rPr>
        <w:t xml:space="preserve"> R, Bertrand S, </w:t>
      </w:r>
      <w:proofErr w:type="spellStart"/>
      <w:r>
        <w:rPr>
          <w:rFonts w:ascii="Arial" w:hAnsi="Arial" w:cs="Arial"/>
          <w:color w:val="222222"/>
          <w:sz w:val="20"/>
          <w:szCs w:val="20"/>
          <w:shd w:val="clear" w:color="auto" w:fill="FFFFFF"/>
        </w:rPr>
        <w:t>Chaigneau</w:t>
      </w:r>
      <w:proofErr w:type="spellEnd"/>
      <w:r>
        <w:rPr>
          <w:rFonts w:ascii="Arial" w:hAnsi="Arial" w:cs="Arial"/>
          <w:color w:val="222222"/>
          <w:sz w:val="20"/>
          <w:szCs w:val="20"/>
          <w:shd w:val="clear" w:color="auto" w:fill="FFFFFF"/>
        </w:rPr>
        <w:t xml:space="preserve"> A, et al. Optimization of an artificial neural network for identifying fishing set positions from VMS data: an example from the Peruvian anchovy purse seine fishery[J]. Ecological Modelling, 2011, 222(4): 1048-1059.</w:t>
      </w:r>
    </w:p>
  </w:endnote>
  <w:endnote w:id="34">
    <w:p w14:paraId="25E61B73" w14:textId="77777777" w:rsidR="00A61B03" w:rsidRDefault="00A61B03" w:rsidP="005B2C89">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Bueno-Pardo J, </w:t>
      </w:r>
      <w:proofErr w:type="spellStart"/>
      <w:r>
        <w:rPr>
          <w:rFonts w:ascii="Arial" w:hAnsi="Arial" w:cs="Arial"/>
          <w:color w:val="000000"/>
          <w:sz w:val="20"/>
          <w:szCs w:val="20"/>
        </w:rPr>
        <w:t>Ramalho</w:t>
      </w:r>
      <w:proofErr w:type="spellEnd"/>
      <w:r>
        <w:rPr>
          <w:rFonts w:ascii="Arial" w:hAnsi="Arial" w:cs="Arial"/>
          <w:color w:val="000000"/>
          <w:sz w:val="20"/>
          <w:szCs w:val="20"/>
        </w:rPr>
        <w:t xml:space="preserve"> S P, </w:t>
      </w:r>
      <w:proofErr w:type="spellStart"/>
      <w:r>
        <w:rPr>
          <w:rFonts w:ascii="Arial" w:hAnsi="Arial" w:cs="Arial"/>
          <w:color w:val="000000"/>
          <w:sz w:val="20"/>
          <w:szCs w:val="20"/>
        </w:rPr>
        <w:t>García</w:t>
      </w:r>
      <w:proofErr w:type="spellEnd"/>
      <w:r>
        <w:rPr>
          <w:rFonts w:ascii="Arial" w:hAnsi="Arial" w:cs="Arial"/>
          <w:color w:val="000000"/>
          <w:sz w:val="20"/>
          <w:szCs w:val="20"/>
        </w:rPr>
        <w:t>-Alegre A, et al. Deep-sea crustacean trawling fisheries in Portugal: quantification of effort and assessment of landings per unit effort using a Vessel Monitoring System (VMS)[J]. Scientific Reports, 2017, 7:40795.</w:t>
      </w:r>
    </w:p>
  </w:endnote>
  <w:endnote w:id="35">
    <w:p w14:paraId="07B7C11B" w14:textId="77777777" w:rsidR="00A61B03" w:rsidRDefault="00A61B03" w:rsidP="005B2C89">
      <w:pPr>
        <w:pStyle w:val="ad"/>
        <w:ind w:left="360" w:hangingChars="150" w:hanging="360"/>
      </w:pPr>
      <w:r>
        <w:rPr>
          <w:rFonts w:hint="eastAsia"/>
        </w:rPr>
        <w:t>[</w:t>
      </w:r>
      <w:r>
        <w:rPr>
          <w:rStyle w:val="ae"/>
        </w:rPr>
        <w:endnoteRef/>
      </w:r>
      <w:r>
        <w:rPr>
          <w:rFonts w:hint="eastAsia"/>
        </w:rPr>
        <w:t>]</w:t>
      </w:r>
      <w:r>
        <w:t xml:space="preserve"> </w:t>
      </w:r>
      <w:proofErr w:type="spellStart"/>
      <w:r>
        <w:rPr>
          <w:rFonts w:ascii="Arial" w:hAnsi="Arial" w:cs="Arial"/>
          <w:color w:val="000000"/>
          <w:sz w:val="20"/>
          <w:szCs w:val="20"/>
        </w:rPr>
        <w:t>Joo</w:t>
      </w:r>
      <w:proofErr w:type="spellEnd"/>
      <w:r>
        <w:rPr>
          <w:rFonts w:ascii="Arial" w:hAnsi="Arial" w:cs="Arial"/>
          <w:color w:val="000000"/>
          <w:sz w:val="20"/>
          <w:szCs w:val="20"/>
        </w:rPr>
        <w:t xml:space="preserve"> R, Salcedo O, Gutierrez M, et al. Defining fishing spatial strategies from VMS data: Insights from the world's largest monospecific fishery[J]. Fisheries Research, 2015, 164:223-230.</w:t>
      </w:r>
    </w:p>
  </w:endnote>
  <w:endnote w:id="36">
    <w:p w14:paraId="14D1E2B0" w14:textId="77777777" w:rsidR="00A61B03" w:rsidRDefault="00A61B03" w:rsidP="00275FEE">
      <w:pPr>
        <w:pStyle w:val="ad"/>
        <w:ind w:left="360" w:hangingChars="150" w:hanging="360"/>
      </w:pPr>
      <w:r>
        <w:rPr>
          <w:rFonts w:hint="eastAsia"/>
        </w:rPr>
        <w:t>[</w:t>
      </w:r>
      <w:r>
        <w:rPr>
          <w:rStyle w:val="ae"/>
        </w:rPr>
        <w:endnoteRef/>
      </w:r>
      <w:r>
        <w:rPr>
          <w:rFonts w:hint="eastAsia"/>
        </w:rPr>
        <w:t>]</w:t>
      </w:r>
      <w:r>
        <w:t xml:space="preserve"> </w:t>
      </w:r>
      <w:r>
        <w:rPr>
          <w:rFonts w:ascii="Arial" w:hAnsi="Arial" w:cs="Arial"/>
          <w:color w:val="000000"/>
          <w:sz w:val="20"/>
          <w:szCs w:val="20"/>
        </w:rPr>
        <w:t xml:space="preserve">Yuan J, Zheng Y, Zhang C, et al. T-drive: driving directions based on taxi trajectories[C]// </w:t>
      </w:r>
      <w:proofErr w:type="spellStart"/>
      <w:r>
        <w:rPr>
          <w:rFonts w:ascii="Arial" w:hAnsi="Arial" w:cs="Arial"/>
          <w:color w:val="000000"/>
          <w:sz w:val="20"/>
          <w:szCs w:val="20"/>
        </w:rPr>
        <w:t>Sigspatial</w:t>
      </w:r>
      <w:proofErr w:type="spellEnd"/>
      <w:r>
        <w:rPr>
          <w:rFonts w:ascii="Arial" w:hAnsi="Arial" w:cs="Arial"/>
          <w:color w:val="000000"/>
          <w:sz w:val="20"/>
          <w:szCs w:val="20"/>
        </w:rPr>
        <w:t xml:space="preserve"> International Conference on Advances in Geographic Information Systems. ACM, 2010:99-108.</w:t>
      </w:r>
    </w:p>
  </w:endnote>
  <w:endnote w:id="37">
    <w:p w14:paraId="42C60CC3" w14:textId="0123544D" w:rsidR="00A61B03" w:rsidRPr="007A0647" w:rsidRDefault="00A61B03" w:rsidP="007A0647">
      <w:pPr>
        <w:pStyle w:val="ad"/>
        <w:ind w:left="360" w:hangingChars="150" w:hanging="360"/>
        <w:rPr>
          <w:rFonts w:hint="eastAsia"/>
        </w:rPr>
      </w:pPr>
      <w:r>
        <w:rPr>
          <w:rFonts w:hint="eastAsia"/>
        </w:rPr>
        <w:t>[</w:t>
      </w:r>
      <w:r>
        <w:rPr>
          <w:rStyle w:val="ae"/>
        </w:rPr>
        <w:endnoteRef/>
      </w:r>
      <w:r>
        <w:rPr>
          <w:rFonts w:hint="eastAsia"/>
        </w:rPr>
        <w:t>]</w:t>
      </w:r>
      <w:r>
        <w:t xml:space="preserve"> </w:t>
      </w:r>
      <w:r>
        <w:rPr>
          <w:rFonts w:ascii="Arial" w:hAnsi="Arial" w:cs="Arial"/>
          <w:color w:val="000000"/>
          <w:sz w:val="20"/>
          <w:szCs w:val="20"/>
        </w:rPr>
        <w:t xml:space="preserve">Douglas D H, </w:t>
      </w:r>
      <w:proofErr w:type="spellStart"/>
      <w:r>
        <w:rPr>
          <w:rFonts w:ascii="Arial" w:hAnsi="Arial" w:cs="Arial"/>
          <w:color w:val="000000"/>
          <w:sz w:val="20"/>
          <w:szCs w:val="20"/>
        </w:rPr>
        <w:t>Peucker</w:t>
      </w:r>
      <w:proofErr w:type="spellEnd"/>
      <w:r>
        <w:rPr>
          <w:rFonts w:ascii="Arial" w:hAnsi="Arial" w:cs="Arial"/>
          <w:color w:val="000000"/>
          <w:sz w:val="20"/>
          <w:szCs w:val="20"/>
        </w:rPr>
        <w:t xml:space="preserve"> T K. Algorithms for the Reduction of the Number of Points Required to Represent a Digitized Line or Its </w:t>
      </w:r>
      <w:proofErr w:type="gramStart"/>
      <w:r>
        <w:rPr>
          <w:rFonts w:ascii="Arial" w:hAnsi="Arial" w:cs="Arial"/>
          <w:color w:val="000000"/>
          <w:sz w:val="20"/>
          <w:szCs w:val="20"/>
        </w:rPr>
        <w:t>Caricature[</w:t>
      </w:r>
      <w:proofErr w:type="gramEnd"/>
      <w:r>
        <w:rPr>
          <w:rFonts w:ascii="Arial" w:hAnsi="Arial" w:cs="Arial"/>
          <w:color w:val="000000"/>
          <w:sz w:val="20"/>
          <w:szCs w:val="20"/>
        </w:rPr>
        <w:t xml:space="preserve">J]. </w:t>
      </w:r>
      <w:proofErr w:type="spellStart"/>
      <w:r>
        <w:rPr>
          <w:rFonts w:ascii="Arial" w:hAnsi="Arial" w:cs="Arial"/>
          <w:color w:val="000000"/>
          <w:sz w:val="20"/>
          <w:szCs w:val="20"/>
        </w:rPr>
        <w:t>Cartographica</w:t>
      </w:r>
      <w:proofErr w:type="spellEnd"/>
      <w:r>
        <w:rPr>
          <w:rFonts w:ascii="Arial" w:hAnsi="Arial" w:cs="Arial"/>
          <w:color w:val="000000"/>
          <w:sz w:val="20"/>
          <w:szCs w:val="20"/>
        </w:rPr>
        <w:t xml:space="preserve"> the International Journal for Geographic Information &amp; </w:t>
      </w:r>
      <w:proofErr w:type="spellStart"/>
      <w:r>
        <w:rPr>
          <w:rFonts w:ascii="Arial" w:hAnsi="Arial" w:cs="Arial"/>
          <w:color w:val="000000"/>
          <w:sz w:val="20"/>
          <w:szCs w:val="20"/>
        </w:rPr>
        <w:t>Geovisualization</w:t>
      </w:r>
      <w:proofErr w:type="spellEnd"/>
      <w:r>
        <w:rPr>
          <w:rFonts w:ascii="Arial" w:hAnsi="Arial" w:cs="Arial"/>
          <w:color w:val="000000"/>
          <w:sz w:val="20"/>
          <w:szCs w:val="20"/>
        </w:rPr>
        <w:t>, 1973, 10(2):112-122.</w:t>
      </w:r>
    </w:p>
  </w:endnote>
  <w:endnote w:id="38">
    <w:p w14:paraId="435C97B3" w14:textId="0D764FB4" w:rsidR="00A61B03" w:rsidRPr="00D87681" w:rsidRDefault="00A61B03" w:rsidP="00D87681">
      <w:pPr>
        <w:pStyle w:val="ad"/>
        <w:spacing w:line="300" w:lineRule="auto"/>
        <w:ind w:left="315" w:hangingChars="150" w:hanging="315"/>
        <w:rPr>
          <w:rFonts w:ascii="Times New Roman" w:hAnsi="Times New Roman" w:cs="Times New Roman"/>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Campbell M S, </w:t>
      </w:r>
      <w:proofErr w:type="spellStart"/>
      <w:r w:rsidRPr="00D87681">
        <w:rPr>
          <w:rFonts w:ascii="Times New Roman" w:hAnsi="Times New Roman" w:cs="Times New Roman"/>
          <w:color w:val="000000"/>
          <w:sz w:val="21"/>
          <w:szCs w:val="21"/>
        </w:rPr>
        <w:t>Stehfest</w:t>
      </w:r>
      <w:proofErr w:type="spellEnd"/>
      <w:r w:rsidRPr="00D87681">
        <w:rPr>
          <w:rFonts w:ascii="Times New Roman" w:hAnsi="Times New Roman" w:cs="Times New Roman"/>
          <w:color w:val="000000"/>
          <w:sz w:val="21"/>
          <w:szCs w:val="21"/>
        </w:rPr>
        <w:t xml:space="preserve"> K M, </w:t>
      </w:r>
      <w:proofErr w:type="spellStart"/>
      <w:r w:rsidRPr="00D87681">
        <w:rPr>
          <w:rFonts w:ascii="Times New Roman" w:hAnsi="Times New Roman" w:cs="Times New Roman"/>
          <w:color w:val="000000"/>
          <w:sz w:val="21"/>
          <w:szCs w:val="21"/>
        </w:rPr>
        <w:t>Votier</w:t>
      </w:r>
      <w:proofErr w:type="spellEnd"/>
      <w:r w:rsidRPr="00D87681">
        <w:rPr>
          <w:rFonts w:ascii="Times New Roman" w:hAnsi="Times New Roman" w:cs="Times New Roman"/>
          <w:color w:val="000000"/>
          <w:sz w:val="21"/>
          <w:szCs w:val="21"/>
        </w:rPr>
        <w:t xml:space="preserve"> S C, et al. Mapping fisheries for marine spatial planning: Gear-specific vessel monitoring system (VMS), marine conservation and offshore renewable energy[J]. Marine Policy, 2014, 45(1):293-300.</w:t>
      </w:r>
    </w:p>
  </w:endnote>
  <w:endnote w:id="39">
    <w:p w14:paraId="4BDC09C5" w14:textId="77777777" w:rsidR="00A61B03" w:rsidRDefault="00A61B03" w:rsidP="00D87681">
      <w:pPr>
        <w:pStyle w:val="ad"/>
        <w:spacing w:line="300" w:lineRule="auto"/>
        <w:ind w:left="315" w:hangingChars="150" w:hanging="315"/>
        <w:rPr>
          <w:rFonts w:ascii="Times New Roman" w:hAnsi="Times New Roman" w:cs="Times New Roman"/>
          <w:color w:val="000000"/>
          <w:sz w:val="21"/>
          <w:szCs w:val="21"/>
        </w:rPr>
      </w:pPr>
      <w:r w:rsidRPr="00D87681">
        <w:rPr>
          <w:rFonts w:ascii="Times New Roman" w:hAnsi="Times New Roman" w:cs="Times New Roman"/>
          <w:sz w:val="21"/>
          <w:szCs w:val="21"/>
        </w:rPr>
        <w:t>[</w:t>
      </w:r>
      <w:r w:rsidRPr="00D87681">
        <w:rPr>
          <w:rStyle w:val="ae"/>
          <w:rFonts w:ascii="Times New Roman" w:hAnsi="Times New Roman" w:cs="Times New Roman"/>
          <w:sz w:val="21"/>
          <w:szCs w:val="21"/>
          <w:vertAlign w:val="baseline"/>
        </w:rPr>
        <w:endnoteRef/>
      </w:r>
      <w:r w:rsidRPr="00D87681">
        <w:rPr>
          <w:rFonts w:ascii="Times New Roman" w:hAnsi="Times New Roman" w:cs="Times New Roman"/>
          <w:sz w:val="21"/>
          <w:szCs w:val="21"/>
        </w:rPr>
        <w:t xml:space="preserve">] </w:t>
      </w:r>
      <w:r w:rsidRPr="00D87681">
        <w:rPr>
          <w:rFonts w:ascii="Times New Roman" w:hAnsi="Times New Roman" w:cs="Times New Roman"/>
          <w:color w:val="000000"/>
          <w:sz w:val="21"/>
          <w:szCs w:val="21"/>
        </w:rPr>
        <w:t xml:space="preserve">Russo T, </w:t>
      </w:r>
      <w:proofErr w:type="spellStart"/>
      <w:r w:rsidRPr="00D87681">
        <w:rPr>
          <w:rFonts w:ascii="Times New Roman" w:hAnsi="Times New Roman" w:cs="Times New Roman"/>
          <w:color w:val="000000"/>
          <w:sz w:val="21"/>
          <w:szCs w:val="21"/>
        </w:rPr>
        <w:t>Parisi</w:t>
      </w:r>
      <w:proofErr w:type="spellEnd"/>
      <w:r w:rsidRPr="00D87681">
        <w:rPr>
          <w:rFonts w:ascii="Times New Roman" w:hAnsi="Times New Roman" w:cs="Times New Roman"/>
          <w:color w:val="000000"/>
          <w:sz w:val="21"/>
          <w:szCs w:val="21"/>
        </w:rPr>
        <w:t xml:space="preserve"> A, </w:t>
      </w:r>
      <w:proofErr w:type="spellStart"/>
      <w:r w:rsidRPr="00D87681">
        <w:rPr>
          <w:rFonts w:ascii="Times New Roman" w:hAnsi="Times New Roman" w:cs="Times New Roman"/>
          <w:color w:val="000000"/>
          <w:sz w:val="21"/>
          <w:szCs w:val="21"/>
        </w:rPr>
        <w:t>Cataudella</w:t>
      </w:r>
      <w:proofErr w:type="spellEnd"/>
      <w:r w:rsidRPr="00D87681">
        <w:rPr>
          <w:rFonts w:ascii="Times New Roman" w:hAnsi="Times New Roman" w:cs="Times New Roman"/>
          <w:color w:val="000000"/>
          <w:sz w:val="21"/>
          <w:szCs w:val="21"/>
        </w:rPr>
        <w:t xml:space="preserve"> S. Spatial indicators of fishing pressure: Preliminary analyses and possible </w:t>
      </w:r>
      <w:proofErr w:type="gramStart"/>
      <w:r w:rsidRPr="00D87681">
        <w:rPr>
          <w:rFonts w:ascii="Times New Roman" w:hAnsi="Times New Roman" w:cs="Times New Roman"/>
          <w:color w:val="000000"/>
          <w:sz w:val="21"/>
          <w:szCs w:val="21"/>
        </w:rPr>
        <w:t>developments[</w:t>
      </w:r>
      <w:proofErr w:type="gramEnd"/>
      <w:r w:rsidRPr="00D87681">
        <w:rPr>
          <w:rFonts w:ascii="Times New Roman" w:hAnsi="Times New Roman" w:cs="Times New Roman"/>
          <w:color w:val="000000"/>
          <w:sz w:val="21"/>
          <w:szCs w:val="21"/>
        </w:rPr>
        <w:t>J]. Ecological Indicators, 2013, 26(1):141-153.</w:t>
      </w:r>
    </w:p>
    <w:p w14:paraId="2A69A3F2" w14:textId="77777777" w:rsidR="00A61B03" w:rsidRDefault="00A61B03" w:rsidP="00D87681">
      <w:pPr>
        <w:pStyle w:val="ad"/>
        <w:spacing w:line="300" w:lineRule="auto"/>
        <w:ind w:left="315" w:hangingChars="150" w:hanging="315"/>
        <w:rPr>
          <w:sz w:val="21"/>
          <w:szCs w:val="21"/>
        </w:rPr>
      </w:pPr>
    </w:p>
    <w:p w14:paraId="2FA827F4" w14:textId="77777777" w:rsidR="00A61B03" w:rsidRDefault="00A61B03" w:rsidP="00D87681">
      <w:pPr>
        <w:pStyle w:val="ad"/>
        <w:spacing w:line="300" w:lineRule="auto"/>
        <w:ind w:left="315" w:hangingChars="150" w:hanging="315"/>
        <w:rPr>
          <w:sz w:val="21"/>
          <w:szCs w:val="21"/>
        </w:rPr>
      </w:pPr>
    </w:p>
    <w:p w14:paraId="61119840" w14:textId="77777777" w:rsidR="00A61B03" w:rsidRDefault="00A61B03" w:rsidP="00D87681">
      <w:pPr>
        <w:pStyle w:val="ad"/>
        <w:spacing w:line="300" w:lineRule="auto"/>
        <w:ind w:left="315" w:hangingChars="150" w:hanging="315"/>
        <w:rPr>
          <w:sz w:val="21"/>
          <w:szCs w:val="21"/>
        </w:rPr>
      </w:pPr>
    </w:p>
    <w:p w14:paraId="7B0ABC91" w14:textId="77777777" w:rsidR="00A61B03" w:rsidRDefault="00A61B03" w:rsidP="00D87681">
      <w:pPr>
        <w:pStyle w:val="ad"/>
        <w:spacing w:line="300" w:lineRule="auto"/>
        <w:ind w:left="315" w:hangingChars="150" w:hanging="315"/>
        <w:rPr>
          <w:sz w:val="21"/>
          <w:szCs w:val="21"/>
        </w:rPr>
      </w:pPr>
    </w:p>
    <w:p w14:paraId="65F10767" w14:textId="77777777" w:rsidR="00A61B03" w:rsidRDefault="00A61B03" w:rsidP="00D87681">
      <w:pPr>
        <w:pStyle w:val="ad"/>
        <w:spacing w:line="300" w:lineRule="auto"/>
        <w:ind w:left="315" w:hangingChars="150" w:hanging="315"/>
        <w:rPr>
          <w:sz w:val="21"/>
          <w:szCs w:val="21"/>
        </w:rPr>
      </w:pPr>
    </w:p>
    <w:p w14:paraId="6AB5D681" w14:textId="77777777" w:rsidR="00A61B03" w:rsidRDefault="00A61B03" w:rsidP="00D87681">
      <w:pPr>
        <w:pStyle w:val="ad"/>
        <w:spacing w:line="300" w:lineRule="auto"/>
        <w:ind w:left="315" w:hangingChars="150" w:hanging="315"/>
        <w:rPr>
          <w:sz w:val="21"/>
          <w:szCs w:val="21"/>
        </w:rPr>
      </w:pPr>
    </w:p>
    <w:p w14:paraId="5CF2F5C4" w14:textId="77777777" w:rsidR="00A61B03" w:rsidRDefault="00A61B03" w:rsidP="00D87681">
      <w:pPr>
        <w:pStyle w:val="ad"/>
        <w:spacing w:line="300" w:lineRule="auto"/>
        <w:ind w:left="315" w:hangingChars="150" w:hanging="315"/>
        <w:rPr>
          <w:sz w:val="21"/>
          <w:szCs w:val="21"/>
        </w:rPr>
      </w:pPr>
    </w:p>
    <w:p w14:paraId="6FCB5769" w14:textId="77777777" w:rsidR="00A61B03" w:rsidRDefault="00A61B03" w:rsidP="00D87681">
      <w:pPr>
        <w:pStyle w:val="ad"/>
        <w:spacing w:line="300" w:lineRule="auto"/>
        <w:ind w:left="315" w:hangingChars="150" w:hanging="315"/>
        <w:rPr>
          <w:sz w:val="21"/>
          <w:szCs w:val="21"/>
        </w:rPr>
      </w:pPr>
    </w:p>
    <w:p w14:paraId="66E556F8" w14:textId="77777777" w:rsidR="00A61B03" w:rsidRDefault="00A61B03" w:rsidP="00D87681">
      <w:pPr>
        <w:pStyle w:val="ad"/>
        <w:spacing w:line="300" w:lineRule="auto"/>
        <w:ind w:left="315" w:hangingChars="150" w:hanging="315"/>
        <w:rPr>
          <w:sz w:val="21"/>
          <w:szCs w:val="21"/>
        </w:rPr>
      </w:pPr>
    </w:p>
    <w:p w14:paraId="074663A7" w14:textId="77777777" w:rsidR="00A61B03" w:rsidRDefault="00A61B03" w:rsidP="00D87681">
      <w:pPr>
        <w:pStyle w:val="ad"/>
        <w:spacing w:line="300" w:lineRule="auto"/>
        <w:ind w:left="315" w:hangingChars="150" w:hanging="315"/>
        <w:rPr>
          <w:sz w:val="21"/>
          <w:szCs w:val="21"/>
        </w:rPr>
      </w:pPr>
    </w:p>
    <w:p w14:paraId="3269C54D" w14:textId="77777777" w:rsidR="00A61B03" w:rsidRDefault="00A61B03" w:rsidP="00D87681">
      <w:pPr>
        <w:pStyle w:val="ad"/>
        <w:spacing w:line="300" w:lineRule="auto"/>
        <w:ind w:left="315" w:hangingChars="150" w:hanging="315"/>
        <w:rPr>
          <w:sz w:val="21"/>
          <w:szCs w:val="21"/>
        </w:rPr>
      </w:pPr>
    </w:p>
    <w:p w14:paraId="1EC2E754" w14:textId="77777777" w:rsidR="00A61B03" w:rsidRDefault="00A61B03" w:rsidP="00D87681">
      <w:pPr>
        <w:pStyle w:val="ad"/>
        <w:spacing w:line="300" w:lineRule="auto"/>
        <w:ind w:left="315" w:hangingChars="150" w:hanging="315"/>
        <w:rPr>
          <w:sz w:val="21"/>
          <w:szCs w:val="21"/>
        </w:rPr>
      </w:pPr>
    </w:p>
    <w:p w14:paraId="36313884" w14:textId="77777777" w:rsidR="00A61B03" w:rsidRDefault="00A61B03" w:rsidP="00D87681">
      <w:pPr>
        <w:pStyle w:val="ad"/>
        <w:spacing w:line="300" w:lineRule="auto"/>
        <w:ind w:left="315" w:hangingChars="150" w:hanging="315"/>
        <w:rPr>
          <w:sz w:val="21"/>
          <w:szCs w:val="21"/>
        </w:rPr>
      </w:pPr>
    </w:p>
    <w:p w14:paraId="1951DFDF" w14:textId="77777777" w:rsidR="00A61B03" w:rsidRDefault="00A61B03" w:rsidP="00D87681">
      <w:pPr>
        <w:pStyle w:val="ad"/>
        <w:spacing w:line="300" w:lineRule="auto"/>
        <w:ind w:left="315" w:hangingChars="150" w:hanging="315"/>
        <w:rPr>
          <w:sz w:val="21"/>
          <w:szCs w:val="21"/>
        </w:rPr>
      </w:pPr>
    </w:p>
    <w:p w14:paraId="75061F29" w14:textId="77777777" w:rsidR="00A61B03" w:rsidRDefault="00A61B03" w:rsidP="00D87681">
      <w:pPr>
        <w:pStyle w:val="ad"/>
        <w:spacing w:line="300" w:lineRule="auto"/>
        <w:ind w:left="315" w:hangingChars="150" w:hanging="315"/>
        <w:rPr>
          <w:sz w:val="21"/>
          <w:szCs w:val="21"/>
        </w:rPr>
      </w:pPr>
    </w:p>
    <w:p w14:paraId="06E66E18" w14:textId="77777777" w:rsidR="00A61B03" w:rsidRDefault="00A61B03" w:rsidP="00D87681">
      <w:pPr>
        <w:pStyle w:val="ad"/>
        <w:spacing w:line="300" w:lineRule="auto"/>
        <w:ind w:left="315" w:hangingChars="150" w:hanging="315"/>
        <w:rPr>
          <w:sz w:val="21"/>
          <w:szCs w:val="21"/>
        </w:rPr>
      </w:pPr>
    </w:p>
    <w:p w14:paraId="511A4E7B" w14:textId="77777777" w:rsidR="00A61B03" w:rsidRDefault="00A61B03" w:rsidP="00D87681">
      <w:pPr>
        <w:pStyle w:val="ad"/>
        <w:spacing w:line="300" w:lineRule="auto"/>
        <w:ind w:left="315" w:hangingChars="150" w:hanging="315"/>
        <w:rPr>
          <w:sz w:val="21"/>
          <w:szCs w:val="21"/>
        </w:rPr>
      </w:pPr>
    </w:p>
    <w:p w14:paraId="7941B4A0" w14:textId="77777777" w:rsidR="00A61B03" w:rsidRDefault="00A61B03" w:rsidP="00D87681">
      <w:pPr>
        <w:pStyle w:val="ad"/>
        <w:spacing w:line="300" w:lineRule="auto"/>
        <w:ind w:left="315" w:hangingChars="150" w:hanging="315"/>
        <w:rPr>
          <w:sz w:val="21"/>
          <w:szCs w:val="21"/>
        </w:rPr>
      </w:pPr>
    </w:p>
    <w:p w14:paraId="68BB4633" w14:textId="77777777" w:rsidR="00A61B03" w:rsidRDefault="00A61B03" w:rsidP="00D87681">
      <w:pPr>
        <w:pStyle w:val="ad"/>
        <w:spacing w:line="300" w:lineRule="auto"/>
        <w:ind w:left="315" w:hangingChars="150" w:hanging="315"/>
        <w:rPr>
          <w:sz w:val="21"/>
          <w:szCs w:val="21"/>
        </w:rPr>
      </w:pPr>
    </w:p>
    <w:p w14:paraId="7380F7E7" w14:textId="77777777" w:rsidR="00A61B03" w:rsidRDefault="00A61B03" w:rsidP="00D87681">
      <w:pPr>
        <w:pStyle w:val="ad"/>
        <w:spacing w:line="300" w:lineRule="auto"/>
        <w:ind w:left="315" w:hangingChars="150" w:hanging="315"/>
        <w:rPr>
          <w:sz w:val="21"/>
          <w:szCs w:val="21"/>
        </w:rPr>
      </w:pPr>
    </w:p>
    <w:p w14:paraId="35B34FE8" w14:textId="77777777" w:rsidR="00A61B03" w:rsidRDefault="00A61B03" w:rsidP="00D87681">
      <w:pPr>
        <w:pStyle w:val="ad"/>
        <w:spacing w:line="300" w:lineRule="auto"/>
        <w:ind w:left="315" w:hangingChars="150" w:hanging="315"/>
        <w:rPr>
          <w:sz w:val="21"/>
          <w:szCs w:val="21"/>
        </w:rPr>
      </w:pPr>
    </w:p>
    <w:p w14:paraId="3B0D3BD7" w14:textId="77777777" w:rsidR="00A61B03" w:rsidRDefault="00A61B03" w:rsidP="00D87681">
      <w:pPr>
        <w:pStyle w:val="ad"/>
        <w:spacing w:line="300" w:lineRule="auto"/>
        <w:ind w:left="315" w:hangingChars="150" w:hanging="315"/>
        <w:rPr>
          <w:sz w:val="21"/>
          <w:szCs w:val="21"/>
        </w:rPr>
      </w:pPr>
    </w:p>
    <w:p w14:paraId="05BD88AA" w14:textId="77777777" w:rsidR="00A61B03" w:rsidRDefault="00A61B03" w:rsidP="00D87681">
      <w:pPr>
        <w:pStyle w:val="ad"/>
        <w:spacing w:line="300" w:lineRule="auto"/>
        <w:ind w:left="315" w:hangingChars="150" w:hanging="315"/>
        <w:rPr>
          <w:sz w:val="21"/>
          <w:szCs w:val="21"/>
        </w:rPr>
      </w:pPr>
    </w:p>
    <w:p w14:paraId="5330A844" w14:textId="77777777" w:rsidR="00A61B03" w:rsidRDefault="00A61B03" w:rsidP="00D87681">
      <w:pPr>
        <w:pStyle w:val="ad"/>
        <w:spacing w:line="300" w:lineRule="auto"/>
        <w:ind w:left="315" w:hangingChars="150" w:hanging="315"/>
        <w:rPr>
          <w:sz w:val="21"/>
          <w:szCs w:val="21"/>
        </w:rPr>
      </w:pPr>
    </w:p>
    <w:p w14:paraId="0CB40FA0" w14:textId="77777777" w:rsidR="00A61B03" w:rsidRDefault="00A61B03" w:rsidP="00D87681">
      <w:pPr>
        <w:pStyle w:val="ad"/>
        <w:spacing w:line="300" w:lineRule="auto"/>
        <w:ind w:left="315" w:hangingChars="150" w:hanging="315"/>
        <w:rPr>
          <w:sz w:val="21"/>
          <w:szCs w:val="21"/>
        </w:rPr>
      </w:pPr>
    </w:p>
    <w:p w14:paraId="72C81535" w14:textId="77777777" w:rsidR="00A61B03" w:rsidRDefault="00A61B03" w:rsidP="00D87681">
      <w:pPr>
        <w:pStyle w:val="ad"/>
        <w:spacing w:line="300" w:lineRule="auto"/>
        <w:ind w:left="315" w:hangingChars="150" w:hanging="315"/>
        <w:rPr>
          <w:sz w:val="21"/>
          <w:szCs w:val="21"/>
        </w:rPr>
      </w:pPr>
    </w:p>
    <w:p w14:paraId="00E29947" w14:textId="77777777" w:rsidR="00A61B03" w:rsidRDefault="00A61B03" w:rsidP="00D87681">
      <w:pPr>
        <w:pStyle w:val="ad"/>
        <w:spacing w:line="300" w:lineRule="auto"/>
        <w:ind w:left="315" w:hangingChars="150" w:hanging="315"/>
        <w:rPr>
          <w:sz w:val="21"/>
          <w:szCs w:val="21"/>
        </w:rPr>
      </w:pPr>
    </w:p>
    <w:p w14:paraId="101EF869" w14:textId="77777777" w:rsidR="00A61B03" w:rsidRDefault="00A61B03" w:rsidP="00D87681">
      <w:pPr>
        <w:pStyle w:val="ad"/>
        <w:spacing w:line="300" w:lineRule="auto"/>
        <w:ind w:left="315" w:hangingChars="150" w:hanging="315"/>
        <w:rPr>
          <w:sz w:val="21"/>
          <w:szCs w:val="21"/>
        </w:rPr>
      </w:pPr>
    </w:p>
    <w:p w14:paraId="0F2C8FCB" w14:textId="77777777" w:rsidR="00A61B03" w:rsidRDefault="00A61B03" w:rsidP="00D87681">
      <w:pPr>
        <w:pStyle w:val="ad"/>
        <w:spacing w:line="300" w:lineRule="auto"/>
        <w:ind w:left="315" w:hangingChars="150" w:hanging="315"/>
        <w:rPr>
          <w:sz w:val="21"/>
          <w:szCs w:val="21"/>
        </w:rPr>
      </w:pPr>
    </w:p>
    <w:p w14:paraId="3B950DD7" w14:textId="77777777" w:rsidR="00A61B03" w:rsidRDefault="00A61B03" w:rsidP="00D87681">
      <w:pPr>
        <w:pStyle w:val="ad"/>
        <w:spacing w:line="300" w:lineRule="auto"/>
        <w:ind w:left="315" w:hangingChars="150" w:hanging="315"/>
        <w:rPr>
          <w:sz w:val="21"/>
          <w:szCs w:val="21"/>
        </w:rPr>
      </w:pPr>
    </w:p>
    <w:p w14:paraId="6040BDF1" w14:textId="77777777" w:rsidR="00A61B03" w:rsidRDefault="00A61B03" w:rsidP="00D87681">
      <w:pPr>
        <w:pStyle w:val="ad"/>
        <w:spacing w:line="300" w:lineRule="auto"/>
        <w:ind w:left="315" w:hangingChars="150" w:hanging="315"/>
        <w:rPr>
          <w:sz w:val="21"/>
          <w:szCs w:val="21"/>
        </w:rPr>
      </w:pPr>
    </w:p>
    <w:p w14:paraId="2EC3BE10" w14:textId="77777777" w:rsidR="00A61B03" w:rsidRDefault="00A61B03" w:rsidP="00D87681">
      <w:pPr>
        <w:pStyle w:val="ad"/>
        <w:spacing w:line="300" w:lineRule="auto"/>
        <w:ind w:left="315" w:hangingChars="150" w:hanging="315"/>
        <w:rPr>
          <w:sz w:val="21"/>
          <w:szCs w:val="21"/>
        </w:rPr>
      </w:pPr>
    </w:p>
    <w:p w14:paraId="2E5F1C18" w14:textId="77777777" w:rsidR="00A61B03" w:rsidRDefault="00A61B03" w:rsidP="00D87681">
      <w:pPr>
        <w:pStyle w:val="ad"/>
        <w:spacing w:line="300" w:lineRule="auto"/>
        <w:ind w:left="315" w:hangingChars="150" w:hanging="315"/>
        <w:rPr>
          <w:sz w:val="21"/>
          <w:szCs w:val="21"/>
        </w:rPr>
      </w:pPr>
    </w:p>
    <w:p w14:paraId="6FA79808" w14:textId="77777777" w:rsidR="00A61B03" w:rsidRDefault="00A61B03" w:rsidP="00D87681">
      <w:pPr>
        <w:pStyle w:val="ad"/>
        <w:spacing w:line="300" w:lineRule="auto"/>
        <w:ind w:left="315" w:hangingChars="150" w:hanging="315"/>
        <w:rPr>
          <w:sz w:val="21"/>
          <w:szCs w:val="21"/>
        </w:rPr>
      </w:pPr>
    </w:p>
    <w:p w14:paraId="11C58DDA" w14:textId="10E6F772" w:rsidR="00A61B03" w:rsidRDefault="00A61B03" w:rsidP="00816778">
      <w:pPr>
        <w:pStyle w:val="ad"/>
        <w:spacing w:line="300" w:lineRule="auto"/>
        <w:ind w:left="360" w:hangingChars="150" w:hanging="360"/>
        <w:jc w:val="center"/>
        <w:rPr>
          <w:rFonts w:ascii="黑体" w:eastAsia="黑体" w:hAnsi="黑体"/>
          <w:szCs w:val="24"/>
        </w:rPr>
      </w:pPr>
      <w:r w:rsidRPr="00816778">
        <w:rPr>
          <w:rFonts w:ascii="黑体" w:eastAsia="黑体" w:hAnsi="黑体" w:hint="eastAsia"/>
          <w:szCs w:val="24"/>
        </w:rPr>
        <w:t>致谢</w:t>
      </w:r>
    </w:p>
    <w:p w14:paraId="4AD8DBFA" w14:textId="0A2B8DBC" w:rsidR="00A61B03" w:rsidRPr="00614DF3" w:rsidRDefault="00A61B03" w:rsidP="001418FC">
      <w:pPr>
        <w:pStyle w:val="ad"/>
        <w:spacing w:line="300" w:lineRule="auto"/>
        <w:ind w:firstLine="360"/>
        <w:rPr>
          <w:rFonts w:asciiTheme="minorEastAsia" w:hAnsiTheme="minorEastAsia"/>
          <w:szCs w:val="24"/>
        </w:rPr>
      </w:pPr>
      <w:r>
        <w:rPr>
          <w:rFonts w:asciiTheme="minorEastAsia" w:hAnsiTheme="minorEastAsia" w:hint="eastAsia"/>
          <w:szCs w:val="24"/>
        </w:rPr>
        <w:t>由衷感谢我的导师，洪锋教授。在研究中给予我大量的指导和帮助，对出现的问题及时指正，一起分析课题的问题。他严谨的工作态度和丰富的理论知识令我感动由衷的钦佩。</w:t>
      </w:r>
    </w:p>
    <w:p w14:paraId="7251A3D3" w14:textId="66E89573" w:rsidR="00A61B03" w:rsidRDefault="00A61B03" w:rsidP="001418FC">
      <w:pPr>
        <w:pStyle w:val="ad"/>
        <w:spacing w:line="300" w:lineRule="auto"/>
        <w:ind w:firstLine="360"/>
        <w:rPr>
          <w:rFonts w:asciiTheme="minorEastAsia" w:hAnsiTheme="minorEastAsia"/>
          <w:szCs w:val="24"/>
        </w:rPr>
      </w:pPr>
      <w:r>
        <w:rPr>
          <w:rFonts w:asciiTheme="minorEastAsia" w:hAnsiTheme="minorEastAsia" w:hint="eastAsia"/>
          <w:szCs w:val="24"/>
        </w:rPr>
        <w:t>感谢宗源师姐和黄海光师兄</w:t>
      </w:r>
      <w:r w:rsidRPr="00614DF3">
        <w:rPr>
          <w:rFonts w:asciiTheme="minorEastAsia" w:hAnsiTheme="minorEastAsia" w:hint="eastAsia"/>
          <w:szCs w:val="24"/>
        </w:rPr>
        <w:t>，</w:t>
      </w:r>
      <w:r>
        <w:rPr>
          <w:rFonts w:asciiTheme="minorEastAsia" w:hAnsiTheme="minorEastAsia" w:hint="eastAsia"/>
          <w:szCs w:val="24"/>
        </w:rPr>
        <w:t>在本文的研究中向我提出了大量的意见，并帮助我寻找问题，指出不足。</w:t>
      </w:r>
    </w:p>
    <w:p w14:paraId="03BA4036" w14:textId="0152A1DC" w:rsidR="00A61B03" w:rsidRDefault="00A61B03" w:rsidP="001418FC">
      <w:pPr>
        <w:pStyle w:val="ad"/>
        <w:spacing w:line="300" w:lineRule="auto"/>
        <w:ind w:firstLine="360"/>
        <w:rPr>
          <w:rFonts w:asciiTheme="minorEastAsia" w:hAnsiTheme="minorEastAsia"/>
          <w:szCs w:val="24"/>
        </w:rPr>
      </w:pPr>
      <w:r>
        <w:rPr>
          <w:rFonts w:asciiTheme="minorEastAsia" w:hAnsiTheme="minorEastAsia" w:hint="eastAsia"/>
          <w:szCs w:val="24"/>
        </w:rPr>
        <w:t>感谢实验室的朋友们，在交流讨论中给予我灵感，在我灰心丧气时鼓励我前行。</w:t>
      </w:r>
    </w:p>
    <w:p w14:paraId="5A18331C" w14:textId="6D6DB03B" w:rsidR="00A61B03" w:rsidRDefault="00A61B03" w:rsidP="001418FC">
      <w:pPr>
        <w:pStyle w:val="ad"/>
        <w:spacing w:line="300" w:lineRule="auto"/>
        <w:ind w:firstLine="360"/>
        <w:rPr>
          <w:rFonts w:asciiTheme="minorEastAsia" w:hAnsiTheme="minorEastAsia"/>
          <w:szCs w:val="24"/>
        </w:rPr>
      </w:pPr>
    </w:p>
    <w:p w14:paraId="240EC4CA" w14:textId="65A04EE0" w:rsidR="00A61B03" w:rsidRDefault="00A61B03" w:rsidP="001418FC">
      <w:pPr>
        <w:pStyle w:val="ad"/>
        <w:spacing w:line="300" w:lineRule="auto"/>
        <w:ind w:firstLine="360"/>
        <w:rPr>
          <w:rFonts w:asciiTheme="minorEastAsia" w:hAnsiTheme="minorEastAsia"/>
          <w:szCs w:val="24"/>
        </w:rPr>
      </w:pPr>
    </w:p>
    <w:p w14:paraId="51FECAE1" w14:textId="36B9FBF8" w:rsidR="00A61B03" w:rsidRDefault="00A61B03" w:rsidP="001418FC">
      <w:pPr>
        <w:pStyle w:val="ad"/>
        <w:spacing w:line="300" w:lineRule="auto"/>
        <w:ind w:firstLine="360"/>
        <w:rPr>
          <w:rFonts w:asciiTheme="minorEastAsia" w:hAnsiTheme="minorEastAsia"/>
          <w:szCs w:val="24"/>
        </w:rPr>
      </w:pPr>
    </w:p>
    <w:p w14:paraId="180437F5" w14:textId="74E363D4" w:rsidR="00A61B03" w:rsidRDefault="00A61B03" w:rsidP="001418FC">
      <w:pPr>
        <w:pStyle w:val="ad"/>
        <w:spacing w:line="300" w:lineRule="auto"/>
        <w:ind w:firstLine="360"/>
        <w:rPr>
          <w:rFonts w:asciiTheme="minorEastAsia" w:hAnsiTheme="minorEastAsia"/>
          <w:szCs w:val="24"/>
        </w:rPr>
      </w:pPr>
    </w:p>
    <w:p w14:paraId="5279B433" w14:textId="2202EFDB" w:rsidR="00A61B03" w:rsidRDefault="00A61B03" w:rsidP="001418FC">
      <w:pPr>
        <w:pStyle w:val="ad"/>
        <w:spacing w:line="300" w:lineRule="auto"/>
        <w:ind w:firstLine="360"/>
        <w:rPr>
          <w:rFonts w:asciiTheme="minorEastAsia" w:hAnsiTheme="minorEastAsia"/>
          <w:szCs w:val="24"/>
        </w:rPr>
      </w:pPr>
    </w:p>
    <w:p w14:paraId="65B86A8A" w14:textId="6EDC22FF" w:rsidR="00A61B03" w:rsidRDefault="00A61B03" w:rsidP="001418FC">
      <w:pPr>
        <w:pStyle w:val="ad"/>
        <w:spacing w:line="300" w:lineRule="auto"/>
        <w:ind w:firstLine="360"/>
        <w:rPr>
          <w:rFonts w:asciiTheme="minorEastAsia" w:hAnsiTheme="minorEastAsia"/>
          <w:szCs w:val="24"/>
        </w:rPr>
      </w:pPr>
    </w:p>
    <w:p w14:paraId="0E377BF0" w14:textId="019A5DDD" w:rsidR="00A61B03" w:rsidRDefault="00A61B03" w:rsidP="001418FC">
      <w:pPr>
        <w:pStyle w:val="ad"/>
        <w:spacing w:line="300" w:lineRule="auto"/>
        <w:ind w:firstLine="360"/>
        <w:rPr>
          <w:rFonts w:asciiTheme="minorEastAsia" w:hAnsiTheme="minorEastAsia"/>
          <w:szCs w:val="24"/>
        </w:rPr>
      </w:pPr>
    </w:p>
    <w:p w14:paraId="1A0F9931" w14:textId="63749F3A" w:rsidR="00A61B03" w:rsidRDefault="00A61B03" w:rsidP="001418FC">
      <w:pPr>
        <w:pStyle w:val="ad"/>
        <w:spacing w:line="300" w:lineRule="auto"/>
        <w:ind w:firstLine="360"/>
        <w:rPr>
          <w:rFonts w:asciiTheme="minorEastAsia" w:hAnsiTheme="minorEastAsia"/>
          <w:szCs w:val="24"/>
        </w:rPr>
      </w:pPr>
    </w:p>
    <w:p w14:paraId="0C0D62C8" w14:textId="78934142" w:rsidR="00A61B03" w:rsidRDefault="00A61B03" w:rsidP="001418FC">
      <w:pPr>
        <w:pStyle w:val="ad"/>
        <w:spacing w:line="300" w:lineRule="auto"/>
        <w:ind w:firstLine="360"/>
        <w:rPr>
          <w:rFonts w:asciiTheme="minorEastAsia" w:hAnsiTheme="minorEastAsia"/>
          <w:szCs w:val="24"/>
        </w:rPr>
      </w:pPr>
    </w:p>
    <w:p w14:paraId="443B806E" w14:textId="39BAD4C0" w:rsidR="00A61B03" w:rsidRDefault="00A61B03" w:rsidP="001418FC">
      <w:pPr>
        <w:pStyle w:val="ad"/>
        <w:spacing w:line="300" w:lineRule="auto"/>
        <w:ind w:firstLine="360"/>
        <w:rPr>
          <w:rFonts w:asciiTheme="minorEastAsia" w:hAnsiTheme="minorEastAsia"/>
          <w:szCs w:val="24"/>
        </w:rPr>
      </w:pPr>
    </w:p>
    <w:p w14:paraId="4F80ACF4" w14:textId="1677F95D" w:rsidR="00A61B03" w:rsidRDefault="00A61B03" w:rsidP="001418FC">
      <w:pPr>
        <w:pStyle w:val="ad"/>
        <w:spacing w:line="300" w:lineRule="auto"/>
        <w:ind w:firstLine="360"/>
        <w:rPr>
          <w:rFonts w:asciiTheme="minorEastAsia" w:hAnsiTheme="minorEastAsia"/>
          <w:szCs w:val="24"/>
        </w:rPr>
      </w:pPr>
    </w:p>
    <w:p w14:paraId="13A62DC5" w14:textId="69368EE5" w:rsidR="00A61B03" w:rsidRDefault="00A61B03" w:rsidP="001418FC">
      <w:pPr>
        <w:pStyle w:val="ad"/>
        <w:spacing w:line="300" w:lineRule="auto"/>
        <w:ind w:firstLine="360"/>
        <w:rPr>
          <w:rFonts w:asciiTheme="minorEastAsia" w:hAnsiTheme="minorEastAsia"/>
          <w:szCs w:val="24"/>
        </w:rPr>
      </w:pPr>
    </w:p>
    <w:p w14:paraId="6D14C719" w14:textId="5126F71A" w:rsidR="00A61B03" w:rsidRDefault="00A61B03" w:rsidP="001418FC">
      <w:pPr>
        <w:pStyle w:val="ad"/>
        <w:spacing w:line="300" w:lineRule="auto"/>
        <w:ind w:firstLine="360"/>
        <w:rPr>
          <w:rFonts w:asciiTheme="minorEastAsia" w:hAnsiTheme="minorEastAsia"/>
          <w:szCs w:val="24"/>
        </w:rPr>
      </w:pPr>
    </w:p>
    <w:p w14:paraId="5EE2855F" w14:textId="3323810D" w:rsidR="00A61B03" w:rsidRDefault="00A61B03" w:rsidP="001418FC">
      <w:pPr>
        <w:pStyle w:val="ad"/>
        <w:spacing w:line="300" w:lineRule="auto"/>
        <w:ind w:firstLine="360"/>
        <w:rPr>
          <w:rFonts w:asciiTheme="minorEastAsia" w:hAnsiTheme="minorEastAsia"/>
          <w:szCs w:val="24"/>
        </w:rPr>
      </w:pPr>
    </w:p>
    <w:p w14:paraId="741AAD01" w14:textId="3E6C0509" w:rsidR="00A61B03" w:rsidRDefault="00A61B03" w:rsidP="001418FC">
      <w:pPr>
        <w:pStyle w:val="ad"/>
        <w:spacing w:line="300" w:lineRule="auto"/>
        <w:ind w:firstLine="360"/>
        <w:rPr>
          <w:rFonts w:asciiTheme="minorEastAsia" w:hAnsiTheme="minorEastAsia"/>
          <w:szCs w:val="24"/>
        </w:rPr>
      </w:pPr>
    </w:p>
    <w:p w14:paraId="510A05E8" w14:textId="089174BE" w:rsidR="00A61B03" w:rsidRDefault="00A61B03" w:rsidP="001418FC">
      <w:pPr>
        <w:pStyle w:val="ad"/>
        <w:spacing w:line="300" w:lineRule="auto"/>
        <w:ind w:firstLine="360"/>
        <w:rPr>
          <w:rFonts w:asciiTheme="minorEastAsia" w:hAnsiTheme="minorEastAsia"/>
          <w:szCs w:val="24"/>
        </w:rPr>
      </w:pPr>
    </w:p>
    <w:p w14:paraId="4F38603C" w14:textId="40D0B504" w:rsidR="00A61B03" w:rsidRDefault="00A61B03" w:rsidP="001418FC">
      <w:pPr>
        <w:pStyle w:val="ad"/>
        <w:spacing w:line="300" w:lineRule="auto"/>
        <w:ind w:firstLine="360"/>
        <w:rPr>
          <w:rFonts w:asciiTheme="minorEastAsia" w:hAnsiTheme="minorEastAsia"/>
          <w:szCs w:val="24"/>
        </w:rPr>
      </w:pPr>
    </w:p>
    <w:p w14:paraId="21BD1E6A" w14:textId="6F4498AE" w:rsidR="00A61B03" w:rsidRDefault="00A61B03" w:rsidP="001418FC">
      <w:pPr>
        <w:pStyle w:val="ad"/>
        <w:spacing w:line="300" w:lineRule="auto"/>
        <w:ind w:firstLine="360"/>
        <w:rPr>
          <w:rFonts w:asciiTheme="minorEastAsia" w:hAnsiTheme="minorEastAsia"/>
          <w:szCs w:val="24"/>
        </w:rPr>
      </w:pPr>
    </w:p>
    <w:p w14:paraId="35A232B0" w14:textId="2A7F5DEF" w:rsidR="00A61B03" w:rsidRDefault="00A61B03" w:rsidP="001418FC">
      <w:pPr>
        <w:pStyle w:val="ad"/>
        <w:spacing w:line="300" w:lineRule="auto"/>
        <w:ind w:firstLine="360"/>
        <w:rPr>
          <w:rFonts w:asciiTheme="minorEastAsia" w:hAnsiTheme="minorEastAsia"/>
          <w:szCs w:val="24"/>
        </w:rPr>
      </w:pPr>
    </w:p>
    <w:p w14:paraId="7343650D" w14:textId="7B888BA5" w:rsidR="00A61B03" w:rsidRDefault="00A61B03" w:rsidP="001418FC">
      <w:pPr>
        <w:pStyle w:val="ad"/>
        <w:spacing w:line="300" w:lineRule="auto"/>
        <w:ind w:firstLine="360"/>
        <w:rPr>
          <w:rFonts w:asciiTheme="minorEastAsia" w:hAnsiTheme="minorEastAsia"/>
          <w:szCs w:val="24"/>
        </w:rPr>
      </w:pPr>
    </w:p>
    <w:p w14:paraId="406236BF" w14:textId="12DB1654" w:rsidR="00A61B03" w:rsidRDefault="00A61B03" w:rsidP="001418FC">
      <w:pPr>
        <w:pStyle w:val="ad"/>
        <w:spacing w:line="300" w:lineRule="auto"/>
        <w:ind w:firstLine="360"/>
        <w:rPr>
          <w:rFonts w:asciiTheme="minorEastAsia" w:hAnsiTheme="minorEastAsia"/>
          <w:szCs w:val="24"/>
        </w:rPr>
      </w:pPr>
    </w:p>
    <w:p w14:paraId="79F45F4A" w14:textId="2EF8A4BA" w:rsidR="00A61B03" w:rsidRDefault="00A61B03" w:rsidP="001418FC">
      <w:pPr>
        <w:pStyle w:val="ad"/>
        <w:spacing w:line="300" w:lineRule="auto"/>
        <w:ind w:firstLine="360"/>
        <w:rPr>
          <w:rFonts w:asciiTheme="minorEastAsia" w:hAnsiTheme="minorEastAsia"/>
          <w:szCs w:val="24"/>
        </w:rPr>
      </w:pPr>
    </w:p>
    <w:p w14:paraId="13D43D61" w14:textId="5043627E" w:rsidR="00A61B03" w:rsidRDefault="00A61B03" w:rsidP="001418FC">
      <w:pPr>
        <w:pStyle w:val="ad"/>
        <w:spacing w:line="300" w:lineRule="auto"/>
        <w:ind w:firstLine="360"/>
        <w:rPr>
          <w:rFonts w:asciiTheme="minorEastAsia" w:hAnsiTheme="minorEastAsia"/>
          <w:szCs w:val="24"/>
        </w:rPr>
      </w:pPr>
    </w:p>
    <w:p w14:paraId="442654B7" w14:textId="0D8CBB43" w:rsidR="00A61B03" w:rsidRDefault="00A61B03" w:rsidP="001418FC">
      <w:pPr>
        <w:pStyle w:val="ad"/>
        <w:spacing w:line="300" w:lineRule="auto"/>
        <w:ind w:firstLine="360"/>
        <w:rPr>
          <w:rFonts w:asciiTheme="minorEastAsia" w:hAnsiTheme="minorEastAsia"/>
          <w:szCs w:val="24"/>
        </w:rPr>
      </w:pPr>
    </w:p>
    <w:p w14:paraId="6AF8B774" w14:textId="62A2CD3B" w:rsidR="00A61B03" w:rsidRDefault="00A61B03" w:rsidP="001418FC">
      <w:pPr>
        <w:pStyle w:val="ad"/>
        <w:spacing w:line="300" w:lineRule="auto"/>
        <w:ind w:firstLine="360"/>
        <w:rPr>
          <w:rFonts w:asciiTheme="minorEastAsia" w:hAnsiTheme="minorEastAsia"/>
          <w:szCs w:val="24"/>
        </w:rPr>
      </w:pPr>
    </w:p>
    <w:p w14:paraId="449D4E97" w14:textId="06CD3A3D" w:rsidR="00A61B03" w:rsidRDefault="00A61B03" w:rsidP="001418FC">
      <w:pPr>
        <w:pStyle w:val="ad"/>
        <w:spacing w:line="300" w:lineRule="auto"/>
        <w:ind w:firstLine="360"/>
        <w:rPr>
          <w:rFonts w:asciiTheme="minorEastAsia" w:hAnsiTheme="minorEastAsia"/>
          <w:szCs w:val="24"/>
        </w:rPr>
      </w:pPr>
    </w:p>
    <w:p w14:paraId="0A3FEE6F" w14:textId="5AC99474" w:rsidR="00A61B03" w:rsidRDefault="00A61B03" w:rsidP="00714695">
      <w:pPr>
        <w:pStyle w:val="ad"/>
        <w:spacing w:line="300" w:lineRule="auto"/>
        <w:ind w:firstLine="360"/>
        <w:jc w:val="center"/>
        <w:rPr>
          <w:rFonts w:ascii="黑体" w:eastAsia="黑体" w:hAnsi="黑体"/>
          <w:szCs w:val="24"/>
        </w:rPr>
      </w:pPr>
      <w:r w:rsidRPr="00714695">
        <w:rPr>
          <w:rFonts w:ascii="黑体" w:eastAsia="黑体" w:hAnsi="黑体" w:hint="eastAsia"/>
          <w:szCs w:val="24"/>
        </w:rPr>
        <w:t>个人简历</w:t>
      </w:r>
    </w:p>
    <w:p w14:paraId="7F3B20B0" w14:textId="721E3FC6" w:rsidR="00A61B03" w:rsidRPr="00681CB5" w:rsidRDefault="00A61B03" w:rsidP="00714695">
      <w:pPr>
        <w:pStyle w:val="ad"/>
        <w:spacing w:line="300" w:lineRule="auto"/>
        <w:ind w:firstLine="360"/>
        <w:rPr>
          <w:rFonts w:asciiTheme="minorEastAsia" w:hAnsiTheme="minorEastAsia"/>
          <w:szCs w:val="24"/>
        </w:rPr>
      </w:pPr>
      <w:r w:rsidRPr="00681CB5">
        <w:rPr>
          <w:rFonts w:asciiTheme="minorEastAsia" w:hAnsiTheme="minorEastAsia" w:hint="eastAsia"/>
          <w:szCs w:val="24"/>
        </w:rPr>
        <w:t>1992年9月30日出生于山东省青岛市</w:t>
      </w:r>
      <w:r>
        <w:rPr>
          <w:rFonts w:asciiTheme="minorEastAsia" w:hAnsiTheme="minorEastAsia" w:hint="eastAsia"/>
          <w:szCs w:val="24"/>
        </w:rPr>
        <w:t>。</w:t>
      </w:r>
    </w:p>
    <w:p w14:paraId="0250FB1D" w14:textId="358A4311" w:rsidR="00A61B03" w:rsidRPr="00681CB5" w:rsidRDefault="00A61B03" w:rsidP="00714695">
      <w:pPr>
        <w:pStyle w:val="ad"/>
        <w:spacing w:line="300" w:lineRule="auto"/>
        <w:ind w:firstLine="360"/>
        <w:rPr>
          <w:rFonts w:asciiTheme="minorEastAsia" w:hAnsiTheme="minorEastAsia"/>
          <w:szCs w:val="24"/>
        </w:rPr>
      </w:pPr>
      <w:r w:rsidRPr="00681CB5">
        <w:rPr>
          <w:rFonts w:asciiTheme="minorEastAsia" w:hAnsiTheme="minorEastAsia" w:hint="eastAsia"/>
          <w:szCs w:val="24"/>
        </w:rPr>
        <w:t>2012年9月考入浙江理工大学启新学院计算机科学与技术专业，2015年6月本科毕业并获得工学学士学位。</w:t>
      </w:r>
    </w:p>
    <w:p w14:paraId="143BB347" w14:textId="1020DBDB" w:rsidR="00A61B03" w:rsidRPr="00681CB5" w:rsidRDefault="00A61B03" w:rsidP="00714695">
      <w:pPr>
        <w:pStyle w:val="ad"/>
        <w:spacing w:line="300" w:lineRule="auto"/>
        <w:ind w:firstLine="360"/>
        <w:rPr>
          <w:rFonts w:asciiTheme="minorEastAsia" w:hAnsiTheme="minorEastAsia"/>
          <w:szCs w:val="24"/>
        </w:rPr>
      </w:pPr>
      <w:r w:rsidRPr="00681CB5">
        <w:rPr>
          <w:rFonts w:asciiTheme="minorEastAsia" w:hAnsiTheme="minorEastAsia" w:hint="eastAsia"/>
          <w:szCs w:val="24"/>
        </w:rPr>
        <w:t>2015年9月考入中国海洋大学信息科学与工程学院计算机技术专业攻读硕士学位至今。</w:t>
      </w:r>
    </w:p>
    <w:p w14:paraId="579F0952" w14:textId="4197BCCC" w:rsidR="00A61B03" w:rsidRDefault="00A61B03" w:rsidP="00681CB5">
      <w:pPr>
        <w:pStyle w:val="ad"/>
        <w:spacing w:line="300" w:lineRule="auto"/>
        <w:jc w:val="center"/>
        <w:rPr>
          <w:rFonts w:ascii="黑体" w:eastAsia="黑体" w:hAnsi="黑体"/>
          <w:szCs w:val="24"/>
        </w:rPr>
      </w:pPr>
      <w:r>
        <w:rPr>
          <w:rFonts w:ascii="黑体" w:eastAsia="黑体" w:hAnsi="黑体" w:hint="eastAsia"/>
          <w:szCs w:val="24"/>
        </w:rPr>
        <w:t>发表的学术论文</w:t>
      </w:r>
    </w:p>
    <w:p w14:paraId="7744A33A" w14:textId="79775063" w:rsidR="00A61B03" w:rsidRPr="00681CB5" w:rsidRDefault="00A61B03" w:rsidP="00681CB5">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r w:rsidRPr="00681CB5">
        <w:rPr>
          <w:rFonts w:ascii="Times New Roman" w:eastAsia="楷体" w:hAnsi="Times New Roman" w:cs="Times New Roman"/>
          <w:color w:val="000000"/>
          <w:spacing w:val="8"/>
          <w:kern w:val="0"/>
        </w:rPr>
        <w:t xml:space="preserve">Hong F, Zhen Y, </w:t>
      </w:r>
      <w:proofErr w:type="spellStart"/>
      <w:r w:rsidRPr="00681CB5">
        <w:rPr>
          <w:rFonts w:ascii="Times New Roman" w:eastAsia="楷体" w:hAnsi="Times New Roman" w:cs="Times New Roman"/>
          <w:color w:val="000000"/>
          <w:spacing w:val="8"/>
          <w:kern w:val="0"/>
        </w:rPr>
        <w:t>Zong</w:t>
      </w:r>
      <w:proofErr w:type="spellEnd"/>
      <w:r w:rsidRPr="00681CB5">
        <w:rPr>
          <w:rFonts w:ascii="Times New Roman" w:eastAsia="楷体" w:hAnsi="Times New Roman" w:cs="Times New Roman"/>
          <w:color w:val="000000"/>
          <w:spacing w:val="8"/>
          <w:kern w:val="0"/>
        </w:rPr>
        <w:t xml:space="preserve"> Y, et al. </w:t>
      </w:r>
      <w:proofErr w:type="spellStart"/>
      <w:r w:rsidRPr="00681CB5">
        <w:rPr>
          <w:rFonts w:ascii="Times New Roman" w:eastAsia="楷体" w:hAnsi="Times New Roman" w:cs="Times New Roman"/>
          <w:color w:val="000000"/>
          <w:spacing w:val="8"/>
          <w:kern w:val="0"/>
        </w:rPr>
        <w:t>OceanRoads</w:t>
      </w:r>
      <w:proofErr w:type="spellEnd"/>
      <w:r w:rsidRPr="00681CB5">
        <w:rPr>
          <w:rFonts w:ascii="Times New Roman" w:eastAsia="楷体" w:hAnsi="Times New Roman" w:cs="Times New Roman"/>
          <w:color w:val="000000"/>
          <w:spacing w:val="8"/>
          <w:kern w:val="0"/>
        </w:rPr>
        <w:t>: Fishing area separation and relation</w:t>
      </w:r>
      <w:r w:rsidRPr="00681CB5">
        <w:rPr>
          <w:rFonts w:ascii="Times New Roman" w:hAnsi="Times New Roman" w:cs="Times New Roman"/>
          <w:color w:val="000000"/>
          <w:szCs w:val="24"/>
        </w:rPr>
        <w:t xml:space="preserve"> discovery through VMS trace analysis[C]// Oceans. IEEE, 2017:1-6.</w:t>
      </w:r>
    </w:p>
    <w:p w14:paraId="7153DE39" w14:textId="62C366B5" w:rsidR="00A61B03" w:rsidRPr="00681CB5" w:rsidRDefault="00A61B03" w:rsidP="00681CB5">
      <w:pPr>
        <w:widowControl/>
        <w:numPr>
          <w:ilvl w:val="0"/>
          <w:numId w:val="30"/>
        </w:numPr>
        <w:adjustRightInd w:val="0"/>
        <w:spacing w:before="120" w:line="320" w:lineRule="exact"/>
        <w:textAlignment w:val="baseline"/>
        <w:rPr>
          <w:rFonts w:ascii="Times New Roman" w:eastAsia="楷体" w:hAnsi="Times New Roman" w:cs="Times New Roman"/>
          <w:color w:val="000000"/>
          <w:spacing w:val="8"/>
          <w:kern w:val="0"/>
        </w:rPr>
      </w:pPr>
      <w:proofErr w:type="spellStart"/>
      <w:r w:rsidRPr="00681CB5">
        <w:rPr>
          <w:rFonts w:ascii="Times New Roman" w:hAnsi="Times New Roman" w:cs="Times New Roman"/>
          <w:color w:val="000000"/>
          <w:szCs w:val="24"/>
        </w:rPr>
        <w:t>Zong</w:t>
      </w:r>
      <w:proofErr w:type="spellEnd"/>
      <w:r w:rsidRPr="00681CB5">
        <w:rPr>
          <w:rFonts w:ascii="Times New Roman" w:hAnsi="Times New Roman" w:cs="Times New Roman"/>
          <w:color w:val="000000"/>
          <w:szCs w:val="24"/>
        </w:rPr>
        <w:t xml:space="preserve"> Y, Huang H, Hong F, et al. Recognizing fishing activities via VMS trace analysis based on Mathematical Morphology[C]// Techno-Ocean. IEEE, 2017.</w:t>
      </w:r>
    </w:p>
    <w:p w14:paraId="704EFE6C" w14:textId="77777777" w:rsidR="00A61B03" w:rsidRPr="00714695" w:rsidRDefault="00A61B03" w:rsidP="00714695">
      <w:pPr>
        <w:pStyle w:val="ad"/>
        <w:spacing w:line="300" w:lineRule="auto"/>
        <w:ind w:left="360" w:hangingChars="150" w:hanging="360"/>
        <w:rPr>
          <w:rFonts w:ascii="黑体" w:eastAsia="黑体" w:hAnsi="黑体"/>
          <w:szCs w:val="24"/>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NimbusRomNo9L-Regu">
    <w:altName w:val="等线"/>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FEA050" w14:textId="77777777" w:rsidR="001E723A" w:rsidRDefault="001E723A" w:rsidP="00FE2B11">
      <w:r>
        <w:separator/>
      </w:r>
    </w:p>
  </w:footnote>
  <w:footnote w:type="continuationSeparator" w:id="0">
    <w:p w14:paraId="70C7EDD9" w14:textId="77777777" w:rsidR="001E723A" w:rsidRDefault="001E723A" w:rsidP="00FE2B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7E8"/>
    <w:multiLevelType w:val="multilevel"/>
    <w:tmpl w:val="54FE29FC"/>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3758D9"/>
    <w:multiLevelType w:val="hybridMultilevel"/>
    <w:tmpl w:val="637AD44A"/>
    <w:lvl w:ilvl="0" w:tplc="DC544598">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2">
    <w:nsid w:val="0D760AD0"/>
    <w:multiLevelType w:val="hybridMultilevel"/>
    <w:tmpl w:val="00867F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D10FCC"/>
    <w:multiLevelType w:val="hybridMultilevel"/>
    <w:tmpl w:val="437E9670"/>
    <w:lvl w:ilvl="0" w:tplc="C35AD22A">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
    <w:nsid w:val="14967043"/>
    <w:multiLevelType w:val="hybridMultilevel"/>
    <w:tmpl w:val="B0BC916E"/>
    <w:lvl w:ilvl="0" w:tplc="089C8F1C">
      <w:start w:val="1"/>
      <w:numFmt w:val="lowerLetter"/>
      <w:lvlText w:val="（%1）"/>
      <w:lvlJc w:val="left"/>
      <w:pPr>
        <w:ind w:left="2760" w:hanging="720"/>
      </w:pPr>
      <w:rPr>
        <w:rFonts w:hint="default"/>
      </w:rPr>
    </w:lvl>
    <w:lvl w:ilvl="1" w:tplc="04090019" w:tentative="1">
      <w:start w:val="1"/>
      <w:numFmt w:val="lowerLetter"/>
      <w:lvlText w:val="%2)"/>
      <w:lvlJc w:val="left"/>
      <w:pPr>
        <w:ind w:left="2880" w:hanging="420"/>
      </w:pPr>
    </w:lvl>
    <w:lvl w:ilvl="2" w:tplc="0409001B" w:tentative="1">
      <w:start w:val="1"/>
      <w:numFmt w:val="lowerRoman"/>
      <w:lvlText w:val="%3."/>
      <w:lvlJc w:val="right"/>
      <w:pPr>
        <w:ind w:left="3300" w:hanging="420"/>
      </w:pPr>
    </w:lvl>
    <w:lvl w:ilvl="3" w:tplc="0409000F" w:tentative="1">
      <w:start w:val="1"/>
      <w:numFmt w:val="decimal"/>
      <w:lvlText w:val="%4."/>
      <w:lvlJc w:val="left"/>
      <w:pPr>
        <w:ind w:left="3720" w:hanging="420"/>
      </w:pPr>
    </w:lvl>
    <w:lvl w:ilvl="4" w:tplc="04090019" w:tentative="1">
      <w:start w:val="1"/>
      <w:numFmt w:val="lowerLetter"/>
      <w:lvlText w:val="%5)"/>
      <w:lvlJc w:val="left"/>
      <w:pPr>
        <w:ind w:left="4140" w:hanging="420"/>
      </w:pPr>
    </w:lvl>
    <w:lvl w:ilvl="5" w:tplc="0409001B" w:tentative="1">
      <w:start w:val="1"/>
      <w:numFmt w:val="lowerRoman"/>
      <w:lvlText w:val="%6."/>
      <w:lvlJc w:val="right"/>
      <w:pPr>
        <w:ind w:left="4560" w:hanging="420"/>
      </w:pPr>
    </w:lvl>
    <w:lvl w:ilvl="6" w:tplc="0409000F" w:tentative="1">
      <w:start w:val="1"/>
      <w:numFmt w:val="decimal"/>
      <w:lvlText w:val="%7."/>
      <w:lvlJc w:val="left"/>
      <w:pPr>
        <w:ind w:left="4980" w:hanging="420"/>
      </w:pPr>
    </w:lvl>
    <w:lvl w:ilvl="7" w:tplc="04090019" w:tentative="1">
      <w:start w:val="1"/>
      <w:numFmt w:val="lowerLetter"/>
      <w:lvlText w:val="%8)"/>
      <w:lvlJc w:val="left"/>
      <w:pPr>
        <w:ind w:left="5400" w:hanging="420"/>
      </w:pPr>
    </w:lvl>
    <w:lvl w:ilvl="8" w:tplc="0409001B" w:tentative="1">
      <w:start w:val="1"/>
      <w:numFmt w:val="lowerRoman"/>
      <w:lvlText w:val="%9."/>
      <w:lvlJc w:val="right"/>
      <w:pPr>
        <w:ind w:left="5820" w:hanging="420"/>
      </w:pPr>
    </w:lvl>
  </w:abstractNum>
  <w:abstractNum w:abstractNumId="5">
    <w:nsid w:val="14B80012"/>
    <w:multiLevelType w:val="hybridMultilevel"/>
    <w:tmpl w:val="87E4A0BE"/>
    <w:lvl w:ilvl="0" w:tplc="2A08E55C">
      <w:start w:val="1"/>
      <w:numFmt w:val="lowerLetter"/>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nsid w:val="1DA6182F"/>
    <w:multiLevelType w:val="hybridMultilevel"/>
    <w:tmpl w:val="D58A9E04"/>
    <w:lvl w:ilvl="0" w:tplc="BB32FFCC">
      <w:start w:val="1"/>
      <w:numFmt w:val="decimal"/>
      <w:lvlText w:val="（%1）"/>
      <w:lvlJc w:val="left"/>
      <w:pPr>
        <w:ind w:left="2520" w:hanging="72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7">
    <w:nsid w:val="1F0B14AA"/>
    <w:multiLevelType w:val="hybridMultilevel"/>
    <w:tmpl w:val="CAD83BF6"/>
    <w:lvl w:ilvl="0" w:tplc="191CB058">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8">
    <w:nsid w:val="20965D94"/>
    <w:multiLevelType w:val="hybridMultilevel"/>
    <w:tmpl w:val="991C6FE4"/>
    <w:lvl w:ilvl="0" w:tplc="8E9C93B0">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4580283"/>
    <w:multiLevelType w:val="hybridMultilevel"/>
    <w:tmpl w:val="3DE854F6"/>
    <w:lvl w:ilvl="0" w:tplc="A7420C6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0">
    <w:nsid w:val="249F0E57"/>
    <w:multiLevelType w:val="multilevel"/>
    <w:tmpl w:val="4EB84254"/>
    <w:lvl w:ilvl="0">
      <w:start w:val="1"/>
      <w:numFmt w:val="decimal"/>
      <w:lvlText w:val="%1"/>
      <w:lvlJc w:val="left"/>
      <w:pPr>
        <w:ind w:left="425" w:hanging="425"/>
      </w:pPr>
      <w:rPr>
        <w:rFonts w:ascii="宋体" w:eastAsia="宋体"/>
        <w:sz w:val="28"/>
      </w:rPr>
    </w:lvl>
    <w:lvl w:ilvl="1">
      <w:start w:val="1"/>
      <w:numFmt w:val="decimal"/>
      <w:lvlText w:val="%1.%2"/>
      <w:lvlJc w:val="left"/>
      <w:pPr>
        <w:ind w:left="992" w:hanging="567"/>
      </w:pPr>
      <w:rPr>
        <w:rFonts w:ascii="宋体" w:eastAsia="宋体" w:hAnsi="宋体"/>
        <w:sz w:val="24"/>
      </w:rPr>
    </w:lvl>
    <w:lvl w:ilvl="2">
      <w:start w:val="1"/>
      <w:numFmt w:val="decimal"/>
      <w:lvlText w:val="%1.%2.%3"/>
      <w:lvlJc w:val="left"/>
      <w:pPr>
        <w:ind w:left="1418" w:hanging="567"/>
      </w:pPr>
      <w:rPr>
        <w:rFonts w:ascii="宋体" w:eastAsia="宋体" w:hAnsi="宋体"/>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28987776"/>
    <w:multiLevelType w:val="hybridMultilevel"/>
    <w:tmpl w:val="4EAEEAC8"/>
    <w:lvl w:ilvl="0" w:tplc="4EB04174">
      <w:start w:val="1"/>
      <w:numFmt w:val="lowerLetter"/>
      <w:lvlText w:val="（%1）"/>
      <w:lvlJc w:val="left"/>
      <w:pPr>
        <w:ind w:left="3600" w:hanging="720"/>
      </w:pPr>
      <w:rPr>
        <w:rFonts w:hint="default"/>
      </w:rPr>
    </w:lvl>
    <w:lvl w:ilvl="1" w:tplc="04090019" w:tentative="1">
      <w:start w:val="1"/>
      <w:numFmt w:val="lowerLetter"/>
      <w:lvlText w:val="%2)"/>
      <w:lvlJc w:val="left"/>
      <w:pPr>
        <w:ind w:left="3720" w:hanging="420"/>
      </w:pPr>
    </w:lvl>
    <w:lvl w:ilvl="2" w:tplc="0409001B" w:tentative="1">
      <w:start w:val="1"/>
      <w:numFmt w:val="lowerRoman"/>
      <w:lvlText w:val="%3."/>
      <w:lvlJc w:val="right"/>
      <w:pPr>
        <w:ind w:left="4140" w:hanging="420"/>
      </w:pPr>
    </w:lvl>
    <w:lvl w:ilvl="3" w:tplc="0409000F" w:tentative="1">
      <w:start w:val="1"/>
      <w:numFmt w:val="decimal"/>
      <w:lvlText w:val="%4."/>
      <w:lvlJc w:val="left"/>
      <w:pPr>
        <w:ind w:left="4560" w:hanging="420"/>
      </w:pPr>
    </w:lvl>
    <w:lvl w:ilvl="4" w:tplc="04090019" w:tentative="1">
      <w:start w:val="1"/>
      <w:numFmt w:val="lowerLetter"/>
      <w:lvlText w:val="%5)"/>
      <w:lvlJc w:val="left"/>
      <w:pPr>
        <w:ind w:left="4980" w:hanging="420"/>
      </w:pPr>
    </w:lvl>
    <w:lvl w:ilvl="5" w:tplc="0409001B" w:tentative="1">
      <w:start w:val="1"/>
      <w:numFmt w:val="lowerRoman"/>
      <w:lvlText w:val="%6."/>
      <w:lvlJc w:val="right"/>
      <w:pPr>
        <w:ind w:left="5400" w:hanging="420"/>
      </w:pPr>
    </w:lvl>
    <w:lvl w:ilvl="6" w:tplc="0409000F" w:tentative="1">
      <w:start w:val="1"/>
      <w:numFmt w:val="decimal"/>
      <w:lvlText w:val="%7."/>
      <w:lvlJc w:val="left"/>
      <w:pPr>
        <w:ind w:left="5820" w:hanging="420"/>
      </w:pPr>
    </w:lvl>
    <w:lvl w:ilvl="7" w:tplc="04090019" w:tentative="1">
      <w:start w:val="1"/>
      <w:numFmt w:val="lowerLetter"/>
      <w:lvlText w:val="%8)"/>
      <w:lvlJc w:val="left"/>
      <w:pPr>
        <w:ind w:left="6240" w:hanging="420"/>
      </w:pPr>
    </w:lvl>
    <w:lvl w:ilvl="8" w:tplc="0409001B" w:tentative="1">
      <w:start w:val="1"/>
      <w:numFmt w:val="lowerRoman"/>
      <w:lvlText w:val="%9."/>
      <w:lvlJc w:val="right"/>
      <w:pPr>
        <w:ind w:left="6660" w:hanging="420"/>
      </w:pPr>
    </w:lvl>
  </w:abstractNum>
  <w:abstractNum w:abstractNumId="12">
    <w:nsid w:val="2B8079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nsid w:val="30266374"/>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4">
    <w:nsid w:val="32D24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4724A0E"/>
    <w:multiLevelType w:val="hybridMultilevel"/>
    <w:tmpl w:val="D5327BFE"/>
    <w:lvl w:ilvl="0" w:tplc="451C9EFC">
      <w:start w:val="1"/>
      <w:numFmt w:val="decimal"/>
      <w:lvlText w:val="（%1）"/>
      <w:lvlJc w:val="left"/>
      <w:pPr>
        <w:ind w:left="2280" w:hanging="7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6">
    <w:nsid w:val="363E19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387A5542"/>
    <w:multiLevelType w:val="hybridMultilevel"/>
    <w:tmpl w:val="1EC4B41E"/>
    <w:lvl w:ilvl="0" w:tplc="4DD8C9B0">
      <w:start w:val="1"/>
      <w:numFmt w:val="decimal"/>
      <w:lvlText w:val="（%1）"/>
      <w:lvlJc w:val="left"/>
      <w:pPr>
        <w:ind w:left="2220" w:hanging="72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18">
    <w:nsid w:val="46445683"/>
    <w:multiLevelType w:val="hybridMultilevel"/>
    <w:tmpl w:val="7D5CBDCA"/>
    <w:lvl w:ilvl="0" w:tplc="FE26AE90">
      <w:start w:val="1"/>
      <w:numFmt w:val="lowerLetter"/>
      <w:lvlText w:val="（%1）"/>
      <w:lvlJc w:val="left"/>
      <w:pPr>
        <w:ind w:left="2880" w:hanging="720"/>
      </w:pPr>
      <w:rPr>
        <w:rFonts w:hint="default"/>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19">
    <w:nsid w:val="4CCE3498"/>
    <w:multiLevelType w:val="hybridMultilevel"/>
    <w:tmpl w:val="D1764F20"/>
    <w:lvl w:ilvl="0" w:tplc="1F44BF42">
      <w:start w:val="1"/>
      <w:numFmt w:val="decimal"/>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abstractNum w:abstractNumId="20">
    <w:nsid w:val="4CFB080C"/>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1">
    <w:nsid w:val="4EFB3D10"/>
    <w:multiLevelType w:val="hybridMultilevel"/>
    <w:tmpl w:val="9328C8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0AA5C59"/>
    <w:multiLevelType w:val="hybridMultilevel"/>
    <w:tmpl w:val="207211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6EC6F61"/>
    <w:multiLevelType w:val="hybridMultilevel"/>
    <w:tmpl w:val="93DE1DDA"/>
    <w:lvl w:ilvl="0" w:tplc="D09A4AD8">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nsid w:val="5C305658"/>
    <w:multiLevelType w:val="hybridMultilevel"/>
    <w:tmpl w:val="72300E0E"/>
    <w:lvl w:ilvl="0" w:tplc="A1CCB2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26">
    <w:nsid w:val="5DE329CE"/>
    <w:multiLevelType w:val="hybridMultilevel"/>
    <w:tmpl w:val="4BD4933A"/>
    <w:lvl w:ilvl="0" w:tplc="D2EC2224">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nsid w:val="5E245278"/>
    <w:multiLevelType w:val="hybridMultilevel"/>
    <w:tmpl w:val="893A1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CF27A2"/>
    <w:multiLevelType w:val="hybridMultilevel"/>
    <w:tmpl w:val="6D26A656"/>
    <w:lvl w:ilvl="0" w:tplc="BC020A7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3777118"/>
    <w:multiLevelType w:val="hybridMultilevel"/>
    <w:tmpl w:val="337A5BC6"/>
    <w:lvl w:ilvl="0" w:tplc="D8A4C758">
      <w:start w:val="1"/>
      <w:numFmt w:val="lowerLetter"/>
      <w:lvlText w:val="（%1）"/>
      <w:lvlJc w:val="left"/>
      <w:pPr>
        <w:ind w:left="2640" w:hanging="720"/>
      </w:pPr>
      <w:rPr>
        <w:rFonts w:hint="default"/>
      </w:rPr>
    </w:lvl>
    <w:lvl w:ilvl="1" w:tplc="04090019" w:tentative="1">
      <w:start w:val="1"/>
      <w:numFmt w:val="lowerLetter"/>
      <w:lvlText w:val="%2)"/>
      <w:lvlJc w:val="left"/>
      <w:pPr>
        <w:ind w:left="2760" w:hanging="420"/>
      </w:pPr>
    </w:lvl>
    <w:lvl w:ilvl="2" w:tplc="0409001B" w:tentative="1">
      <w:start w:val="1"/>
      <w:numFmt w:val="lowerRoman"/>
      <w:lvlText w:val="%3."/>
      <w:lvlJc w:val="right"/>
      <w:pPr>
        <w:ind w:left="3180" w:hanging="420"/>
      </w:pPr>
    </w:lvl>
    <w:lvl w:ilvl="3" w:tplc="0409000F" w:tentative="1">
      <w:start w:val="1"/>
      <w:numFmt w:val="decimal"/>
      <w:lvlText w:val="%4."/>
      <w:lvlJc w:val="left"/>
      <w:pPr>
        <w:ind w:left="3600" w:hanging="420"/>
      </w:pPr>
    </w:lvl>
    <w:lvl w:ilvl="4" w:tplc="04090019" w:tentative="1">
      <w:start w:val="1"/>
      <w:numFmt w:val="lowerLetter"/>
      <w:lvlText w:val="%5)"/>
      <w:lvlJc w:val="left"/>
      <w:pPr>
        <w:ind w:left="4020" w:hanging="420"/>
      </w:pPr>
    </w:lvl>
    <w:lvl w:ilvl="5" w:tplc="0409001B" w:tentative="1">
      <w:start w:val="1"/>
      <w:numFmt w:val="lowerRoman"/>
      <w:lvlText w:val="%6."/>
      <w:lvlJc w:val="right"/>
      <w:pPr>
        <w:ind w:left="4440" w:hanging="420"/>
      </w:pPr>
    </w:lvl>
    <w:lvl w:ilvl="6" w:tplc="0409000F" w:tentative="1">
      <w:start w:val="1"/>
      <w:numFmt w:val="decimal"/>
      <w:lvlText w:val="%7."/>
      <w:lvlJc w:val="left"/>
      <w:pPr>
        <w:ind w:left="4860" w:hanging="420"/>
      </w:pPr>
    </w:lvl>
    <w:lvl w:ilvl="7" w:tplc="04090019" w:tentative="1">
      <w:start w:val="1"/>
      <w:numFmt w:val="lowerLetter"/>
      <w:lvlText w:val="%8)"/>
      <w:lvlJc w:val="left"/>
      <w:pPr>
        <w:ind w:left="5280" w:hanging="420"/>
      </w:pPr>
    </w:lvl>
    <w:lvl w:ilvl="8" w:tplc="0409001B" w:tentative="1">
      <w:start w:val="1"/>
      <w:numFmt w:val="lowerRoman"/>
      <w:lvlText w:val="%9."/>
      <w:lvlJc w:val="right"/>
      <w:pPr>
        <w:ind w:left="5700" w:hanging="420"/>
      </w:pPr>
    </w:lvl>
  </w:abstractNum>
  <w:num w:numId="1">
    <w:abstractNumId w:val="5"/>
  </w:num>
  <w:num w:numId="2">
    <w:abstractNumId w:val="29"/>
  </w:num>
  <w:num w:numId="3">
    <w:abstractNumId w:val="18"/>
  </w:num>
  <w:num w:numId="4">
    <w:abstractNumId w:val="11"/>
  </w:num>
  <w:num w:numId="5">
    <w:abstractNumId w:val="23"/>
  </w:num>
  <w:num w:numId="6">
    <w:abstractNumId w:val="9"/>
  </w:num>
  <w:num w:numId="7">
    <w:abstractNumId w:val="26"/>
  </w:num>
  <w:num w:numId="8">
    <w:abstractNumId w:val="19"/>
  </w:num>
  <w:num w:numId="9">
    <w:abstractNumId w:val="7"/>
  </w:num>
  <w:num w:numId="10">
    <w:abstractNumId w:val="3"/>
  </w:num>
  <w:num w:numId="11">
    <w:abstractNumId w:val="15"/>
  </w:num>
  <w:num w:numId="12">
    <w:abstractNumId w:val="1"/>
  </w:num>
  <w:num w:numId="13">
    <w:abstractNumId w:val="4"/>
  </w:num>
  <w:num w:numId="14">
    <w:abstractNumId w:val="6"/>
  </w:num>
  <w:num w:numId="15">
    <w:abstractNumId w:val="17"/>
  </w:num>
  <w:num w:numId="16">
    <w:abstractNumId w:val="8"/>
  </w:num>
  <w:num w:numId="17">
    <w:abstractNumId w:val="28"/>
  </w:num>
  <w:num w:numId="18">
    <w:abstractNumId w:val="10"/>
  </w:num>
  <w:num w:numId="19">
    <w:abstractNumId w:val="24"/>
  </w:num>
  <w:num w:numId="20">
    <w:abstractNumId w:val="0"/>
  </w:num>
  <w:num w:numId="21">
    <w:abstractNumId w:val="22"/>
  </w:num>
  <w:num w:numId="22">
    <w:abstractNumId w:val="12"/>
  </w:num>
  <w:num w:numId="23">
    <w:abstractNumId w:val="20"/>
  </w:num>
  <w:num w:numId="24">
    <w:abstractNumId w:val="14"/>
  </w:num>
  <w:num w:numId="25">
    <w:abstractNumId w:val="2"/>
  </w:num>
  <w:num w:numId="26">
    <w:abstractNumId w:val="21"/>
  </w:num>
  <w:num w:numId="27">
    <w:abstractNumId w:val="27"/>
  </w:num>
  <w:num w:numId="28">
    <w:abstractNumId w:val="13"/>
  </w:num>
  <w:num w:numId="29">
    <w:abstractNumId w:val="16"/>
  </w:num>
  <w:num w:numId="30">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ong zhen">
    <w15:presenceInfo w15:providerId="Windows Live" w15:userId="7426a2bb70cec10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F2C"/>
    <w:rsid w:val="00000F8B"/>
    <w:rsid w:val="0000319A"/>
    <w:rsid w:val="0000341F"/>
    <w:rsid w:val="00003834"/>
    <w:rsid w:val="00003FD1"/>
    <w:rsid w:val="00007DA5"/>
    <w:rsid w:val="000162ED"/>
    <w:rsid w:val="00016A4E"/>
    <w:rsid w:val="0001718C"/>
    <w:rsid w:val="00020187"/>
    <w:rsid w:val="00020945"/>
    <w:rsid w:val="0002115C"/>
    <w:rsid w:val="0002153F"/>
    <w:rsid w:val="00022363"/>
    <w:rsid w:val="0003259C"/>
    <w:rsid w:val="00032FBB"/>
    <w:rsid w:val="00035CC0"/>
    <w:rsid w:val="000430FF"/>
    <w:rsid w:val="000454D4"/>
    <w:rsid w:val="000456CE"/>
    <w:rsid w:val="00045CD6"/>
    <w:rsid w:val="000521A2"/>
    <w:rsid w:val="0005473D"/>
    <w:rsid w:val="00055608"/>
    <w:rsid w:val="00056185"/>
    <w:rsid w:val="00060876"/>
    <w:rsid w:val="00062DAC"/>
    <w:rsid w:val="00064E6C"/>
    <w:rsid w:val="00067336"/>
    <w:rsid w:val="000723D4"/>
    <w:rsid w:val="00075150"/>
    <w:rsid w:val="00075E56"/>
    <w:rsid w:val="00077817"/>
    <w:rsid w:val="0008037D"/>
    <w:rsid w:val="00080614"/>
    <w:rsid w:val="00082850"/>
    <w:rsid w:val="00082A86"/>
    <w:rsid w:val="00083BA8"/>
    <w:rsid w:val="00083E43"/>
    <w:rsid w:val="00094D5B"/>
    <w:rsid w:val="000A64A3"/>
    <w:rsid w:val="000A708B"/>
    <w:rsid w:val="000B06E9"/>
    <w:rsid w:val="000B1553"/>
    <w:rsid w:val="000B21FE"/>
    <w:rsid w:val="000B74B5"/>
    <w:rsid w:val="000C1306"/>
    <w:rsid w:val="000C135F"/>
    <w:rsid w:val="000C3ED3"/>
    <w:rsid w:val="000C7EED"/>
    <w:rsid w:val="000D20B4"/>
    <w:rsid w:val="000D5949"/>
    <w:rsid w:val="000D5C58"/>
    <w:rsid w:val="000E013A"/>
    <w:rsid w:val="000E3F85"/>
    <w:rsid w:val="000E437E"/>
    <w:rsid w:val="000F2B3F"/>
    <w:rsid w:val="000F60FB"/>
    <w:rsid w:val="000F647F"/>
    <w:rsid w:val="0010077A"/>
    <w:rsid w:val="001012CE"/>
    <w:rsid w:val="00102DAA"/>
    <w:rsid w:val="00102F47"/>
    <w:rsid w:val="001049A7"/>
    <w:rsid w:val="0011426D"/>
    <w:rsid w:val="00115039"/>
    <w:rsid w:val="00115B8E"/>
    <w:rsid w:val="0011628D"/>
    <w:rsid w:val="00116DB0"/>
    <w:rsid w:val="00117273"/>
    <w:rsid w:val="001220B7"/>
    <w:rsid w:val="00122DE7"/>
    <w:rsid w:val="001264B5"/>
    <w:rsid w:val="00126867"/>
    <w:rsid w:val="001326F1"/>
    <w:rsid w:val="00133A21"/>
    <w:rsid w:val="00136B09"/>
    <w:rsid w:val="00136D0C"/>
    <w:rsid w:val="001404F8"/>
    <w:rsid w:val="001418FC"/>
    <w:rsid w:val="00145067"/>
    <w:rsid w:val="001464A1"/>
    <w:rsid w:val="00147070"/>
    <w:rsid w:val="00151A83"/>
    <w:rsid w:val="00156039"/>
    <w:rsid w:val="00156B0C"/>
    <w:rsid w:val="00157820"/>
    <w:rsid w:val="00160DD4"/>
    <w:rsid w:val="00161F4F"/>
    <w:rsid w:val="00165310"/>
    <w:rsid w:val="0016577C"/>
    <w:rsid w:val="0016709A"/>
    <w:rsid w:val="001670FC"/>
    <w:rsid w:val="001671C8"/>
    <w:rsid w:val="00170226"/>
    <w:rsid w:val="00172D36"/>
    <w:rsid w:val="00173050"/>
    <w:rsid w:val="0017567A"/>
    <w:rsid w:val="00175D4D"/>
    <w:rsid w:val="001805C5"/>
    <w:rsid w:val="00182EB4"/>
    <w:rsid w:val="00184D52"/>
    <w:rsid w:val="00186810"/>
    <w:rsid w:val="00191F2C"/>
    <w:rsid w:val="001942DF"/>
    <w:rsid w:val="001958D7"/>
    <w:rsid w:val="00195EBE"/>
    <w:rsid w:val="001974D5"/>
    <w:rsid w:val="001A52A2"/>
    <w:rsid w:val="001A682F"/>
    <w:rsid w:val="001A746B"/>
    <w:rsid w:val="001B0BCB"/>
    <w:rsid w:val="001B2CE8"/>
    <w:rsid w:val="001B57FF"/>
    <w:rsid w:val="001C1A62"/>
    <w:rsid w:val="001C21A8"/>
    <w:rsid w:val="001C5323"/>
    <w:rsid w:val="001C5840"/>
    <w:rsid w:val="001C7536"/>
    <w:rsid w:val="001D04D3"/>
    <w:rsid w:val="001D08FB"/>
    <w:rsid w:val="001D1673"/>
    <w:rsid w:val="001D377E"/>
    <w:rsid w:val="001D7807"/>
    <w:rsid w:val="001D7F66"/>
    <w:rsid w:val="001E2FB1"/>
    <w:rsid w:val="001E5C00"/>
    <w:rsid w:val="001E723A"/>
    <w:rsid w:val="001F05B4"/>
    <w:rsid w:val="001F284B"/>
    <w:rsid w:val="001F2927"/>
    <w:rsid w:val="001F394A"/>
    <w:rsid w:val="001F3E25"/>
    <w:rsid w:val="001F40F4"/>
    <w:rsid w:val="001F4886"/>
    <w:rsid w:val="002023BE"/>
    <w:rsid w:val="002043C8"/>
    <w:rsid w:val="0020587C"/>
    <w:rsid w:val="00207D32"/>
    <w:rsid w:val="00215DC4"/>
    <w:rsid w:val="0021604C"/>
    <w:rsid w:val="002179BE"/>
    <w:rsid w:val="00220DFD"/>
    <w:rsid w:val="00221AEA"/>
    <w:rsid w:val="00221DFF"/>
    <w:rsid w:val="00235BC2"/>
    <w:rsid w:val="00235EE1"/>
    <w:rsid w:val="00236FB1"/>
    <w:rsid w:val="002466F3"/>
    <w:rsid w:val="00246CCC"/>
    <w:rsid w:val="00246CDD"/>
    <w:rsid w:val="00252A05"/>
    <w:rsid w:val="00255330"/>
    <w:rsid w:val="0025730C"/>
    <w:rsid w:val="0026284D"/>
    <w:rsid w:val="00262DBD"/>
    <w:rsid w:val="002635A4"/>
    <w:rsid w:val="00264659"/>
    <w:rsid w:val="0026606C"/>
    <w:rsid w:val="0026725B"/>
    <w:rsid w:val="0027091E"/>
    <w:rsid w:val="00270F66"/>
    <w:rsid w:val="0027243A"/>
    <w:rsid w:val="002725DF"/>
    <w:rsid w:val="00275FEE"/>
    <w:rsid w:val="00280466"/>
    <w:rsid w:val="00280A77"/>
    <w:rsid w:val="002829A9"/>
    <w:rsid w:val="00292961"/>
    <w:rsid w:val="00294695"/>
    <w:rsid w:val="00294F89"/>
    <w:rsid w:val="00296F3D"/>
    <w:rsid w:val="002A013E"/>
    <w:rsid w:val="002A04A5"/>
    <w:rsid w:val="002A6C9B"/>
    <w:rsid w:val="002A7938"/>
    <w:rsid w:val="002B4A01"/>
    <w:rsid w:val="002B50F6"/>
    <w:rsid w:val="002B795B"/>
    <w:rsid w:val="002C09C1"/>
    <w:rsid w:val="002C2191"/>
    <w:rsid w:val="002C5118"/>
    <w:rsid w:val="002C638D"/>
    <w:rsid w:val="002D3AB9"/>
    <w:rsid w:val="002D4B41"/>
    <w:rsid w:val="002D5584"/>
    <w:rsid w:val="002E0F9C"/>
    <w:rsid w:val="002E10DF"/>
    <w:rsid w:val="002E2146"/>
    <w:rsid w:val="002E3708"/>
    <w:rsid w:val="002E7754"/>
    <w:rsid w:val="002F514F"/>
    <w:rsid w:val="002F61CB"/>
    <w:rsid w:val="002F642A"/>
    <w:rsid w:val="00300AFA"/>
    <w:rsid w:val="003032AA"/>
    <w:rsid w:val="003043A2"/>
    <w:rsid w:val="00305918"/>
    <w:rsid w:val="00306437"/>
    <w:rsid w:val="00307C15"/>
    <w:rsid w:val="00307E8A"/>
    <w:rsid w:val="00311BB2"/>
    <w:rsid w:val="00311DCC"/>
    <w:rsid w:val="003135A4"/>
    <w:rsid w:val="0031432F"/>
    <w:rsid w:val="0031502C"/>
    <w:rsid w:val="00316E81"/>
    <w:rsid w:val="0032080A"/>
    <w:rsid w:val="003226AA"/>
    <w:rsid w:val="0032275B"/>
    <w:rsid w:val="00323805"/>
    <w:rsid w:val="0032380A"/>
    <w:rsid w:val="0032461A"/>
    <w:rsid w:val="003264D1"/>
    <w:rsid w:val="003328D4"/>
    <w:rsid w:val="00332FE9"/>
    <w:rsid w:val="0033303A"/>
    <w:rsid w:val="0033788E"/>
    <w:rsid w:val="00340D8F"/>
    <w:rsid w:val="00343015"/>
    <w:rsid w:val="00353DAE"/>
    <w:rsid w:val="00354991"/>
    <w:rsid w:val="00356BAF"/>
    <w:rsid w:val="003571C1"/>
    <w:rsid w:val="00357ABD"/>
    <w:rsid w:val="00360A12"/>
    <w:rsid w:val="0037072C"/>
    <w:rsid w:val="003762A6"/>
    <w:rsid w:val="003776AD"/>
    <w:rsid w:val="00377AB8"/>
    <w:rsid w:val="0038647D"/>
    <w:rsid w:val="00386C39"/>
    <w:rsid w:val="00394196"/>
    <w:rsid w:val="00395723"/>
    <w:rsid w:val="003962E6"/>
    <w:rsid w:val="003A1F6C"/>
    <w:rsid w:val="003A3188"/>
    <w:rsid w:val="003A374A"/>
    <w:rsid w:val="003B04E0"/>
    <w:rsid w:val="003B3B4F"/>
    <w:rsid w:val="003C10A5"/>
    <w:rsid w:val="003C2869"/>
    <w:rsid w:val="003C407B"/>
    <w:rsid w:val="003C5FEE"/>
    <w:rsid w:val="003D08A4"/>
    <w:rsid w:val="003D2EE4"/>
    <w:rsid w:val="003D2FD4"/>
    <w:rsid w:val="003D4C6D"/>
    <w:rsid w:val="003D5BB3"/>
    <w:rsid w:val="003D608F"/>
    <w:rsid w:val="003D7883"/>
    <w:rsid w:val="003E304F"/>
    <w:rsid w:val="003E3575"/>
    <w:rsid w:val="003E555B"/>
    <w:rsid w:val="003F1D38"/>
    <w:rsid w:val="003F4124"/>
    <w:rsid w:val="003F5FB6"/>
    <w:rsid w:val="00400F58"/>
    <w:rsid w:val="004111DA"/>
    <w:rsid w:val="00415B36"/>
    <w:rsid w:val="004177B9"/>
    <w:rsid w:val="00421592"/>
    <w:rsid w:val="00421CF6"/>
    <w:rsid w:val="004272F4"/>
    <w:rsid w:val="00427CBA"/>
    <w:rsid w:val="004357DC"/>
    <w:rsid w:val="00437ABC"/>
    <w:rsid w:val="00440676"/>
    <w:rsid w:val="00442201"/>
    <w:rsid w:val="00442A39"/>
    <w:rsid w:val="004439CB"/>
    <w:rsid w:val="00444BC5"/>
    <w:rsid w:val="00446B0F"/>
    <w:rsid w:val="00447B76"/>
    <w:rsid w:val="00463AEE"/>
    <w:rsid w:val="00465DCF"/>
    <w:rsid w:val="00470E44"/>
    <w:rsid w:val="00472937"/>
    <w:rsid w:val="00472DAE"/>
    <w:rsid w:val="00476670"/>
    <w:rsid w:val="00477FCB"/>
    <w:rsid w:val="0048164A"/>
    <w:rsid w:val="0048204B"/>
    <w:rsid w:val="0048204D"/>
    <w:rsid w:val="00485B63"/>
    <w:rsid w:val="00486502"/>
    <w:rsid w:val="00487720"/>
    <w:rsid w:val="00487F36"/>
    <w:rsid w:val="004902AA"/>
    <w:rsid w:val="00491C03"/>
    <w:rsid w:val="00493058"/>
    <w:rsid w:val="00493636"/>
    <w:rsid w:val="0049732B"/>
    <w:rsid w:val="00497C36"/>
    <w:rsid w:val="004A124E"/>
    <w:rsid w:val="004A4181"/>
    <w:rsid w:val="004A7812"/>
    <w:rsid w:val="004B1305"/>
    <w:rsid w:val="004B39D0"/>
    <w:rsid w:val="004B41BE"/>
    <w:rsid w:val="004B4651"/>
    <w:rsid w:val="004B5FFA"/>
    <w:rsid w:val="004B6704"/>
    <w:rsid w:val="004C3B11"/>
    <w:rsid w:val="004C67A5"/>
    <w:rsid w:val="004C7268"/>
    <w:rsid w:val="004C7352"/>
    <w:rsid w:val="004D4DB9"/>
    <w:rsid w:val="004D64CB"/>
    <w:rsid w:val="004E109F"/>
    <w:rsid w:val="004E42D6"/>
    <w:rsid w:val="004E60C7"/>
    <w:rsid w:val="004E6D45"/>
    <w:rsid w:val="004F37A8"/>
    <w:rsid w:val="004F684B"/>
    <w:rsid w:val="0050046F"/>
    <w:rsid w:val="0050465B"/>
    <w:rsid w:val="005065A3"/>
    <w:rsid w:val="00511759"/>
    <w:rsid w:val="0051317C"/>
    <w:rsid w:val="00515B47"/>
    <w:rsid w:val="005177F1"/>
    <w:rsid w:val="00517EC5"/>
    <w:rsid w:val="005223F5"/>
    <w:rsid w:val="00522A6E"/>
    <w:rsid w:val="00525A06"/>
    <w:rsid w:val="00526DC7"/>
    <w:rsid w:val="00531118"/>
    <w:rsid w:val="00533ED5"/>
    <w:rsid w:val="00534C08"/>
    <w:rsid w:val="00535662"/>
    <w:rsid w:val="00537E06"/>
    <w:rsid w:val="00540485"/>
    <w:rsid w:val="00541B23"/>
    <w:rsid w:val="00545748"/>
    <w:rsid w:val="00546334"/>
    <w:rsid w:val="00546F07"/>
    <w:rsid w:val="005504F7"/>
    <w:rsid w:val="00550A95"/>
    <w:rsid w:val="005510F8"/>
    <w:rsid w:val="00557C3C"/>
    <w:rsid w:val="0056088F"/>
    <w:rsid w:val="00563D74"/>
    <w:rsid w:val="00570535"/>
    <w:rsid w:val="0057338A"/>
    <w:rsid w:val="00574BD1"/>
    <w:rsid w:val="00575FA1"/>
    <w:rsid w:val="00580F7B"/>
    <w:rsid w:val="00581F93"/>
    <w:rsid w:val="005825C8"/>
    <w:rsid w:val="00584BBC"/>
    <w:rsid w:val="00591840"/>
    <w:rsid w:val="00594541"/>
    <w:rsid w:val="005A60FC"/>
    <w:rsid w:val="005A6EFE"/>
    <w:rsid w:val="005B078F"/>
    <w:rsid w:val="005B0C3E"/>
    <w:rsid w:val="005B2C89"/>
    <w:rsid w:val="005B50A0"/>
    <w:rsid w:val="005B759C"/>
    <w:rsid w:val="005C34A2"/>
    <w:rsid w:val="005C53F7"/>
    <w:rsid w:val="005C5A83"/>
    <w:rsid w:val="005C7BAC"/>
    <w:rsid w:val="005D1331"/>
    <w:rsid w:val="005D79B8"/>
    <w:rsid w:val="005E03BD"/>
    <w:rsid w:val="005E0894"/>
    <w:rsid w:val="005E1058"/>
    <w:rsid w:val="005E3D68"/>
    <w:rsid w:val="005E6B9F"/>
    <w:rsid w:val="005E7D9D"/>
    <w:rsid w:val="005F25ED"/>
    <w:rsid w:val="005F2F02"/>
    <w:rsid w:val="005F3CEB"/>
    <w:rsid w:val="005F58A8"/>
    <w:rsid w:val="005F63DE"/>
    <w:rsid w:val="005F6F66"/>
    <w:rsid w:val="00600B4F"/>
    <w:rsid w:val="00603818"/>
    <w:rsid w:val="00603F78"/>
    <w:rsid w:val="0060441B"/>
    <w:rsid w:val="00604643"/>
    <w:rsid w:val="00604D88"/>
    <w:rsid w:val="00604E34"/>
    <w:rsid w:val="00606BA7"/>
    <w:rsid w:val="00607992"/>
    <w:rsid w:val="006135AB"/>
    <w:rsid w:val="00614DF3"/>
    <w:rsid w:val="00615E15"/>
    <w:rsid w:val="00622E79"/>
    <w:rsid w:val="00623E8C"/>
    <w:rsid w:val="006256B5"/>
    <w:rsid w:val="00626538"/>
    <w:rsid w:val="006307A2"/>
    <w:rsid w:val="006309B1"/>
    <w:rsid w:val="00636E78"/>
    <w:rsid w:val="00637E30"/>
    <w:rsid w:val="006455E2"/>
    <w:rsid w:val="0064619E"/>
    <w:rsid w:val="00646BBF"/>
    <w:rsid w:val="006473E7"/>
    <w:rsid w:val="00660557"/>
    <w:rsid w:val="00661311"/>
    <w:rsid w:val="00662910"/>
    <w:rsid w:val="006666CB"/>
    <w:rsid w:val="0067231E"/>
    <w:rsid w:val="006727DA"/>
    <w:rsid w:val="006727FE"/>
    <w:rsid w:val="0067518C"/>
    <w:rsid w:val="0067699A"/>
    <w:rsid w:val="00681CB5"/>
    <w:rsid w:val="00685F31"/>
    <w:rsid w:val="006869BA"/>
    <w:rsid w:val="006904A7"/>
    <w:rsid w:val="006923BE"/>
    <w:rsid w:val="00693215"/>
    <w:rsid w:val="0069371F"/>
    <w:rsid w:val="00695589"/>
    <w:rsid w:val="00695EF4"/>
    <w:rsid w:val="006A25E3"/>
    <w:rsid w:val="006A2750"/>
    <w:rsid w:val="006A47A0"/>
    <w:rsid w:val="006A7475"/>
    <w:rsid w:val="006B08C0"/>
    <w:rsid w:val="006B53F2"/>
    <w:rsid w:val="006B5DDB"/>
    <w:rsid w:val="006C133C"/>
    <w:rsid w:val="006C197F"/>
    <w:rsid w:val="006C26DD"/>
    <w:rsid w:val="006C4D01"/>
    <w:rsid w:val="006C75BA"/>
    <w:rsid w:val="006D1B6C"/>
    <w:rsid w:val="006D29D4"/>
    <w:rsid w:val="006D2B18"/>
    <w:rsid w:val="006D5440"/>
    <w:rsid w:val="006D6B5E"/>
    <w:rsid w:val="006E0387"/>
    <w:rsid w:val="006E0DA6"/>
    <w:rsid w:val="006E2618"/>
    <w:rsid w:val="006E4AAA"/>
    <w:rsid w:val="006E6D10"/>
    <w:rsid w:val="006F227B"/>
    <w:rsid w:val="006F23DA"/>
    <w:rsid w:val="00700D8B"/>
    <w:rsid w:val="00705D76"/>
    <w:rsid w:val="00707040"/>
    <w:rsid w:val="00710557"/>
    <w:rsid w:val="00714695"/>
    <w:rsid w:val="00714B0A"/>
    <w:rsid w:val="00715F76"/>
    <w:rsid w:val="00717436"/>
    <w:rsid w:val="0072437A"/>
    <w:rsid w:val="007338A8"/>
    <w:rsid w:val="0073569B"/>
    <w:rsid w:val="00736951"/>
    <w:rsid w:val="00736D5F"/>
    <w:rsid w:val="007403F8"/>
    <w:rsid w:val="007408E7"/>
    <w:rsid w:val="00741F43"/>
    <w:rsid w:val="0074292F"/>
    <w:rsid w:val="00743217"/>
    <w:rsid w:val="007507D8"/>
    <w:rsid w:val="007527F1"/>
    <w:rsid w:val="00753B7D"/>
    <w:rsid w:val="00754F4A"/>
    <w:rsid w:val="0075582D"/>
    <w:rsid w:val="007561AC"/>
    <w:rsid w:val="00756304"/>
    <w:rsid w:val="0075781D"/>
    <w:rsid w:val="00757F82"/>
    <w:rsid w:val="007611AA"/>
    <w:rsid w:val="007712CC"/>
    <w:rsid w:val="0077193C"/>
    <w:rsid w:val="007741C4"/>
    <w:rsid w:val="00782EE0"/>
    <w:rsid w:val="007859A2"/>
    <w:rsid w:val="00787D7C"/>
    <w:rsid w:val="00791E68"/>
    <w:rsid w:val="00792916"/>
    <w:rsid w:val="007A0647"/>
    <w:rsid w:val="007A3704"/>
    <w:rsid w:val="007A5AC5"/>
    <w:rsid w:val="007A5B40"/>
    <w:rsid w:val="007B273F"/>
    <w:rsid w:val="007B4587"/>
    <w:rsid w:val="007B4BB9"/>
    <w:rsid w:val="007B794C"/>
    <w:rsid w:val="007C4334"/>
    <w:rsid w:val="007C4648"/>
    <w:rsid w:val="007C58AD"/>
    <w:rsid w:val="007C5AD9"/>
    <w:rsid w:val="007C6BFF"/>
    <w:rsid w:val="007D0711"/>
    <w:rsid w:val="007D0CA1"/>
    <w:rsid w:val="007D1E88"/>
    <w:rsid w:val="007D3EDB"/>
    <w:rsid w:val="007D53B8"/>
    <w:rsid w:val="007D56CC"/>
    <w:rsid w:val="007E0011"/>
    <w:rsid w:val="007F306C"/>
    <w:rsid w:val="007F3C24"/>
    <w:rsid w:val="007F4502"/>
    <w:rsid w:val="007F6F32"/>
    <w:rsid w:val="0080023D"/>
    <w:rsid w:val="00802EA1"/>
    <w:rsid w:val="00812A97"/>
    <w:rsid w:val="00814B59"/>
    <w:rsid w:val="00816778"/>
    <w:rsid w:val="0081710A"/>
    <w:rsid w:val="00820B07"/>
    <w:rsid w:val="00825020"/>
    <w:rsid w:val="00826659"/>
    <w:rsid w:val="00826839"/>
    <w:rsid w:val="0083452E"/>
    <w:rsid w:val="00835ECF"/>
    <w:rsid w:val="00836299"/>
    <w:rsid w:val="00841303"/>
    <w:rsid w:val="00842D83"/>
    <w:rsid w:val="00843C18"/>
    <w:rsid w:val="00844099"/>
    <w:rsid w:val="00851E68"/>
    <w:rsid w:val="00852E3E"/>
    <w:rsid w:val="008535C1"/>
    <w:rsid w:val="008539BA"/>
    <w:rsid w:val="0085606F"/>
    <w:rsid w:val="00856B97"/>
    <w:rsid w:val="00860199"/>
    <w:rsid w:val="0086081B"/>
    <w:rsid w:val="0086427D"/>
    <w:rsid w:val="00864FE5"/>
    <w:rsid w:val="0086528D"/>
    <w:rsid w:val="00865765"/>
    <w:rsid w:val="00865EC6"/>
    <w:rsid w:val="008672EF"/>
    <w:rsid w:val="00867FE5"/>
    <w:rsid w:val="00870026"/>
    <w:rsid w:val="008717A7"/>
    <w:rsid w:val="00871DC7"/>
    <w:rsid w:val="00875F46"/>
    <w:rsid w:val="00885D66"/>
    <w:rsid w:val="00886199"/>
    <w:rsid w:val="0088685E"/>
    <w:rsid w:val="008903B2"/>
    <w:rsid w:val="00890989"/>
    <w:rsid w:val="00890EF0"/>
    <w:rsid w:val="00891232"/>
    <w:rsid w:val="00895614"/>
    <w:rsid w:val="008A0BB7"/>
    <w:rsid w:val="008A1E8F"/>
    <w:rsid w:val="008A2783"/>
    <w:rsid w:val="008A5484"/>
    <w:rsid w:val="008A679F"/>
    <w:rsid w:val="008A6FF5"/>
    <w:rsid w:val="008A731B"/>
    <w:rsid w:val="008B0F26"/>
    <w:rsid w:val="008B2B6C"/>
    <w:rsid w:val="008B2FD1"/>
    <w:rsid w:val="008B3D38"/>
    <w:rsid w:val="008C1177"/>
    <w:rsid w:val="008D6560"/>
    <w:rsid w:val="008D698D"/>
    <w:rsid w:val="008E1D8A"/>
    <w:rsid w:val="008E31A7"/>
    <w:rsid w:val="008E4B93"/>
    <w:rsid w:val="008E4CF7"/>
    <w:rsid w:val="008E6B35"/>
    <w:rsid w:val="008F0BBE"/>
    <w:rsid w:val="008F234A"/>
    <w:rsid w:val="008F2B06"/>
    <w:rsid w:val="008F4F76"/>
    <w:rsid w:val="008F751D"/>
    <w:rsid w:val="00900326"/>
    <w:rsid w:val="00903E78"/>
    <w:rsid w:val="00904E19"/>
    <w:rsid w:val="009067B6"/>
    <w:rsid w:val="00911CC5"/>
    <w:rsid w:val="00911D25"/>
    <w:rsid w:val="00914F80"/>
    <w:rsid w:val="00916FB0"/>
    <w:rsid w:val="00922408"/>
    <w:rsid w:val="00927931"/>
    <w:rsid w:val="00931911"/>
    <w:rsid w:val="00931CFA"/>
    <w:rsid w:val="00933EA8"/>
    <w:rsid w:val="009355D7"/>
    <w:rsid w:val="0093666B"/>
    <w:rsid w:val="00940801"/>
    <w:rsid w:val="00942EBC"/>
    <w:rsid w:val="00946783"/>
    <w:rsid w:val="00947E76"/>
    <w:rsid w:val="009523C5"/>
    <w:rsid w:val="009533E8"/>
    <w:rsid w:val="00954BA2"/>
    <w:rsid w:val="00954C35"/>
    <w:rsid w:val="00957499"/>
    <w:rsid w:val="00957FF3"/>
    <w:rsid w:val="00960A43"/>
    <w:rsid w:val="00962B07"/>
    <w:rsid w:val="0096626B"/>
    <w:rsid w:val="0097090F"/>
    <w:rsid w:val="00972250"/>
    <w:rsid w:val="00975077"/>
    <w:rsid w:val="00980435"/>
    <w:rsid w:val="0098162F"/>
    <w:rsid w:val="00982D1D"/>
    <w:rsid w:val="009833D5"/>
    <w:rsid w:val="00995063"/>
    <w:rsid w:val="009A50A7"/>
    <w:rsid w:val="009A7F8E"/>
    <w:rsid w:val="009B0979"/>
    <w:rsid w:val="009B1AAF"/>
    <w:rsid w:val="009C06AA"/>
    <w:rsid w:val="009D05BB"/>
    <w:rsid w:val="009D0A7C"/>
    <w:rsid w:val="009D0CD8"/>
    <w:rsid w:val="009D377F"/>
    <w:rsid w:val="009D4704"/>
    <w:rsid w:val="009D7A96"/>
    <w:rsid w:val="009E1405"/>
    <w:rsid w:val="009E28D6"/>
    <w:rsid w:val="009E4D33"/>
    <w:rsid w:val="009E580F"/>
    <w:rsid w:val="009E70F9"/>
    <w:rsid w:val="009F2817"/>
    <w:rsid w:val="009F64A1"/>
    <w:rsid w:val="009F7108"/>
    <w:rsid w:val="009F7EAB"/>
    <w:rsid w:val="009F7EB7"/>
    <w:rsid w:val="00A00637"/>
    <w:rsid w:val="00A06B49"/>
    <w:rsid w:val="00A12292"/>
    <w:rsid w:val="00A1324E"/>
    <w:rsid w:val="00A135FE"/>
    <w:rsid w:val="00A15576"/>
    <w:rsid w:val="00A20535"/>
    <w:rsid w:val="00A22732"/>
    <w:rsid w:val="00A2476D"/>
    <w:rsid w:val="00A2727A"/>
    <w:rsid w:val="00A305C0"/>
    <w:rsid w:val="00A30AAE"/>
    <w:rsid w:val="00A314D2"/>
    <w:rsid w:val="00A32744"/>
    <w:rsid w:val="00A32983"/>
    <w:rsid w:val="00A354B8"/>
    <w:rsid w:val="00A4070B"/>
    <w:rsid w:val="00A40926"/>
    <w:rsid w:val="00A43DF7"/>
    <w:rsid w:val="00A44D43"/>
    <w:rsid w:val="00A45057"/>
    <w:rsid w:val="00A45BCB"/>
    <w:rsid w:val="00A51599"/>
    <w:rsid w:val="00A6053F"/>
    <w:rsid w:val="00A60E7E"/>
    <w:rsid w:val="00A61B03"/>
    <w:rsid w:val="00A61BFB"/>
    <w:rsid w:val="00A63F3B"/>
    <w:rsid w:val="00A6573C"/>
    <w:rsid w:val="00A66409"/>
    <w:rsid w:val="00A729D4"/>
    <w:rsid w:val="00A72DE2"/>
    <w:rsid w:val="00A74156"/>
    <w:rsid w:val="00A8168A"/>
    <w:rsid w:val="00A83861"/>
    <w:rsid w:val="00A855F4"/>
    <w:rsid w:val="00A85645"/>
    <w:rsid w:val="00A85792"/>
    <w:rsid w:val="00A934C2"/>
    <w:rsid w:val="00A95081"/>
    <w:rsid w:val="00AA1247"/>
    <w:rsid w:val="00AA36FC"/>
    <w:rsid w:val="00AA6A31"/>
    <w:rsid w:val="00AB2D06"/>
    <w:rsid w:val="00AB5A44"/>
    <w:rsid w:val="00AB61B3"/>
    <w:rsid w:val="00AC3383"/>
    <w:rsid w:val="00AC4AE3"/>
    <w:rsid w:val="00AC7DCD"/>
    <w:rsid w:val="00AD08D1"/>
    <w:rsid w:val="00AD1F90"/>
    <w:rsid w:val="00AD50F9"/>
    <w:rsid w:val="00AD5234"/>
    <w:rsid w:val="00AD53A3"/>
    <w:rsid w:val="00AD7AE8"/>
    <w:rsid w:val="00AE30BC"/>
    <w:rsid w:val="00AE472D"/>
    <w:rsid w:val="00AE4D80"/>
    <w:rsid w:val="00AE5ED9"/>
    <w:rsid w:val="00AE6093"/>
    <w:rsid w:val="00AE6175"/>
    <w:rsid w:val="00AE6D2F"/>
    <w:rsid w:val="00AF022F"/>
    <w:rsid w:val="00AF1B26"/>
    <w:rsid w:val="00AF1E4C"/>
    <w:rsid w:val="00AF4699"/>
    <w:rsid w:val="00AF4D00"/>
    <w:rsid w:val="00AF5136"/>
    <w:rsid w:val="00AF7F25"/>
    <w:rsid w:val="00B040BB"/>
    <w:rsid w:val="00B050EF"/>
    <w:rsid w:val="00B07CD5"/>
    <w:rsid w:val="00B106B8"/>
    <w:rsid w:val="00B11F68"/>
    <w:rsid w:val="00B12F47"/>
    <w:rsid w:val="00B2105C"/>
    <w:rsid w:val="00B214DD"/>
    <w:rsid w:val="00B25A9F"/>
    <w:rsid w:val="00B2684A"/>
    <w:rsid w:val="00B27F80"/>
    <w:rsid w:val="00B43884"/>
    <w:rsid w:val="00B44343"/>
    <w:rsid w:val="00B45E93"/>
    <w:rsid w:val="00B46A30"/>
    <w:rsid w:val="00B50B04"/>
    <w:rsid w:val="00B51337"/>
    <w:rsid w:val="00B5349E"/>
    <w:rsid w:val="00B53E9E"/>
    <w:rsid w:val="00B5588E"/>
    <w:rsid w:val="00B56ACA"/>
    <w:rsid w:val="00B56D76"/>
    <w:rsid w:val="00B61026"/>
    <w:rsid w:val="00B64C35"/>
    <w:rsid w:val="00B66796"/>
    <w:rsid w:val="00B66CEA"/>
    <w:rsid w:val="00B7260C"/>
    <w:rsid w:val="00B72ED2"/>
    <w:rsid w:val="00B81A44"/>
    <w:rsid w:val="00B84601"/>
    <w:rsid w:val="00B84DEA"/>
    <w:rsid w:val="00B86E53"/>
    <w:rsid w:val="00B90D96"/>
    <w:rsid w:val="00B91C04"/>
    <w:rsid w:val="00B9297C"/>
    <w:rsid w:val="00B93C84"/>
    <w:rsid w:val="00BA11CF"/>
    <w:rsid w:val="00BA17FE"/>
    <w:rsid w:val="00BA40A4"/>
    <w:rsid w:val="00BA4898"/>
    <w:rsid w:val="00BA4F79"/>
    <w:rsid w:val="00BA55A7"/>
    <w:rsid w:val="00BB0A96"/>
    <w:rsid w:val="00BB0F4F"/>
    <w:rsid w:val="00BB1E2E"/>
    <w:rsid w:val="00BB4A4A"/>
    <w:rsid w:val="00BB4AC5"/>
    <w:rsid w:val="00BB6CE3"/>
    <w:rsid w:val="00BB72F6"/>
    <w:rsid w:val="00BC2757"/>
    <w:rsid w:val="00BC2CFB"/>
    <w:rsid w:val="00BC6372"/>
    <w:rsid w:val="00BC7F8E"/>
    <w:rsid w:val="00BD2A04"/>
    <w:rsid w:val="00BD3403"/>
    <w:rsid w:val="00BD4580"/>
    <w:rsid w:val="00BD74F0"/>
    <w:rsid w:val="00BE0343"/>
    <w:rsid w:val="00BE2CC5"/>
    <w:rsid w:val="00BE4114"/>
    <w:rsid w:val="00BE5A41"/>
    <w:rsid w:val="00BF02D0"/>
    <w:rsid w:val="00BF2412"/>
    <w:rsid w:val="00BF268A"/>
    <w:rsid w:val="00BF42D5"/>
    <w:rsid w:val="00BF578C"/>
    <w:rsid w:val="00BF5930"/>
    <w:rsid w:val="00BF7D8D"/>
    <w:rsid w:val="00C00640"/>
    <w:rsid w:val="00C01AE6"/>
    <w:rsid w:val="00C1162C"/>
    <w:rsid w:val="00C13010"/>
    <w:rsid w:val="00C15FAA"/>
    <w:rsid w:val="00C17AC1"/>
    <w:rsid w:val="00C233CE"/>
    <w:rsid w:val="00C235F1"/>
    <w:rsid w:val="00C26FDF"/>
    <w:rsid w:val="00C329BF"/>
    <w:rsid w:val="00C366B6"/>
    <w:rsid w:val="00C375F9"/>
    <w:rsid w:val="00C41231"/>
    <w:rsid w:val="00C423F8"/>
    <w:rsid w:val="00C4257D"/>
    <w:rsid w:val="00C47566"/>
    <w:rsid w:val="00C5155F"/>
    <w:rsid w:val="00C53F41"/>
    <w:rsid w:val="00C565BD"/>
    <w:rsid w:val="00C608C3"/>
    <w:rsid w:val="00C60B9E"/>
    <w:rsid w:val="00C64D74"/>
    <w:rsid w:val="00C672DC"/>
    <w:rsid w:val="00C67CF1"/>
    <w:rsid w:val="00C70731"/>
    <w:rsid w:val="00C73D08"/>
    <w:rsid w:val="00C74297"/>
    <w:rsid w:val="00C777FC"/>
    <w:rsid w:val="00C80A71"/>
    <w:rsid w:val="00C8181F"/>
    <w:rsid w:val="00C841CE"/>
    <w:rsid w:val="00C8652A"/>
    <w:rsid w:val="00C92FE3"/>
    <w:rsid w:val="00CA013A"/>
    <w:rsid w:val="00CB0273"/>
    <w:rsid w:val="00CB46CD"/>
    <w:rsid w:val="00CB66BA"/>
    <w:rsid w:val="00CB74AE"/>
    <w:rsid w:val="00CB7C88"/>
    <w:rsid w:val="00CC13DE"/>
    <w:rsid w:val="00CC14B8"/>
    <w:rsid w:val="00CC2064"/>
    <w:rsid w:val="00CC2853"/>
    <w:rsid w:val="00CC38E3"/>
    <w:rsid w:val="00CC3DCA"/>
    <w:rsid w:val="00CC5FD6"/>
    <w:rsid w:val="00CD098A"/>
    <w:rsid w:val="00CD1839"/>
    <w:rsid w:val="00CD270F"/>
    <w:rsid w:val="00CD574E"/>
    <w:rsid w:val="00CD606A"/>
    <w:rsid w:val="00CD708D"/>
    <w:rsid w:val="00CD732C"/>
    <w:rsid w:val="00CE03B0"/>
    <w:rsid w:val="00CE3757"/>
    <w:rsid w:val="00CE7D46"/>
    <w:rsid w:val="00CF0B59"/>
    <w:rsid w:val="00CF329C"/>
    <w:rsid w:val="00CF5840"/>
    <w:rsid w:val="00CF5F3A"/>
    <w:rsid w:val="00D0198B"/>
    <w:rsid w:val="00D03CA2"/>
    <w:rsid w:val="00D11661"/>
    <w:rsid w:val="00D11E62"/>
    <w:rsid w:val="00D15E39"/>
    <w:rsid w:val="00D25173"/>
    <w:rsid w:val="00D25B27"/>
    <w:rsid w:val="00D27EEB"/>
    <w:rsid w:val="00D30781"/>
    <w:rsid w:val="00D31953"/>
    <w:rsid w:val="00D33935"/>
    <w:rsid w:val="00D40F47"/>
    <w:rsid w:val="00D44E2A"/>
    <w:rsid w:val="00D5131D"/>
    <w:rsid w:val="00D517A0"/>
    <w:rsid w:val="00D52ED6"/>
    <w:rsid w:val="00D555FC"/>
    <w:rsid w:val="00D56D00"/>
    <w:rsid w:val="00D600F7"/>
    <w:rsid w:val="00D63CCB"/>
    <w:rsid w:val="00D66C20"/>
    <w:rsid w:val="00D70D33"/>
    <w:rsid w:val="00D72298"/>
    <w:rsid w:val="00D7252E"/>
    <w:rsid w:val="00D73E56"/>
    <w:rsid w:val="00D74195"/>
    <w:rsid w:val="00D75434"/>
    <w:rsid w:val="00D764AB"/>
    <w:rsid w:val="00D77DA7"/>
    <w:rsid w:val="00D80111"/>
    <w:rsid w:val="00D84CF9"/>
    <w:rsid w:val="00D87681"/>
    <w:rsid w:val="00D909C7"/>
    <w:rsid w:val="00D91DE6"/>
    <w:rsid w:val="00D92196"/>
    <w:rsid w:val="00D92A0A"/>
    <w:rsid w:val="00D92B66"/>
    <w:rsid w:val="00D93D9B"/>
    <w:rsid w:val="00D94A99"/>
    <w:rsid w:val="00D94CC0"/>
    <w:rsid w:val="00D95AAE"/>
    <w:rsid w:val="00D97357"/>
    <w:rsid w:val="00DA4997"/>
    <w:rsid w:val="00DA5BAE"/>
    <w:rsid w:val="00DA789F"/>
    <w:rsid w:val="00DA7A4C"/>
    <w:rsid w:val="00DA7D3B"/>
    <w:rsid w:val="00DB0B74"/>
    <w:rsid w:val="00DB3FEB"/>
    <w:rsid w:val="00DB5C44"/>
    <w:rsid w:val="00DC0F09"/>
    <w:rsid w:val="00DC1897"/>
    <w:rsid w:val="00DC3371"/>
    <w:rsid w:val="00DC4824"/>
    <w:rsid w:val="00DC63F7"/>
    <w:rsid w:val="00DC6CBB"/>
    <w:rsid w:val="00DC7BDE"/>
    <w:rsid w:val="00DD3B25"/>
    <w:rsid w:val="00DD3CBA"/>
    <w:rsid w:val="00DD6961"/>
    <w:rsid w:val="00DD6BB1"/>
    <w:rsid w:val="00DE026C"/>
    <w:rsid w:val="00DE24CD"/>
    <w:rsid w:val="00DE48AE"/>
    <w:rsid w:val="00DE538F"/>
    <w:rsid w:val="00DE5E5A"/>
    <w:rsid w:val="00DE65B8"/>
    <w:rsid w:val="00DF055B"/>
    <w:rsid w:val="00DF0675"/>
    <w:rsid w:val="00DF14AC"/>
    <w:rsid w:val="00DF6339"/>
    <w:rsid w:val="00DF7729"/>
    <w:rsid w:val="00DF7F3D"/>
    <w:rsid w:val="00E023E0"/>
    <w:rsid w:val="00E02D4D"/>
    <w:rsid w:val="00E032E9"/>
    <w:rsid w:val="00E05A87"/>
    <w:rsid w:val="00E10998"/>
    <w:rsid w:val="00E14A10"/>
    <w:rsid w:val="00E16A6D"/>
    <w:rsid w:val="00E177F5"/>
    <w:rsid w:val="00E20FCC"/>
    <w:rsid w:val="00E21255"/>
    <w:rsid w:val="00E22F2D"/>
    <w:rsid w:val="00E249CB"/>
    <w:rsid w:val="00E26B1B"/>
    <w:rsid w:val="00E326C3"/>
    <w:rsid w:val="00E32DBD"/>
    <w:rsid w:val="00E3484E"/>
    <w:rsid w:val="00E34F2C"/>
    <w:rsid w:val="00E4007E"/>
    <w:rsid w:val="00E5431B"/>
    <w:rsid w:val="00E550D2"/>
    <w:rsid w:val="00E608B7"/>
    <w:rsid w:val="00E6299D"/>
    <w:rsid w:val="00E63BD0"/>
    <w:rsid w:val="00E664B6"/>
    <w:rsid w:val="00E676EC"/>
    <w:rsid w:val="00E7181E"/>
    <w:rsid w:val="00E74579"/>
    <w:rsid w:val="00E759B5"/>
    <w:rsid w:val="00E76DD8"/>
    <w:rsid w:val="00E76E0A"/>
    <w:rsid w:val="00E8489D"/>
    <w:rsid w:val="00E8490B"/>
    <w:rsid w:val="00E84FE7"/>
    <w:rsid w:val="00E860C1"/>
    <w:rsid w:val="00E8740A"/>
    <w:rsid w:val="00E91D95"/>
    <w:rsid w:val="00E92456"/>
    <w:rsid w:val="00E935F1"/>
    <w:rsid w:val="00EA092F"/>
    <w:rsid w:val="00EA3551"/>
    <w:rsid w:val="00EA44AF"/>
    <w:rsid w:val="00EA4CA2"/>
    <w:rsid w:val="00EA5A43"/>
    <w:rsid w:val="00EB05F0"/>
    <w:rsid w:val="00EB176C"/>
    <w:rsid w:val="00EB4792"/>
    <w:rsid w:val="00EB47DA"/>
    <w:rsid w:val="00EB6185"/>
    <w:rsid w:val="00EB7859"/>
    <w:rsid w:val="00EC1D92"/>
    <w:rsid w:val="00EC2753"/>
    <w:rsid w:val="00ED2B0A"/>
    <w:rsid w:val="00ED32EB"/>
    <w:rsid w:val="00ED5E61"/>
    <w:rsid w:val="00ED6CD9"/>
    <w:rsid w:val="00EE112B"/>
    <w:rsid w:val="00EE28A4"/>
    <w:rsid w:val="00EE4E28"/>
    <w:rsid w:val="00EE62EF"/>
    <w:rsid w:val="00EE6A57"/>
    <w:rsid w:val="00EE7C54"/>
    <w:rsid w:val="00EF1D45"/>
    <w:rsid w:val="00EF25AA"/>
    <w:rsid w:val="00EF4CBB"/>
    <w:rsid w:val="00EF5AC9"/>
    <w:rsid w:val="00EF5D77"/>
    <w:rsid w:val="00EF6F35"/>
    <w:rsid w:val="00EF6F6B"/>
    <w:rsid w:val="00EF7680"/>
    <w:rsid w:val="00EF7D0B"/>
    <w:rsid w:val="00F02DCC"/>
    <w:rsid w:val="00F06D28"/>
    <w:rsid w:val="00F1089F"/>
    <w:rsid w:val="00F10B8B"/>
    <w:rsid w:val="00F11BF3"/>
    <w:rsid w:val="00F13D35"/>
    <w:rsid w:val="00F1513E"/>
    <w:rsid w:val="00F15906"/>
    <w:rsid w:val="00F2064D"/>
    <w:rsid w:val="00F30D66"/>
    <w:rsid w:val="00F336C0"/>
    <w:rsid w:val="00F349C2"/>
    <w:rsid w:val="00F35FEA"/>
    <w:rsid w:val="00F36C8E"/>
    <w:rsid w:val="00F37BCE"/>
    <w:rsid w:val="00F4057D"/>
    <w:rsid w:val="00F43243"/>
    <w:rsid w:val="00F4388C"/>
    <w:rsid w:val="00F45537"/>
    <w:rsid w:val="00F45598"/>
    <w:rsid w:val="00F461F1"/>
    <w:rsid w:val="00F47F60"/>
    <w:rsid w:val="00F50A27"/>
    <w:rsid w:val="00F521E6"/>
    <w:rsid w:val="00F52E33"/>
    <w:rsid w:val="00F531A8"/>
    <w:rsid w:val="00F61C01"/>
    <w:rsid w:val="00F70196"/>
    <w:rsid w:val="00F741FB"/>
    <w:rsid w:val="00F80F79"/>
    <w:rsid w:val="00F821E8"/>
    <w:rsid w:val="00F830AD"/>
    <w:rsid w:val="00F8330E"/>
    <w:rsid w:val="00F83DFF"/>
    <w:rsid w:val="00F87D3E"/>
    <w:rsid w:val="00F9327D"/>
    <w:rsid w:val="00FA0D05"/>
    <w:rsid w:val="00FA111E"/>
    <w:rsid w:val="00FA2AAE"/>
    <w:rsid w:val="00FA4C15"/>
    <w:rsid w:val="00FA507B"/>
    <w:rsid w:val="00FA7342"/>
    <w:rsid w:val="00FB0DFB"/>
    <w:rsid w:val="00FB3A7C"/>
    <w:rsid w:val="00FB430D"/>
    <w:rsid w:val="00FB6F42"/>
    <w:rsid w:val="00FC0BFF"/>
    <w:rsid w:val="00FC42B5"/>
    <w:rsid w:val="00FC7CF0"/>
    <w:rsid w:val="00FD2D21"/>
    <w:rsid w:val="00FD4357"/>
    <w:rsid w:val="00FD4ADC"/>
    <w:rsid w:val="00FD6B2B"/>
    <w:rsid w:val="00FD6D25"/>
    <w:rsid w:val="00FD7085"/>
    <w:rsid w:val="00FD72CA"/>
    <w:rsid w:val="00FE01D3"/>
    <w:rsid w:val="00FE0E11"/>
    <w:rsid w:val="00FE2B11"/>
    <w:rsid w:val="00FE6A5E"/>
    <w:rsid w:val="00FE7EA2"/>
    <w:rsid w:val="00FF0A27"/>
    <w:rsid w:val="00FF2448"/>
    <w:rsid w:val="00FF509E"/>
    <w:rsid w:val="00FF52FE"/>
    <w:rsid w:val="00FF533C"/>
    <w:rsid w:val="00FF6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80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end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qFormat/>
    <w:rsid w:val="009F64A1"/>
    <w:rPr>
      <w:sz w:val="21"/>
      <w:szCs w:val="21"/>
    </w:rPr>
  </w:style>
  <w:style w:type="paragraph" w:styleId="ab">
    <w:name w:val="annotation text"/>
    <w:basedOn w:val="a"/>
    <w:link w:val="Char2"/>
    <w:uiPriority w:val="99"/>
    <w:semiHidden/>
    <w:unhideWhenUsed/>
    <w:qFormat/>
    <w:rsid w:val="009F64A1"/>
    <w:pPr>
      <w:jc w:val="left"/>
    </w:pPr>
  </w:style>
  <w:style w:type="character" w:customStyle="1" w:styleId="Char2">
    <w:name w:val="批注文字 Char"/>
    <w:basedOn w:val="a0"/>
    <w:link w:val="ab"/>
    <w:uiPriority w:val="99"/>
    <w:semiHidden/>
    <w:qFormat/>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qFormat/>
    <w:rsid w:val="00E8489D"/>
  </w:style>
  <w:style w:type="character" w:styleId="ae">
    <w:name w:val="endnote reference"/>
    <w:basedOn w:val="a0"/>
    <w:uiPriority w:val="99"/>
    <w:semiHidden/>
    <w:unhideWhenUsed/>
    <w:qFormat/>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f3">
    <w:name w:val="Table Grid"/>
    <w:basedOn w:val="a1"/>
    <w:uiPriority w:val="59"/>
    <w:rsid w:val="00C15F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endnote reference"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4D80"/>
    <w:pPr>
      <w:widowControl w:val="0"/>
      <w:jc w:val="both"/>
    </w:pPr>
    <w:rPr>
      <w:sz w:val="24"/>
    </w:rPr>
  </w:style>
  <w:style w:type="paragraph" w:styleId="1">
    <w:name w:val="heading 1"/>
    <w:basedOn w:val="a"/>
    <w:next w:val="a"/>
    <w:link w:val="1Char"/>
    <w:uiPriority w:val="9"/>
    <w:qFormat/>
    <w:rsid w:val="00AE4D80"/>
    <w:pPr>
      <w:keepNext/>
      <w:keepLines/>
      <w:spacing w:before="340" w:after="330" w:line="578" w:lineRule="auto"/>
      <w:outlineLvl w:val="0"/>
    </w:pPr>
    <w:rPr>
      <w:rFonts w:eastAsia="黑体"/>
      <w:b/>
      <w:bCs/>
      <w:kern w:val="44"/>
      <w:sz w:val="32"/>
      <w:szCs w:val="44"/>
    </w:rPr>
  </w:style>
  <w:style w:type="paragraph" w:styleId="2">
    <w:name w:val="heading 2"/>
    <w:basedOn w:val="a"/>
    <w:next w:val="a"/>
    <w:link w:val="2Char"/>
    <w:uiPriority w:val="9"/>
    <w:unhideWhenUsed/>
    <w:qFormat/>
    <w:rsid w:val="00AE4D80"/>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Char"/>
    <w:uiPriority w:val="9"/>
    <w:unhideWhenUsed/>
    <w:qFormat/>
    <w:rsid w:val="00AE4D80"/>
    <w:pPr>
      <w:keepNext/>
      <w:keepLines/>
      <w:spacing w:before="260" w:after="260" w:line="416" w:lineRule="auto"/>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E2B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E2B11"/>
    <w:rPr>
      <w:sz w:val="18"/>
      <w:szCs w:val="18"/>
    </w:rPr>
  </w:style>
  <w:style w:type="paragraph" w:styleId="a4">
    <w:name w:val="footer"/>
    <w:basedOn w:val="a"/>
    <w:link w:val="Char0"/>
    <w:uiPriority w:val="99"/>
    <w:unhideWhenUsed/>
    <w:rsid w:val="00FE2B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2B11"/>
    <w:rPr>
      <w:sz w:val="18"/>
      <w:szCs w:val="18"/>
    </w:rPr>
  </w:style>
  <w:style w:type="character" w:customStyle="1" w:styleId="1Char">
    <w:name w:val="标题 1 Char"/>
    <w:basedOn w:val="a0"/>
    <w:link w:val="1"/>
    <w:uiPriority w:val="9"/>
    <w:rsid w:val="00AE4D80"/>
    <w:rPr>
      <w:rFonts w:eastAsia="黑体"/>
      <w:b/>
      <w:bCs/>
      <w:kern w:val="44"/>
      <w:sz w:val="32"/>
      <w:szCs w:val="44"/>
    </w:rPr>
  </w:style>
  <w:style w:type="character" w:customStyle="1" w:styleId="2Char">
    <w:name w:val="标题 2 Char"/>
    <w:basedOn w:val="a0"/>
    <w:link w:val="2"/>
    <w:uiPriority w:val="9"/>
    <w:rsid w:val="00AE4D80"/>
    <w:rPr>
      <w:rFonts w:asciiTheme="majorHAnsi" w:eastAsia="黑体" w:hAnsiTheme="majorHAnsi" w:cstheme="majorBidi"/>
      <w:b/>
      <w:bCs/>
      <w:sz w:val="28"/>
      <w:szCs w:val="32"/>
    </w:rPr>
  </w:style>
  <w:style w:type="paragraph" w:styleId="10">
    <w:name w:val="toc 1"/>
    <w:basedOn w:val="a"/>
    <w:next w:val="a"/>
    <w:autoRedefine/>
    <w:uiPriority w:val="39"/>
    <w:unhideWhenUsed/>
    <w:qFormat/>
    <w:rsid w:val="003A3188"/>
    <w:pPr>
      <w:tabs>
        <w:tab w:val="right" w:leader="dot" w:pos="8296"/>
      </w:tabs>
      <w:jc w:val="center"/>
    </w:pPr>
    <w:rPr>
      <w:rFonts w:ascii="黑体" w:eastAsia="黑体" w:hAnsi="黑体"/>
      <w:sz w:val="32"/>
      <w:szCs w:val="32"/>
    </w:rPr>
  </w:style>
  <w:style w:type="paragraph" w:styleId="20">
    <w:name w:val="toc 2"/>
    <w:basedOn w:val="a"/>
    <w:next w:val="a"/>
    <w:autoRedefine/>
    <w:uiPriority w:val="39"/>
    <w:unhideWhenUsed/>
    <w:qFormat/>
    <w:rsid w:val="003A3188"/>
    <w:pPr>
      <w:tabs>
        <w:tab w:val="left" w:pos="1418"/>
        <w:tab w:val="right" w:leader="dot" w:pos="8296"/>
      </w:tabs>
      <w:ind w:left="425"/>
    </w:pPr>
  </w:style>
  <w:style w:type="character" w:styleId="a5">
    <w:name w:val="Hyperlink"/>
    <w:basedOn w:val="a0"/>
    <w:uiPriority w:val="99"/>
    <w:unhideWhenUsed/>
    <w:rsid w:val="005C34A2"/>
    <w:rPr>
      <w:color w:val="0000FF" w:themeColor="hyperlink"/>
      <w:u w:val="single"/>
    </w:rPr>
  </w:style>
  <w:style w:type="paragraph" w:styleId="a6">
    <w:name w:val="Balloon Text"/>
    <w:basedOn w:val="a"/>
    <w:link w:val="Char1"/>
    <w:uiPriority w:val="99"/>
    <w:semiHidden/>
    <w:unhideWhenUsed/>
    <w:rsid w:val="00D80111"/>
    <w:rPr>
      <w:sz w:val="18"/>
      <w:szCs w:val="18"/>
    </w:rPr>
  </w:style>
  <w:style w:type="character" w:customStyle="1" w:styleId="Char1">
    <w:name w:val="批注框文本 Char"/>
    <w:basedOn w:val="a0"/>
    <w:link w:val="a6"/>
    <w:uiPriority w:val="99"/>
    <w:semiHidden/>
    <w:rsid w:val="00D80111"/>
    <w:rPr>
      <w:sz w:val="18"/>
      <w:szCs w:val="18"/>
    </w:rPr>
  </w:style>
  <w:style w:type="character" w:customStyle="1" w:styleId="3Char">
    <w:name w:val="标题 3 Char"/>
    <w:basedOn w:val="a0"/>
    <w:link w:val="3"/>
    <w:uiPriority w:val="9"/>
    <w:rsid w:val="00AE4D80"/>
    <w:rPr>
      <w:b/>
      <w:bCs/>
      <w:sz w:val="24"/>
      <w:szCs w:val="32"/>
    </w:rPr>
  </w:style>
  <w:style w:type="character" w:styleId="a7">
    <w:name w:val="Placeholder Text"/>
    <w:basedOn w:val="a0"/>
    <w:uiPriority w:val="99"/>
    <w:semiHidden/>
    <w:rsid w:val="00386C39"/>
    <w:rPr>
      <w:color w:val="808080"/>
    </w:rPr>
  </w:style>
  <w:style w:type="paragraph" w:styleId="30">
    <w:name w:val="toc 3"/>
    <w:basedOn w:val="a"/>
    <w:next w:val="a"/>
    <w:autoRedefine/>
    <w:uiPriority w:val="39"/>
    <w:unhideWhenUsed/>
    <w:qFormat/>
    <w:rsid w:val="003A3188"/>
    <w:pPr>
      <w:tabs>
        <w:tab w:val="left" w:pos="1680"/>
        <w:tab w:val="right" w:leader="dot" w:pos="8296"/>
      </w:tabs>
      <w:ind w:left="851"/>
    </w:pPr>
  </w:style>
  <w:style w:type="paragraph" w:styleId="a8">
    <w:name w:val="List Paragraph"/>
    <w:basedOn w:val="a"/>
    <w:uiPriority w:val="34"/>
    <w:qFormat/>
    <w:rsid w:val="00EF6F35"/>
    <w:pPr>
      <w:ind w:firstLineChars="200" w:firstLine="420"/>
    </w:pPr>
  </w:style>
  <w:style w:type="paragraph" w:styleId="a9">
    <w:name w:val="Normal (Web)"/>
    <w:basedOn w:val="a"/>
    <w:uiPriority w:val="99"/>
    <w:semiHidden/>
    <w:unhideWhenUsed/>
    <w:rsid w:val="007B4587"/>
    <w:pPr>
      <w:widowControl/>
      <w:spacing w:before="100" w:beforeAutospacing="1" w:after="100" w:afterAutospacing="1"/>
      <w:jc w:val="left"/>
    </w:pPr>
    <w:rPr>
      <w:rFonts w:ascii="宋体" w:eastAsia="宋体" w:hAnsi="宋体" w:cs="宋体"/>
      <w:kern w:val="0"/>
      <w:szCs w:val="24"/>
    </w:rPr>
  </w:style>
  <w:style w:type="character" w:styleId="aa">
    <w:name w:val="annotation reference"/>
    <w:basedOn w:val="a0"/>
    <w:uiPriority w:val="99"/>
    <w:semiHidden/>
    <w:unhideWhenUsed/>
    <w:qFormat/>
    <w:rsid w:val="009F64A1"/>
    <w:rPr>
      <w:sz w:val="21"/>
      <w:szCs w:val="21"/>
    </w:rPr>
  </w:style>
  <w:style w:type="paragraph" w:styleId="ab">
    <w:name w:val="annotation text"/>
    <w:basedOn w:val="a"/>
    <w:link w:val="Char2"/>
    <w:uiPriority w:val="99"/>
    <w:semiHidden/>
    <w:unhideWhenUsed/>
    <w:qFormat/>
    <w:rsid w:val="009F64A1"/>
    <w:pPr>
      <w:jc w:val="left"/>
    </w:pPr>
  </w:style>
  <w:style w:type="character" w:customStyle="1" w:styleId="Char2">
    <w:name w:val="批注文字 Char"/>
    <w:basedOn w:val="a0"/>
    <w:link w:val="ab"/>
    <w:uiPriority w:val="99"/>
    <w:semiHidden/>
    <w:qFormat/>
    <w:rsid w:val="009F64A1"/>
  </w:style>
  <w:style w:type="paragraph" w:styleId="ac">
    <w:name w:val="annotation subject"/>
    <w:basedOn w:val="ab"/>
    <w:next w:val="ab"/>
    <w:link w:val="Char3"/>
    <w:uiPriority w:val="99"/>
    <w:semiHidden/>
    <w:unhideWhenUsed/>
    <w:rsid w:val="009F64A1"/>
    <w:rPr>
      <w:b/>
      <w:bCs/>
    </w:rPr>
  </w:style>
  <w:style w:type="character" w:customStyle="1" w:styleId="Char3">
    <w:name w:val="批注主题 Char"/>
    <w:basedOn w:val="Char2"/>
    <w:link w:val="ac"/>
    <w:uiPriority w:val="99"/>
    <w:semiHidden/>
    <w:rsid w:val="009F64A1"/>
    <w:rPr>
      <w:b/>
      <w:bCs/>
    </w:rPr>
  </w:style>
  <w:style w:type="paragraph" w:styleId="ad">
    <w:name w:val="endnote text"/>
    <w:basedOn w:val="a"/>
    <w:link w:val="Char4"/>
    <w:uiPriority w:val="99"/>
    <w:semiHidden/>
    <w:unhideWhenUsed/>
    <w:rsid w:val="00E8489D"/>
    <w:pPr>
      <w:snapToGrid w:val="0"/>
      <w:jc w:val="left"/>
    </w:pPr>
  </w:style>
  <w:style w:type="character" w:customStyle="1" w:styleId="Char4">
    <w:name w:val="尾注文本 Char"/>
    <w:basedOn w:val="a0"/>
    <w:link w:val="ad"/>
    <w:uiPriority w:val="99"/>
    <w:semiHidden/>
    <w:qFormat/>
    <w:rsid w:val="00E8489D"/>
  </w:style>
  <w:style w:type="character" w:styleId="ae">
    <w:name w:val="endnote reference"/>
    <w:basedOn w:val="a0"/>
    <w:uiPriority w:val="99"/>
    <w:semiHidden/>
    <w:unhideWhenUsed/>
    <w:qFormat/>
    <w:rsid w:val="00E8489D"/>
    <w:rPr>
      <w:vertAlign w:val="superscript"/>
    </w:rPr>
  </w:style>
  <w:style w:type="paragraph" w:styleId="af">
    <w:name w:val="footnote text"/>
    <w:basedOn w:val="a"/>
    <w:link w:val="Char5"/>
    <w:uiPriority w:val="99"/>
    <w:semiHidden/>
    <w:unhideWhenUsed/>
    <w:rsid w:val="00FB430D"/>
    <w:pPr>
      <w:snapToGrid w:val="0"/>
      <w:jc w:val="left"/>
    </w:pPr>
    <w:rPr>
      <w:sz w:val="18"/>
      <w:szCs w:val="18"/>
    </w:rPr>
  </w:style>
  <w:style w:type="character" w:customStyle="1" w:styleId="Char5">
    <w:name w:val="脚注文本 Char"/>
    <w:basedOn w:val="a0"/>
    <w:link w:val="af"/>
    <w:uiPriority w:val="99"/>
    <w:semiHidden/>
    <w:rsid w:val="00FB430D"/>
    <w:rPr>
      <w:sz w:val="18"/>
      <w:szCs w:val="18"/>
    </w:rPr>
  </w:style>
  <w:style w:type="character" w:styleId="af0">
    <w:name w:val="footnote reference"/>
    <w:basedOn w:val="a0"/>
    <w:uiPriority w:val="99"/>
    <w:semiHidden/>
    <w:unhideWhenUsed/>
    <w:rsid w:val="00FB430D"/>
    <w:rPr>
      <w:vertAlign w:val="superscript"/>
    </w:rPr>
  </w:style>
  <w:style w:type="character" w:styleId="af1">
    <w:name w:val="Strong"/>
    <w:basedOn w:val="a0"/>
    <w:uiPriority w:val="22"/>
    <w:qFormat/>
    <w:rsid w:val="00DE24CD"/>
    <w:rPr>
      <w:b/>
      <w:bCs/>
    </w:rPr>
  </w:style>
  <w:style w:type="paragraph" w:styleId="af2">
    <w:name w:val="Plain Text"/>
    <w:basedOn w:val="a"/>
    <w:link w:val="Char6"/>
    <w:rsid w:val="00182EB4"/>
    <w:rPr>
      <w:rFonts w:ascii="宋体" w:eastAsia="宋体" w:hAnsi="Courier New" w:cs="Times New Roman"/>
      <w:szCs w:val="20"/>
    </w:rPr>
  </w:style>
  <w:style w:type="character" w:customStyle="1" w:styleId="Char6">
    <w:name w:val="纯文本 Char"/>
    <w:basedOn w:val="a0"/>
    <w:link w:val="af2"/>
    <w:rsid w:val="00182EB4"/>
    <w:rPr>
      <w:rFonts w:ascii="宋体" w:eastAsia="宋体" w:hAnsi="Courier New" w:cs="Times New Roman"/>
      <w:szCs w:val="20"/>
    </w:rPr>
  </w:style>
  <w:style w:type="paragraph" w:styleId="TOC">
    <w:name w:val="TOC Heading"/>
    <w:basedOn w:val="1"/>
    <w:next w:val="a"/>
    <w:uiPriority w:val="39"/>
    <w:unhideWhenUsed/>
    <w:qFormat/>
    <w:rsid w:val="003A318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table" w:styleId="af3">
    <w:name w:val="Table Grid"/>
    <w:basedOn w:val="a1"/>
    <w:uiPriority w:val="59"/>
    <w:rsid w:val="00C15F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06">
      <w:bodyDiv w:val="1"/>
      <w:marLeft w:val="0"/>
      <w:marRight w:val="0"/>
      <w:marTop w:val="0"/>
      <w:marBottom w:val="0"/>
      <w:divBdr>
        <w:top w:val="none" w:sz="0" w:space="0" w:color="auto"/>
        <w:left w:val="none" w:sz="0" w:space="0" w:color="auto"/>
        <w:bottom w:val="none" w:sz="0" w:space="0" w:color="auto"/>
        <w:right w:val="none" w:sz="0" w:space="0" w:color="auto"/>
      </w:divBdr>
      <w:divsChild>
        <w:div w:id="1597593479">
          <w:marLeft w:val="0"/>
          <w:marRight w:val="0"/>
          <w:marTop w:val="0"/>
          <w:marBottom w:val="0"/>
          <w:divBdr>
            <w:top w:val="none" w:sz="0" w:space="0" w:color="auto"/>
            <w:left w:val="none" w:sz="0" w:space="0" w:color="auto"/>
            <w:bottom w:val="none" w:sz="0" w:space="0" w:color="auto"/>
            <w:right w:val="none" w:sz="0" w:space="0" w:color="auto"/>
          </w:divBdr>
          <w:divsChild>
            <w:div w:id="773599952">
              <w:marLeft w:val="0"/>
              <w:marRight w:val="0"/>
              <w:marTop w:val="0"/>
              <w:marBottom w:val="0"/>
              <w:divBdr>
                <w:top w:val="none" w:sz="0" w:space="0" w:color="auto"/>
                <w:left w:val="none" w:sz="0" w:space="0" w:color="auto"/>
                <w:bottom w:val="none" w:sz="0" w:space="0" w:color="auto"/>
                <w:right w:val="none" w:sz="0" w:space="0" w:color="auto"/>
              </w:divBdr>
              <w:divsChild>
                <w:div w:id="1850214098">
                  <w:marLeft w:val="0"/>
                  <w:marRight w:val="0"/>
                  <w:marTop w:val="0"/>
                  <w:marBottom w:val="0"/>
                  <w:divBdr>
                    <w:top w:val="none" w:sz="0" w:space="0" w:color="auto"/>
                    <w:left w:val="none" w:sz="0" w:space="0" w:color="auto"/>
                    <w:bottom w:val="none" w:sz="0" w:space="0" w:color="auto"/>
                    <w:right w:val="none" w:sz="0" w:space="0" w:color="auto"/>
                  </w:divBdr>
                  <w:divsChild>
                    <w:div w:id="616835852">
                      <w:marLeft w:val="0"/>
                      <w:marRight w:val="0"/>
                      <w:marTop w:val="0"/>
                      <w:marBottom w:val="0"/>
                      <w:divBdr>
                        <w:top w:val="none" w:sz="0" w:space="0" w:color="auto"/>
                        <w:left w:val="none" w:sz="0" w:space="0" w:color="auto"/>
                        <w:bottom w:val="none" w:sz="0" w:space="0" w:color="auto"/>
                        <w:right w:val="none" w:sz="0" w:space="0" w:color="auto"/>
                      </w:divBdr>
                      <w:divsChild>
                        <w:div w:id="1176193210">
                          <w:marLeft w:val="0"/>
                          <w:marRight w:val="0"/>
                          <w:marTop w:val="0"/>
                          <w:marBottom w:val="900"/>
                          <w:divBdr>
                            <w:top w:val="none" w:sz="0" w:space="0" w:color="auto"/>
                            <w:left w:val="none" w:sz="0" w:space="0" w:color="auto"/>
                            <w:bottom w:val="none" w:sz="0" w:space="0" w:color="auto"/>
                            <w:right w:val="none" w:sz="0" w:space="0" w:color="auto"/>
                          </w:divBdr>
                          <w:divsChild>
                            <w:div w:id="610429874">
                              <w:marLeft w:val="0"/>
                              <w:marRight w:val="0"/>
                              <w:marTop w:val="0"/>
                              <w:marBottom w:val="0"/>
                              <w:divBdr>
                                <w:top w:val="none" w:sz="0" w:space="0" w:color="auto"/>
                                <w:left w:val="none" w:sz="0" w:space="0" w:color="auto"/>
                                <w:bottom w:val="none" w:sz="0" w:space="0" w:color="auto"/>
                                <w:right w:val="none" w:sz="0" w:space="0" w:color="auto"/>
                              </w:divBdr>
                              <w:divsChild>
                                <w:div w:id="1427995874">
                                  <w:marLeft w:val="0"/>
                                  <w:marRight w:val="0"/>
                                  <w:marTop w:val="0"/>
                                  <w:marBottom w:val="0"/>
                                  <w:divBdr>
                                    <w:top w:val="none" w:sz="0" w:space="0" w:color="auto"/>
                                    <w:left w:val="none" w:sz="0" w:space="0" w:color="auto"/>
                                    <w:bottom w:val="none" w:sz="0" w:space="0" w:color="auto"/>
                                    <w:right w:val="none" w:sz="0" w:space="0" w:color="auto"/>
                                  </w:divBdr>
                                  <w:divsChild>
                                    <w:div w:id="244582068">
                                      <w:marLeft w:val="0"/>
                                      <w:marRight w:val="0"/>
                                      <w:marTop w:val="0"/>
                                      <w:marBottom w:val="0"/>
                                      <w:divBdr>
                                        <w:top w:val="none" w:sz="0" w:space="0" w:color="auto"/>
                                        <w:left w:val="none" w:sz="0" w:space="0" w:color="auto"/>
                                        <w:bottom w:val="none" w:sz="0" w:space="0" w:color="auto"/>
                                        <w:right w:val="none" w:sz="0" w:space="0" w:color="auto"/>
                                      </w:divBdr>
                                      <w:divsChild>
                                        <w:div w:id="1956210382">
                                          <w:marLeft w:val="0"/>
                                          <w:marRight w:val="0"/>
                                          <w:marTop w:val="0"/>
                                          <w:marBottom w:val="0"/>
                                          <w:divBdr>
                                            <w:top w:val="single" w:sz="6" w:space="0" w:color="E7E7E7"/>
                                            <w:left w:val="single" w:sz="6" w:space="0" w:color="E7E7E7"/>
                                            <w:bottom w:val="single" w:sz="6" w:space="0" w:color="E7E7E7"/>
                                            <w:right w:val="single" w:sz="6" w:space="0" w:color="E7E7E7"/>
                                          </w:divBdr>
                                          <w:divsChild>
                                            <w:div w:id="1503545856">
                                              <w:marLeft w:val="0"/>
                                              <w:marRight w:val="0"/>
                                              <w:marTop w:val="0"/>
                                              <w:marBottom w:val="0"/>
                                              <w:divBdr>
                                                <w:top w:val="none" w:sz="0" w:space="0" w:color="auto"/>
                                                <w:left w:val="none" w:sz="0" w:space="0" w:color="auto"/>
                                                <w:bottom w:val="none" w:sz="0" w:space="0" w:color="auto"/>
                                                <w:right w:val="none" w:sz="0" w:space="0" w:color="auto"/>
                                              </w:divBdr>
                                              <w:divsChild>
                                                <w:div w:id="9208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765392">
                                      <w:marLeft w:val="0"/>
                                      <w:marRight w:val="120"/>
                                      <w:marTop w:val="0"/>
                                      <w:marBottom w:val="0"/>
                                      <w:divBdr>
                                        <w:top w:val="none" w:sz="0" w:space="0" w:color="auto"/>
                                        <w:left w:val="none" w:sz="0" w:space="0" w:color="auto"/>
                                        <w:bottom w:val="none" w:sz="0" w:space="0" w:color="auto"/>
                                        <w:right w:val="none" w:sz="0" w:space="0" w:color="auto"/>
                                      </w:divBdr>
                                    </w:div>
                                    <w:div w:id="1628119528">
                                      <w:marLeft w:val="0"/>
                                      <w:marRight w:val="0"/>
                                      <w:marTop w:val="0"/>
                                      <w:marBottom w:val="0"/>
                                      <w:divBdr>
                                        <w:top w:val="none" w:sz="0" w:space="0" w:color="auto"/>
                                        <w:left w:val="none" w:sz="0" w:space="0" w:color="auto"/>
                                        <w:bottom w:val="none" w:sz="0" w:space="0" w:color="auto"/>
                                        <w:right w:val="none" w:sz="0" w:space="0" w:color="auto"/>
                                      </w:divBdr>
                                      <w:divsChild>
                                        <w:div w:id="1535994867">
                                          <w:marLeft w:val="0"/>
                                          <w:marRight w:val="0"/>
                                          <w:marTop w:val="0"/>
                                          <w:marBottom w:val="0"/>
                                          <w:divBdr>
                                            <w:top w:val="none" w:sz="0" w:space="0" w:color="auto"/>
                                            <w:left w:val="none" w:sz="0" w:space="0" w:color="auto"/>
                                            <w:bottom w:val="none" w:sz="0" w:space="0" w:color="auto"/>
                                            <w:right w:val="none" w:sz="0" w:space="0" w:color="auto"/>
                                          </w:divBdr>
                                          <w:divsChild>
                                            <w:div w:id="459883323">
                                              <w:marLeft w:val="0"/>
                                              <w:marRight w:val="0"/>
                                              <w:marTop w:val="0"/>
                                              <w:marBottom w:val="0"/>
                                              <w:divBdr>
                                                <w:top w:val="single" w:sz="6" w:space="0" w:color="EEEEEE"/>
                                                <w:left w:val="single" w:sz="2" w:space="0" w:color="EEEEEE"/>
                                                <w:bottom w:val="single" w:sz="6" w:space="0" w:color="EEEEEE"/>
                                                <w:right w:val="single" w:sz="6" w:space="0" w:color="EEEEEE"/>
                                              </w:divBdr>
                                              <w:divsChild>
                                                <w:div w:id="98959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153405">
      <w:bodyDiv w:val="1"/>
      <w:marLeft w:val="0"/>
      <w:marRight w:val="0"/>
      <w:marTop w:val="0"/>
      <w:marBottom w:val="0"/>
      <w:divBdr>
        <w:top w:val="none" w:sz="0" w:space="0" w:color="auto"/>
        <w:left w:val="none" w:sz="0" w:space="0" w:color="auto"/>
        <w:bottom w:val="none" w:sz="0" w:space="0" w:color="auto"/>
        <w:right w:val="none" w:sz="0" w:space="0" w:color="auto"/>
      </w:divBdr>
    </w:div>
    <w:div w:id="703748607">
      <w:bodyDiv w:val="1"/>
      <w:marLeft w:val="0"/>
      <w:marRight w:val="0"/>
      <w:marTop w:val="0"/>
      <w:marBottom w:val="0"/>
      <w:divBdr>
        <w:top w:val="none" w:sz="0" w:space="0" w:color="auto"/>
        <w:left w:val="none" w:sz="0" w:space="0" w:color="auto"/>
        <w:bottom w:val="none" w:sz="0" w:space="0" w:color="auto"/>
        <w:right w:val="none" w:sz="0" w:space="0" w:color="auto"/>
      </w:divBdr>
      <w:divsChild>
        <w:div w:id="338237346">
          <w:marLeft w:val="0"/>
          <w:marRight w:val="0"/>
          <w:marTop w:val="0"/>
          <w:marBottom w:val="0"/>
          <w:divBdr>
            <w:top w:val="none" w:sz="0" w:space="0" w:color="auto"/>
            <w:left w:val="none" w:sz="0" w:space="0" w:color="auto"/>
            <w:bottom w:val="none" w:sz="0" w:space="0" w:color="auto"/>
            <w:right w:val="none" w:sz="0" w:space="0" w:color="auto"/>
          </w:divBdr>
          <w:divsChild>
            <w:div w:id="1894341972">
              <w:marLeft w:val="0"/>
              <w:marRight w:val="0"/>
              <w:marTop w:val="0"/>
              <w:marBottom w:val="0"/>
              <w:divBdr>
                <w:top w:val="none" w:sz="0" w:space="0" w:color="auto"/>
                <w:left w:val="none" w:sz="0" w:space="0" w:color="auto"/>
                <w:bottom w:val="none" w:sz="0" w:space="0" w:color="auto"/>
                <w:right w:val="none" w:sz="0" w:space="0" w:color="auto"/>
              </w:divBdr>
              <w:divsChild>
                <w:div w:id="1690528848">
                  <w:marLeft w:val="0"/>
                  <w:marRight w:val="0"/>
                  <w:marTop w:val="0"/>
                  <w:marBottom w:val="0"/>
                  <w:divBdr>
                    <w:top w:val="none" w:sz="0" w:space="0" w:color="auto"/>
                    <w:left w:val="none" w:sz="0" w:space="0" w:color="auto"/>
                    <w:bottom w:val="none" w:sz="0" w:space="0" w:color="auto"/>
                    <w:right w:val="none" w:sz="0" w:space="0" w:color="auto"/>
                  </w:divBdr>
                  <w:divsChild>
                    <w:div w:id="1574969375">
                      <w:marLeft w:val="0"/>
                      <w:marRight w:val="0"/>
                      <w:marTop w:val="0"/>
                      <w:marBottom w:val="0"/>
                      <w:divBdr>
                        <w:top w:val="none" w:sz="0" w:space="0" w:color="auto"/>
                        <w:left w:val="none" w:sz="0" w:space="0" w:color="auto"/>
                        <w:bottom w:val="none" w:sz="0" w:space="0" w:color="auto"/>
                        <w:right w:val="none" w:sz="0" w:space="0" w:color="auto"/>
                      </w:divBdr>
                      <w:divsChild>
                        <w:div w:id="1372220332">
                          <w:marLeft w:val="0"/>
                          <w:marRight w:val="0"/>
                          <w:marTop w:val="0"/>
                          <w:marBottom w:val="900"/>
                          <w:divBdr>
                            <w:top w:val="none" w:sz="0" w:space="0" w:color="auto"/>
                            <w:left w:val="none" w:sz="0" w:space="0" w:color="auto"/>
                            <w:bottom w:val="none" w:sz="0" w:space="0" w:color="auto"/>
                            <w:right w:val="none" w:sz="0" w:space="0" w:color="auto"/>
                          </w:divBdr>
                          <w:divsChild>
                            <w:div w:id="1166045734">
                              <w:marLeft w:val="0"/>
                              <w:marRight w:val="0"/>
                              <w:marTop w:val="0"/>
                              <w:marBottom w:val="0"/>
                              <w:divBdr>
                                <w:top w:val="none" w:sz="0" w:space="0" w:color="auto"/>
                                <w:left w:val="none" w:sz="0" w:space="0" w:color="auto"/>
                                <w:bottom w:val="none" w:sz="0" w:space="0" w:color="auto"/>
                                <w:right w:val="none" w:sz="0" w:space="0" w:color="auto"/>
                              </w:divBdr>
                              <w:divsChild>
                                <w:div w:id="1048067191">
                                  <w:marLeft w:val="0"/>
                                  <w:marRight w:val="0"/>
                                  <w:marTop w:val="0"/>
                                  <w:marBottom w:val="0"/>
                                  <w:divBdr>
                                    <w:top w:val="none" w:sz="0" w:space="0" w:color="auto"/>
                                    <w:left w:val="none" w:sz="0" w:space="0" w:color="auto"/>
                                    <w:bottom w:val="none" w:sz="0" w:space="0" w:color="auto"/>
                                    <w:right w:val="none" w:sz="0" w:space="0" w:color="auto"/>
                                  </w:divBdr>
                                  <w:divsChild>
                                    <w:div w:id="845903362">
                                      <w:marLeft w:val="0"/>
                                      <w:marRight w:val="120"/>
                                      <w:marTop w:val="0"/>
                                      <w:marBottom w:val="0"/>
                                      <w:divBdr>
                                        <w:top w:val="none" w:sz="0" w:space="0" w:color="auto"/>
                                        <w:left w:val="none" w:sz="0" w:space="0" w:color="auto"/>
                                        <w:bottom w:val="none" w:sz="0" w:space="0" w:color="auto"/>
                                        <w:right w:val="none" w:sz="0" w:space="0" w:color="auto"/>
                                      </w:divBdr>
                                    </w:div>
                                    <w:div w:id="871191210">
                                      <w:marLeft w:val="0"/>
                                      <w:marRight w:val="0"/>
                                      <w:marTop w:val="0"/>
                                      <w:marBottom w:val="0"/>
                                      <w:divBdr>
                                        <w:top w:val="none" w:sz="0" w:space="0" w:color="auto"/>
                                        <w:left w:val="none" w:sz="0" w:space="0" w:color="auto"/>
                                        <w:bottom w:val="none" w:sz="0" w:space="0" w:color="auto"/>
                                        <w:right w:val="none" w:sz="0" w:space="0" w:color="auto"/>
                                      </w:divBdr>
                                      <w:divsChild>
                                        <w:div w:id="513033719">
                                          <w:marLeft w:val="0"/>
                                          <w:marRight w:val="0"/>
                                          <w:marTop w:val="0"/>
                                          <w:marBottom w:val="0"/>
                                          <w:divBdr>
                                            <w:top w:val="single" w:sz="6" w:space="0" w:color="E7E7E7"/>
                                            <w:left w:val="single" w:sz="6" w:space="0" w:color="E7E7E7"/>
                                            <w:bottom w:val="single" w:sz="6" w:space="0" w:color="E7E7E7"/>
                                            <w:right w:val="single" w:sz="6" w:space="0" w:color="E7E7E7"/>
                                          </w:divBdr>
                                          <w:divsChild>
                                            <w:div w:id="145359182">
                                              <w:marLeft w:val="0"/>
                                              <w:marRight w:val="0"/>
                                              <w:marTop w:val="0"/>
                                              <w:marBottom w:val="0"/>
                                              <w:divBdr>
                                                <w:top w:val="none" w:sz="0" w:space="0" w:color="auto"/>
                                                <w:left w:val="none" w:sz="0" w:space="0" w:color="auto"/>
                                                <w:bottom w:val="none" w:sz="0" w:space="0" w:color="auto"/>
                                                <w:right w:val="none" w:sz="0" w:space="0" w:color="auto"/>
                                              </w:divBdr>
                                              <w:divsChild>
                                                <w:div w:id="7322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002">
                                      <w:marLeft w:val="0"/>
                                      <w:marRight w:val="0"/>
                                      <w:marTop w:val="0"/>
                                      <w:marBottom w:val="0"/>
                                      <w:divBdr>
                                        <w:top w:val="none" w:sz="0" w:space="0" w:color="auto"/>
                                        <w:left w:val="none" w:sz="0" w:space="0" w:color="auto"/>
                                        <w:bottom w:val="none" w:sz="0" w:space="0" w:color="auto"/>
                                        <w:right w:val="none" w:sz="0" w:space="0" w:color="auto"/>
                                      </w:divBdr>
                                      <w:divsChild>
                                        <w:div w:id="201209996">
                                          <w:marLeft w:val="0"/>
                                          <w:marRight w:val="0"/>
                                          <w:marTop w:val="0"/>
                                          <w:marBottom w:val="0"/>
                                          <w:divBdr>
                                            <w:top w:val="none" w:sz="0" w:space="0" w:color="auto"/>
                                            <w:left w:val="none" w:sz="0" w:space="0" w:color="auto"/>
                                            <w:bottom w:val="none" w:sz="0" w:space="0" w:color="auto"/>
                                            <w:right w:val="none" w:sz="0" w:space="0" w:color="auto"/>
                                          </w:divBdr>
                                          <w:divsChild>
                                            <w:div w:id="189727007">
                                              <w:marLeft w:val="0"/>
                                              <w:marRight w:val="0"/>
                                              <w:marTop w:val="0"/>
                                              <w:marBottom w:val="0"/>
                                              <w:divBdr>
                                                <w:top w:val="single" w:sz="6" w:space="0" w:color="EEEEEE"/>
                                                <w:left w:val="single" w:sz="2" w:space="0" w:color="EEEEEE"/>
                                                <w:bottom w:val="single" w:sz="6" w:space="0" w:color="EEEEEE"/>
                                                <w:right w:val="single" w:sz="6" w:space="0" w:color="EEEEEE"/>
                                              </w:divBdr>
                                              <w:divsChild>
                                                <w:div w:id="20098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8"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microsoft.com/office/2016/09/relationships/commentsIds" Target="commentsIds.xml"/><Relationship Id="rId77"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747910-50CB-4BE4-AC71-EF9F1FE68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36324</TotalTime>
  <Pages>54</Pages>
  <Words>4675</Words>
  <Characters>26653</Characters>
  <Application>Microsoft Office Word</Application>
  <DocSecurity>0</DocSecurity>
  <Lines>222</Lines>
  <Paragraphs>62</Paragraphs>
  <ScaleCrop>false</ScaleCrop>
  <Company/>
  <LinksUpToDate>false</LinksUpToDate>
  <CharactersWithSpaces>31266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zhenyong</dc:creator>
  <cp:lastModifiedBy>zhenyong</cp:lastModifiedBy>
  <cp:revision>65</cp:revision>
  <dcterms:created xsi:type="dcterms:W3CDTF">2018-01-16T02:08:00Z</dcterms:created>
  <dcterms:modified xsi:type="dcterms:W3CDTF">2018-03-18T12:37:00Z</dcterms:modified>
</cp:coreProperties>
</file>