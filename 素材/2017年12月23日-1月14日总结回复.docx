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B55E22" w14:textId="77777777" w:rsidR="000E02A6" w:rsidRDefault="00FC5BC6">
      <w:r>
        <w:rPr>
          <w:rFonts w:hint="eastAsia"/>
        </w:rPr>
        <w:tab/>
      </w:r>
      <w:r>
        <w:rPr>
          <w:rFonts w:hint="eastAsia"/>
        </w:rPr>
        <w:t>对于毕业设计的构想，</w:t>
      </w:r>
      <w:r w:rsidR="00307DA7">
        <w:rPr>
          <w:rFonts w:hint="eastAsia"/>
        </w:rPr>
        <w:t>目前只完成到捕捞区的识别部分。《</w:t>
      </w:r>
      <w:r w:rsidR="00307DA7">
        <w:rPr>
          <w:rFonts w:hint="eastAsia"/>
        </w:rPr>
        <w:t>OceanRoads</w:t>
      </w:r>
      <w:r w:rsidR="00307DA7">
        <w:rPr>
          <w:rFonts w:hint="eastAsia"/>
        </w:rPr>
        <w:t>》中的投票算法代码比较复杂，还在梳理，而且没有想好应该如何在界面中展示。</w:t>
      </w:r>
    </w:p>
    <w:p w14:paraId="4DE9121F" w14:textId="77777777" w:rsidR="00DA4DC6" w:rsidRDefault="00DA4DC6">
      <w:r>
        <w:rPr>
          <w:rFonts w:hint="eastAsia"/>
        </w:rPr>
        <w:tab/>
      </w:r>
      <w:r>
        <w:rPr>
          <w:rFonts w:hint="eastAsia"/>
        </w:rPr>
        <w:t>下面这是目前为止的体系架构图</w:t>
      </w:r>
    </w:p>
    <w:p w14:paraId="01690BF4" w14:textId="77777777" w:rsidR="00DA4DC6" w:rsidRDefault="00DA4DC6" w:rsidP="00DA4DC6">
      <w:pPr>
        <w:jc w:val="center"/>
      </w:pPr>
      <w:commentRangeStart w:id="0"/>
      <w:r>
        <w:rPr>
          <w:noProof/>
        </w:rPr>
        <w:drawing>
          <wp:inline distT="0" distB="0" distL="0" distR="0" wp14:anchorId="3B58D369" wp14:editId="59B34287">
            <wp:extent cx="4410075" cy="380792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409524" cy="3807453"/>
                    </a:xfrm>
                    <a:prstGeom prst="rect">
                      <a:avLst/>
                    </a:prstGeom>
                  </pic:spPr>
                </pic:pic>
              </a:graphicData>
            </a:graphic>
          </wp:inline>
        </w:drawing>
      </w:r>
      <w:commentRangeEnd w:id="0"/>
      <w:r w:rsidR="001F7E7B">
        <w:rPr>
          <w:rStyle w:val="aa"/>
        </w:rPr>
        <w:commentReference w:id="0"/>
      </w:r>
    </w:p>
    <w:p w14:paraId="35FC3734" w14:textId="77777777" w:rsidR="007D575A" w:rsidRDefault="007D575A" w:rsidP="007D575A">
      <w:r>
        <w:rPr>
          <w:rFonts w:hint="eastAsia"/>
        </w:rPr>
        <w:tab/>
      </w:r>
      <w:r w:rsidR="007B2D40">
        <w:rPr>
          <w:rFonts w:hint="eastAsia"/>
        </w:rPr>
        <w:t>重新从头编写了过去的代码，具体工作如下：</w:t>
      </w:r>
    </w:p>
    <w:p w14:paraId="27DE9C23" w14:textId="77777777" w:rsidR="00DA4DC6" w:rsidRDefault="00DA4DC6" w:rsidP="00DA4DC6">
      <w:r>
        <w:rPr>
          <w:rFonts w:hint="eastAsia"/>
        </w:rPr>
        <w:tab/>
      </w:r>
      <w:r w:rsidR="007B2D40">
        <w:rPr>
          <w:rFonts w:hint="eastAsia"/>
        </w:rPr>
        <w:t>1</w:t>
      </w:r>
      <w:r w:rsidR="007B2D40">
        <w:rPr>
          <w:rFonts w:hint="eastAsia"/>
        </w:rPr>
        <w:t>、数据格式转换与计算</w:t>
      </w:r>
    </w:p>
    <w:p w14:paraId="2218AC47" w14:textId="77777777" w:rsidR="007B2D40" w:rsidRDefault="007B2D40" w:rsidP="00DA4DC6">
      <w:r>
        <w:rPr>
          <w:rFonts w:hint="eastAsia"/>
        </w:rPr>
        <w:tab/>
        <w:t>2</w:t>
      </w:r>
      <w:r>
        <w:rPr>
          <w:rFonts w:hint="eastAsia"/>
        </w:rPr>
        <w:t>、港口定位</w:t>
      </w:r>
    </w:p>
    <w:p w14:paraId="2795F729" w14:textId="77777777" w:rsidR="007B2D40" w:rsidRDefault="007B2D40" w:rsidP="00DA4DC6">
      <w:r>
        <w:rPr>
          <w:rFonts w:hint="eastAsia"/>
        </w:rPr>
        <w:tab/>
      </w:r>
      <w:r>
        <w:rPr>
          <w:rFonts w:hint="eastAsia"/>
        </w:rPr>
        <w:t>之前采用的方法是同时参考</w:t>
      </w:r>
      <w:r>
        <w:rPr>
          <w:rFonts w:hint="eastAsia"/>
        </w:rPr>
        <w:t>a.</w:t>
      </w:r>
      <w:r>
        <w:rPr>
          <w:rFonts w:hint="eastAsia"/>
        </w:rPr>
        <w:t>采样数据的网格点密度；</w:t>
      </w:r>
      <w:r>
        <w:rPr>
          <w:rFonts w:hint="eastAsia"/>
        </w:rPr>
        <w:t>b.&lt;</w:t>
      </w:r>
      <w:r>
        <w:rPr>
          <w:rFonts w:hint="eastAsia"/>
        </w:rPr>
        <w:t>瞬时速度，船艏向</w:t>
      </w:r>
      <w:r>
        <w:rPr>
          <w:rFonts w:hint="eastAsia"/>
        </w:rPr>
        <w:t>&gt;==&lt;0</w:t>
      </w:r>
      <w:r>
        <w:rPr>
          <w:rFonts w:hint="eastAsia"/>
        </w:rPr>
        <w:t>，</w:t>
      </w:r>
      <w:r>
        <w:rPr>
          <w:rFonts w:hint="eastAsia"/>
        </w:rPr>
        <w:t>0&gt;</w:t>
      </w:r>
      <w:r>
        <w:rPr>
          <w:rFonts w:hint="eastAsia"/>
        </w:rPr>
        <w:t>。这里存在三个问题：</w:t>
      </w:r>
      <w:r>
        <w:rPr>
          <w:rFonts w:hint="eastAsia"/>
        </w:rPr>
        <w:t>a.</w:t>
      </w:r>
      <w:r>
        <w:rPr>
          <w:rFonts w:hint="eastAsia"/>
        </w:rPr>
        <w:t>特征不是港口独有，海上停船同样存在这些特征；</w:t>
      </w:r>
      <w:r>
        <w:rPr>
          <w:rFonts w:hint="eastAsia"/>
        </w:rPr>
        <w:t>b.</w:t>
      </w:r>
      <w:r>
        <w:rPr>
          <w:rFonts w:hint="eastAsia"/>
        </w:rPr>
        <w:t>之前一直使用的是</w:t>
      </w:r>
      <w:r>
        <w:rPr>
          <w:rFonts w:hint="eastAsia"/>
        </w:rPr>
        <w:t>31</w:t>
      </w:r>
      <w:r>
        <w:rPr>
          <w:rFonts w:hint="eastAsia"/>
        </w:rPr>
        <w:t>艘船的数据集包含瞬时速度和船艏向字段，但之后黄海广师兄发来的</w:t>
      </w:r>
      <w:r>
        <w:rPr>
          <w:rFonts w:hint="eastAsia"/>
        </w:rPr>
        <w:t>175</w:t>
      </w:r>
      <w:r>
        <w:rPr>
          <w:rFonts w:hint="eastAsia"/>
        </w:rPr>
        <w:t>艘船的数据集中缺少瞬时速度和船艏向字段；</w:t>
      </w:r>
      <w:r>
        <w:rPr>
          <w:rFonts w:hint="eastAsia"/>
        </w:rPr>
        <w:t>c.</w:t>
      </w:r>
      <w:r w:rsidRPr="007B2D40">
        <w:rPr>
          <w:rFonts w:hint="eastAsia"/>
        </w:rPr>
        <w:t xml:space="preserve"> </w:t>
      </w:r>
      <w:r>
        <w:rPr>
          <w:rFonts w:hint="eastAsia"/>
        </w:rPr>
        <w:t>对于遗漏的部分港口进行了手动添加。</w:t>
      </w:r>
    </w:p>
    <w:p w14:paraId="174851C8" w14:textId="77777777" w:rsidR="003A2E40" w:rsidRDefault="00F2515B" w:rsidP="00DA4DC6">
      <w:pPr>
        <w:rPr>
          <w:ins w:id="1" w:author="ALAN HONG" w:date="2018-01-30T09:53:00Z"/>
        </w:rPr>
      </w:pPr>
      <w:commentRangeStart w:id="2"/>
      <w:r w:rsidRPr="00F2515B">
        <w:rPr>
          <w:noProof/>
        </w:rPr>
        <w:drawing>
          <wp:anchor distT="0" distB="0" distL="114300" distR="114300" simplePos="0" relativeHeight="251658240" behindDoc="0" locked="0" layoutInCell="1" allowOverlap="1" wp14:anchorId="0119AB39" wp14:editId="50CA63C7">
            <wp:simplePos x="0" y="0"/>
            <wp:positionH relativeFrom="column">
              <wp:posOffset>2533650</wp:posOffset>
            </wp:positionH>
            <wp:positionV relativeFrom="paragraph">
              <wp:posOffset>733425</wp:posOffset>
            </wp:positionV>
            <wp:extent cx="2705100" cy="2028825"/>
            <wp:effectExtent l="0" t="0" r="0" b="9525"/>
            <wp:wrapSquare wrapText="bothSides"/>
            <wp:docPr id="5122" name="Picture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这里写图片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extLst/>
                  </pic:spPr>
                </pic:pic>
              </a:graphicData>
            </a:graphic>
            <wp14:sizeRelH relativeFrom="page">
              <wp14:pctWidth>0</wp14:pctWidth>
            </wp14:sizeRelH>
            <wp14:sizeRelV relativeFrom="page">
              <wp14:pctHeight>0</wp14:pctHeight>
            </wp14:sizeRelV>
          </wp:anchor>
        </w:drawing>
      </w:r>
      <w:commentRangeEnd w:id="2"/>
      <w:r w:rsidR="00EC24C0">
        <w:rPr>
          <w:rStyle w:val="aa"/>
        </w:rPr>
        <w:commentReference w:id="2"/>
      </w:r>
      <w:r w:rsidR="007B2D40">
        <w:rPr>
          <w:rFonts w:hint="eastAsia"/>
        </w:rPr>
        <w:tab/>
      </w:r>
      <w:r w:rsidR="007B2D40">
        <w:rPr>
          <w:rFonts w:hint="eastAsia"/>
        </w:rPr>
        <w:t>在此基础上，考虑寻找港口独有的、仅基于经纬度坐标的、能囊括能多港口的特征。为此提出</w:t>
      </w:r>
      <w:r w:rsidR="003D7AAA">
        <w:rPr>
          <w:rFonts w:hint="eastAsia"/>
          <w:b/>
        </w:rPr>
        <w:t>五</w:t>
      </w:r>
      <w:r w:rsidR="007B2D40" w:rsidRPr="0091569E">
        <w:rPr>
          <w:rFonts w:hint="eastAsia"/>
          <w:b/>
        </w:rPr>
        <w:t>种</w:t>
      </w:r>
      <w:r w:rsidRPr="0091569E">
        <w:rPr>
          <w:rFonts w:hint="eastAsia"/>
          <w:b/>
        </w:rPr>
        <w:t>思路</w:t>
      </w:r>
      <w:r>
        <w:rPr>
          <w:rFonts w:hint="eastAsia"/>
        </w:rPr>
        <w:t>：</w:t>
      </w:r>
    </w:p>
    <w:p w14:paraId="2A28E20C" w14:textId="77777777" w:rsidR="003A2E40" w:rsidRDefault="00F2515B" w:rsidP="00DA4DC6">
      <w:pPr>
        <w:rPr>
          <w:ins w:id="3" w:author="ALAN HONG" w:date="2018-01-30T09:54:00Z"/>
        </w:rPr>
      </w:pPr>
      <w:r>
        <w:rPr>
          <w:rFonts w:hint="eastAsia"/>
        </w:rPr>
        <w:t>a.</w:t>
      </w:r>
      <w:r>
        <w:rPr>
          <w:rFonts w:hint="eastAsia"/>
        </w:rPr>
        <w:t>网格法</w:t>
      </w:r>
      <w:r>
        <w:rPr>
          <w:rFonts w:hint="eastAsia"/>
        </w:rPr>
        <w:t>-</w:t>
      </w:r>
      <w:r>
        <w:rPr>
          <w:rFonts w:hint="eastAsia"/>
        </w:rPr>
        <w:t>累计停留时间：计算在某一区域内的累计停留时间，而非单纯依靠数据点的数据量；</w:t>
      </w:r>
      <w:ins w:id="4" w:author="ALAN HONG" w:date="2018-01-30T09:54:00Z">
        <w:r w:rsidR="003A2E40" w:rsidRPr="003A2E40">
          <w:rPr>
            <w:rFonts w:hint="eastAsia"/>
            <w:color w:val="FF0000"/>
            <w:rPrChange w:id="5" w:author="ALAN HONG" w:date="2018-01-30T09:54:00Z">
              <w:rPr>
                <w:rFonts w:hint="eastAsia"/>
              </w:rPr>
            </w:rPrChange>
          </w:rPr>
          <w:t>不明白</w:t>
        </w:r>
        <w:r w:rsidR="003A2E40" w:rsidRPr="003A2E40">
          <w:rPr>
            <w:rFonts w:hint="eastAsia"/>
            <w:color w:val="FF0000"/>
            <w:rPrChange w:id="6" w:author="ALAN HONG" w:date="2018-01-30T09:54:00Z">
              <w:rPr>
                <w:rFonts w:hint="eastAsia"/>
              </w:rPr>
            </w:rPrChange>
          </w:rPr>
          <w:t>a</w:t>
        </w:r>
        <w:r w:rsidR="003A2E40" w:rsidRPr="003A2E40">
          <w:rPr>
            <w:rFonts w:hint="eastAsia"/>
            <w:color w:val="FF0000"/>
            <w:rPrChange w:id="7" w:author="ALAN HONG" w:date="2018-01-30T09:54:00Z">
              <w:rPr>
                <w:rFonts w:hint="eastAsia"/>
              </w:rPr>
            </w:rPrChange>
          </w:rPr>
          <w:t>和原来的方法的区别。</w:t>
        </w:r>
      </w:ins>
    </w:p>
    <w:p w14:paraId="019126A1" w14:textId="77777777" w:rsidR="003A2E40" w:rsidRDefault="00F2515B" w:rsidP="00DA4DC6">
      <w:pPr>
        <w:rPr>
          <w:ins w:id="8" w:author="ALAN HONG" w:date="2018-01-30T09:54:00Z"/>
        </w:rPr>
      </w:pPr>
      <w:r>
        <w:rPr>
          <w:rFonts w:hint="eastAsia"/>
        </w:rPr>
        <w:t>b.</w:t>
      </w:r>
      <w:r>
        <w:rPr>
          <w:rFonts w:hint="eastAsia"/>
        </w:rPr>
        <w:t>坐标重复：相邻两条记录的经纬度坐标值相同，表明船舶近似停泊，这一状态在港口发生的概率应远大于海上发生的概率或者异常数据的概率；</w:t>
      </w:r>
    </w:p>
    <w:p w14:paraId="2ACCEAB8" w14:textId="77777777" w:rsidR="003A2E40" w:rsidRDefault="00F2515B" w:rsidP="00DA4DC6">
      <w:pPr>
        <w:rPr>
          <w:ins w:id="9" w:author="ALAN HONG" w:date="2018-01-30T09:54:00Z"/>
        </w:rPr>
      </w:pPr>
      <w:r>
        <w:rPr>
          <w:rFonts w:hint="eastAsia"/>
        </w:rPr>
        <w:t>c.</w:t>
      </w:r>
      <w:r>
        <w:rPr>
          <w:rFonts w:hint="eastAsia"/>
        </w:rPr>
        <w:t>超低速：考虑到两个航次之间会关机</w:t>
      </w:r>
      <w:r w:rsidR="003D7AAA">
        <w:rPr>
          <w:rFonts w:hint="eastAsia"/>
        </w:rPr>
        <w:t>（数据采集停止）</w:t>
      </w:r>
      <w:r>
        <w:rPr>
          <w:rFonts w:hint="eastAsia"/>
        </w:rPr>
        <w:t>，将极大影响前两种方法对港口的判断，假设关机后船舶保持不动，利用关机前和开机后数据计算得到的平均速度应该极小，以此作为依据判断港口</w:t>
      </w:r>
      <w:r w:rsidR="003D7AAA">
        <w:rPr>
          <w:rFonts w:hint="eastAsia"/>
        </w:rPr>
        <w:t>；</w:t>
      </w:r>
    </w:p>
    <w:p w14:paraId="6F8A4384" w14:textId="23F7DD82" w:rsidR="003A2E40" w:rsidRPr="003A2E40" w:rsidRDefault="003D7AAA" w:rsidP="00DA4DC6">
      <w:pPr>
        <w:rPr>
          <w:ins w:id="10" w:author="ALAN HONG" w:date="2018-01-30T09:54:00Z"/>
          <w:color w:val="FF0000"/>
          <w:rPrChange w:id="11" w:author="ALAN HONG" w:date="2018-01-30T09:55:00Z">
            <w:rPr>
              <w:ins w:id="12" w:author="ALAN HONG" w:date="2018-01-30T09:54:00Z"/>
            </w:rPr>
          </w:rPrChange>
        </w:rPr>
      </w:pPr>
      <w:r>
        <w:t>d</w:t>
      </w:r>
      <w:r>
        <w:rPr>
          <w:rFonts w:hint="eastAsia"/>
        </w:rPr>
        <w:t>.</w:t>
      </w:r>
      <w:r>
        <w:rPr>
          <w:rFonts w:hint="eastAsia"/>
        </w:rPr>
        <w:t>计算网次</w:t>
      </w:r>
      <w:r>
        <w:rPr>
          <w:rFonts w:hint="eastAsia"/>
        </w:rPr>
        <w:t>:</w:t>
      </w:r>
      <w:r>
        <w:rPr>
          <w:rFonts w:hint="eastAsia"/>
        </w:rPr>
        <w:t>根据渔船速度变化，识别网次，</w:t>
      </w:r>
      <w:r>
        <w:rPr>
          <w:rFonts w:hint="eastAsia"/>
        </w:rPr>
        <w:lastRenderedPageBreak/>
        <w:t>进而识别港口；</w:t>
      </w:r>
      <w:ins w:id="13" w:author="ALAN HONG" w:date="2018-01-30T09:54:00Z">
        <w:r w:rsidR="003A2E40" w:rsidRPr="003A2E40">
          <w:rPr>
            <w:rFonts w:hint="eastAsia"/>
            <w:color w:val="FF0000"/>
            <w:rPrChange w:id="14" w:author="ALAN HONG" w:date="2018-01-30T09:55:00Z">
              <w:rPr>
                <w:rFonts w:hint="eastAsia"/>
              </w:rPr>
            </w:rPrChange>
          </w:rPr>
          <w:t>什么叫网次呢？</w:t>
        </w:r>
      </w:ins>
    </w:p>
    <w:p w14:paraId="5F68B869" w14:textId="77777777" w:rsidR="003A2E40" w:rsidRDefault="003D7AAA" w:rsidP="00DA4DC6">
      <w:pPr>
        <w:rPr>
          <w:ins w:id="15" w:author="ALAN HONG" w:date="2018-01-30T09:55:00Z"/>
        </w:rPr>
      </w:pPr>
      <w:r>
        <w:rPr>
          <w:rFonts w:hint="eastAsia"/>
        </w:rPr>
        <w:t>e.</w:t>
      </w:r>
      <w:r>
        <w:rPr>
          <w:rFonts w:hint="eastAsia"/>
        </w:rPr>
        <w:t>根据轨迹的周期性变化判断。其中前三种方法（</w:t>
      </w:r>
      <w:r>
        <w:rPr>
          <w:rFonts w:hint="eastAsia"/>
        </w:rPr>
        <w:t>a/b/c</w:t>
      </w:r>
      <w:r>
        <w:rPr>
          <w:rFonts w:hint="eastAsia"/>
        </w:rPr>
        <w:t>）都是在数据点上做文章，方法</w:t>
      </w:r>
      <w:r>
        <w:rPr>
          <w:rFonts w:hint="eastAsia"/>
        </w:rPr>
        <w:t>d</w:t>
      </w:r>
      <w:r>
        <w:rPr>
          <w:rFonts w:hint="eastAsia"/>
        </w:rPr>
        <w:t>是分类问题，</w:t>
      </w:r>
    </w:p>
    <w:p w14:paraId="3F37B1CB" w14:textId="76F99226" w:rsidR="007B2D40" w:rsidRDefault="003D7AAA" w:rsidP="00DA4DC6">
      <w:r>
        <w:rPr>
          <w:rFonts w:hint="eastAsia"/>
        </w:rPr>
        <w:t>方法</w:t>
      </w:r>
      <w:r>
        <w:rPr>
          <w:rFonts w:hint="eastAsia"/>
        </w:rPr>
        <w:t>e</w:t>
      </w:r>
      <w:r>
        <w:rPr>
          <w:rFonts w:hint="eastAsia"/>
        </w:rPr>
        <w:t>是根据轨迹形状进行判断。</w:t>
      </w:r>
    </w:p>
    <w:p w14:paraId="56AC80AD" w14:textId="77777777" w:rsidR="003D7AAA" w:rsidRDefault="00F2515B" w:rsidP="00DA4DC6">
      <w:r>
        <w:rPr>
          <w:rFonts w:hint="eastAsia"/>
        </w:rPr>
        <w:tab/>
      </w:r>
      <w:r w:rsidR="0091569E">
        <w:rPr>
          <w:rFonts w:hint="eastAsia"/>
        </w:rPr>
        <w:t>2.1</w:t>
      </w:r>
      <w:r w:rsidR="003D7AAA">
        <w:rPr>
          <w:rFonts w:hint="eastAsia"/>
        </w:rPr>
        <w:t>累计停留时间</w:t>
      </w:r>
    </w:p>
    <w:p w14:paraId="32D15513" w14:textId="37A7082F" w:rsidR="00F2515B" w:rsidRDefault="003D7AAA" w:rsidP="003D7AAA">
      <w:pPr>
        <w:ind w:firstLine="420"/>
      </w:pPr>
      <w:r>
        <w:rPr>
          <w:rFonts w:hint="eastAsia"/>
        </w:rPr>
        <w:t>累计停留时间</w:t>
      </w:r>
      <w:r w:rsidR="00F2515B">
        <w:rPr>
          <w:rFonts w:hint="eastAsia"/>
        </w:rPr>
        <w:t>的计算，是</w:t>
      </w:r>
      <w:r w:rsidR="0091569E">
        <w:rPr>
          <w:rFonts w:hint="eastAsia"/>
        </w:rPr>
        <w:t>根据</w:t>
      </w:r>
      <w:r w:rsidR="00F2515B">
        <w:rPr>
          <w:rFonts w:hint="eastAsia"/>
        </w:rPr>
        <w:t>两两数据点连线</w:t>
      </w:r>
      <w:r w:rsidR="0091569E">
        <w:rPr>
          <w:rFonts w:hint="eastAsia"/>
        </w:rPr>
        <w:t>在每个网格的长度对时间</w:t>
      </w:r>
      <w:r w:rsidR="00F2515B">
        <w:rPr>
          <w:rFonts w:hint="eastAsia"/>
        </w:rPr>
        <w:t>进行</w:t>
      </w:r>
      <w:r w:rsidR="0091569E">
        <w:rPr>
          <w:rFonts w:hint="eastAsia"/>
        </w:rPr>
        <w:t>加权。计算量极大：一方面，</w:t>
      </w:r>
      <w:r w:rsidR="0091569E" w:rsidRPr="00D12681">
        <w:rPr>
          <w:rFonts w:hint="eastAsia"/>
          <w:highlight w:val="yellow"/>
          <w:rPrChange w:id="16" w:author="ALAN HONG" w:date="2018-01-30T09:56:00Z">
            <w:rPr>
              <w:rFonts w:hint="eastAsia"/>
            </w:rPr>
          </w:rPrChange>
        </w:rPr>
        <w:t>计算量随着网格密度减小成指数级增长</w:t>
      </w:r>
      <w:ins w:id="17" w:author="ALAN HONG" w:date="2018-01-30T09:56:00Z">
        <w:r w:rsidR="00D12681" w:rsidRPr="00D12681">
          <w:rPr>
            <w:rFonts w:hint="eastAsia"/>
            <w:color w:val="FF0000"/>
            <w:highlight w:val="yellow"/>
            <w:rPrChange w:id="18" w:author="ALAN HONG" w:date="2018-01-30T09:57:00Z">
              <w:rPr>
                <w:rFonts w:hint="eastAsia"/>
                <w:highlight w:val="yellow"/>
              </w:rPr>
            </w:rPrChange>
          </w:rPr>
          <w:t>，</w:t>
        </w:r>
        <w:r w:rsidR="00D12681" w:rsidRPr="00D12681">
          <w:rPr>
            <w:rFonts w:hint="eastAsia"/>
            <w:color w:val="FF0000"/>
            <w:rPrChange w:id="19" w:author="ALAN HONG" w:date="2018-01-30T09:57:00Z">
              <w:rPr>
                <w:rFonts w:hint="eastAsia"/>
                <w:highlight w:val="yellow"/>
              </w:rPr>
            </w:rPrChange>
          </w:rPr>
          <w:t>这句话的逻辑不对啊</w:t>
        </w:r>
      </w:ins>
      <w:r w:rsidR="0091569E">
        <w:rPr>
          <w:rFonts w:hint="eastAsia"/>
        </w:rPr>
        <w:t>；另一方面，无效计算大。遂放弃这一方法。</w:t>
      </w:r>
    </w:p>
    <w:p w14:paraId="23B986C8" w14:textId="77777777" w:rsidR="0091569E" w:rsidRDefault="008E230E" w:rsidP="00DA4DC6">
      <w:r>
        <w:rPr>
          <w:noProof/>
        </w:rPr>
        <w:drawing>
          <wp:anchor distT="0" distB="0" distL="114300" distR="114300" simplePos="0" relativeHeight="251659264" behindDoc="0" locked="0" layoutInCell="1" allowOverlap="1" wp14:anchorId="7F629A5D" wp14:editId="04C8DB9F">
            <wp:simplePos x="0" y="0"/>
            <wp:positionH relativeFrom="column">
              <wp:posOffset>3152775</wp:posOffset>
            </wp:positionH>
            <wp:positionV relativeFrom="paragraph">
              <wp:posOffset>-321945</wp:posOffset>
            </wp:positionV>
            <wp:extent cx="2077720" cy="1939925"/>
            <wp:effectExtent l="0" t="0" r="0" b="317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77720" cy="1939925"/>
                    </a:xfrm>
                    <a:prstGeom prst="rect">
                      <a:avLst/>
                    </a:prstGeom>
                  </pic:spPr>
                </pic:pic>
              </a:graphicData>
            </a:graphic>
            <wp14:sizeRelH relativeFrom="page">
              <wp14:pctWidth>0</wp14:pctWidth>
            </wp14:sizeRelH>
            <wp14:sizeRelV relativeFrom="page">
              <wp14:pctHeight>0</wp14:pctHeight>
            </wp14:sizeRelV>
          </wp:anchor>
        </w:drawing>
      </w:r>
      <w:r w:rsidR="0091569E">
        <w:rPr>
          <w:rFonts w:hint="eastAsia"/>
        </w:rPr>
        <w:tab/>
        <w:t>2.2</w:t>
      </w:r>
      <w:r w:rsidR="0091569E">
        <w:rPr>
          <w:rFonts w:hint="eastAsia"/>
        </w:rPr>
        <w:t>坐标重复。</w:t>
      </w:r>
    </w:p>
    <w:p w14:paraId="1F746812" w14:textId="77777777" w:rsidR="0091569E" w:rsidRDefault="008E230E" w:rsidP="00DA4DC6">
      <w:r>
        <w:rPr>
          <w:noProof/>
        </w:rPr>
        <w:drawing>
          <wp:anchor distT="0" distB="0" distL="114300" distR="114300" simplePos="0" relativeHeight="251660288" behindDoc="0" locked="0" layoutInCell="1" allowOverlap="1" wp14:anchorId="289E23BA" wp14:editId="55CD5C8D">
            <wp:simplePos x="0" y="0"/>
            <wp:positionH relativeFrom="column">
              <wp:posOffset>-26035</wp:posOffset>
            </wp:positionH>
            <wp:positionV relativeFrom="paragraph">
              <wp:posOffset>1423035</wp:posOffset>
            </wp:positionV>
            <wp:extent cx="5274310" cy="144843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14:sizeRelH relativeFrom="page">
              <wp14:pctWidth>0</wp14:pctWidth>
            </wp14:sizeRelH>
            <wp14:sizeRelV relativeFrom="page">
              <wp14:pctHeight>0</wp14:pctHeight>
            </wp14:sizeRelV>
          </wp:anchor>
        </w:drawing>
      </w:r>
      <w:r w:rsidR="0091569E">
        <w:rPr>
          <w:rFonts w:hint="eastAsia"/>
        </w:rPr>
        <w:tab/>
      </w:r>
      <w:r w:rsidR="0091569E">
        <w:rPr>
          <w:rFonts w:hint="eastAsia"/>
        </w:rPr>
        <w:t>对于</w:t>
      </w:r>
      <w:r w:rsidR="0091569E">
        <w:rPr>
          <w:rFonts w:hint="eastAsia"/>
        </w:rPr>
        <w:t>x2</w:t>
      </w:r>
      <w:r w:rsidR="0091569E">
        <w:rPr>
          <w:rFonts w:hint="eastAsia"/>
        </w:rPr>
        <w:t>（第二艘渔船）数据进行分析，共存在</w:t>
      </w:r>
      <w:r w:rsidR="0091569E">
        <w:rPr>
          <w:rFonts w:hint="eastAsia"/>
        </w:rPr>
        <w:t>48</w:t>
      </w:r>
      <w:r w:rsidR="0091569E">
        <w:rPr>
          <w:rFonts w:hint="eastAsia"/>
        </w:rPr>
        <w:t>次坐标重复情况，其中港口</w:t>
      </w:r>
      <w:r w:rsidR="0091569E">
        <w:rPr>
          <w:rFonts w:hint="eastAsia"/>
        </w:rPr>
        <w:t>38</w:t>
      </w:r>
      <w:r w:rsidR="0091569E">
        <w:rPr>
          <w:rFonts w:hint="eastAsia"/>
        </w:rPr>
        <w:t>次</w:t>
      </w:r>
      <w:r>
        <w:rPr>
          <w:rFonts w:hint="eastAsia"/>
        </w:rPr>
        <w:t>（右图）</w:t>
      </w:r>
      <w:r w:rsidR="0091569E">
        <w:rPr>
          <w:rFonts w:hint="eastAsia"/>
        </w:rPr>
        <w:t>。同样通过网格法，设置阈值判断</w:t>
      </w:r>
      <w:r>
        <w:rPr>
          <w:rFonts w:hint="eastAsia"/>
        </w:rPr>
        <w:t>港口。这里，网格大小影响着港口判断的经度，定为</w:t>
      </w:r>
      <w:r w:rsidRPr="008E230E">
        <w:t>1’ ×1’</w:t>
      </w:r>
      <w:r>
        <w:t>，</w:t>
      </w:r>
      <w:r>
        <w:rPr>
          <w:rFonts w:hint="eastAsia"/>
        </w:rPr>
        <w:t>相当于</w:t>
      </w:r>
      <w:r>
        <w:rPr>
          <w:rFonts w:hint="eastAsia"/>
        </w:rPr>
        <w:t>1</w:t>
      </w:r>
      <w:r>
        <w:rPr>
          <w:rFonts w:hint="eastAsia"/>
        </w:rPr>
        <w:t>平方海里的误差。对于不同渔船数据的验证见下图。对于港口点较少的</w:t>
      </w:r>
      <w:r>
        <w:rPr>
          <w:rFonts w:hint="eastAsia"/>
        </w:rPr>
        <w:t>x1/x2/x3</w:t>
      </w:r>
      <w:r>
        <w:rPr>
          <w:rFonts w:hint="eastAsia"/>
        </w:rPr>
        <w:t>而言，判断准确；但是对于多港口的</w:t>
      </w:r>
      <w:r>
        <w:rPr>
          <w:rFonts w:hint="eastAsia"/>
        </w:rPr>
        <w:t>x4</w:t>
      </w:r>
      <w:r>
        <w:rPr>
          <w:rFonts w:hint="eastAsia"/>
        </w:rPr>
        <w:t>，只能判断出个别主要港口。为了识别更多港口，放宽阈值限制会导致下图中</w:t>
      </w:r>
      <w:r>
        <w:rPr>
          <w:rFonts w:hint="eastAsia"/>
        </w:rPr>
        <w:t>x3/x4</w:t>
      </w:r>
      <w:r>
        <w:rPr>
          <w:rFonts w:hint="eastAsia"/>
        </w:rPr>
        <w:t>的情况——难以平衡阈值与港口识别准确的关系。这是因为</w:t>
      </w:r>
      <w:r w:rsidR="000E02A6">
        <w:rPr>
          <w:rFonts w:hint="eastAsia"/>
        </w:rPr>
        <w:t>一方面在海上同样存在停船现象，另一方面，渔船在部分港口停船时间短，访问次数少。</w:t>
      </w:r>
    </w:p>
    <w:p w14:paraId="4FC943F8" w14:textId="77777777" w:rsidR="008E230E" w:rsidRDefault="00451433" w:rsidP="00DA4DC6">
      <w:r>
        <w:rPr>
          <w:noProof/>
        </w:rPr>
        <w:drawing>
          <wp:anchor distT="0" distB="0" distL="114300" distR="114300" simplePos="0" relativeHeight="251661312" behindDoc="0" locked="0" layoutInCell="1" allowOverlap="1" wp14:anchorId="42648017" wp14:editId="2492B74B">
            <wp:simplePos x="0" y="0"/>
            <wp:positionH relativeFrom="column">
              <wp:posOffset>-28575</wp:posOffset>
            </wp:positionH>
            <wp:positionV relativeFrom="paragraph">
              <wp:posOffset>441325</wp:posOffset>
            </wp:positionV>
            <wp:extent cx="5274310" cy="2215515"/>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215515"/>
                    </a:xfrm>
                    <a:prstGeom prst="rect">
                      <a:avLst/>
                    </a:prstGeom>
                  </pic:spPr>
                </pic:pic>
              </a:graphicData>
            </a:graphic>
            <wp14:sizeRelH relativeFrom="page">
              <wp14:pctWidth>0</wp14:pctWidth>
            </wp14:sizeRelH>
            <wp14:sizeRelV relativeFrom="page">
              <wp14:pctHeight>0</wp14:pctHeight>
            </wp14:sizeRelV>
          </wp:anchor>
        </w:drawing>
      </w:r>
      <w:r w:rsidR="008E230E">
        <w:rPr>
          <w:rFonts w:hint="eastAsia"/>
        </w:rPr>
        <w:tab/>
      </w:r>
      <w:r w:rsidR="008E230E">
        <w:rPr>
          <w:rFonts w:hint="eastAsia"/>
        </w:rPr>
        <w:t>这一方法目前不能使用。但是，当数据量累计到足够大，该方法可能是</w:t>
      </w:r>
      <w:r>
        <w:rPr>
          <w:rFonts w:hint="eastAsia"/>
        </w:rPr>
        <w:t>目前能想到的</w:t>
      </w:r>
      <w:r w:rsidR="008E230E">
        <w:rPr>
          <w:rFonts w:hint="eastAsia"/>
        </w:rPr>
        <w:t>效率最高的港口识别方法。</w:t>
      </w:r>
    </w:p>
    <w:p w14:paraId="77415B3B" w14:textId="77777777" w:rsidR="005E2275" w:rsidRDefault="00451433" w:rsidP="00DA4DC6">
      <w:r>
        <w:rPr>
          <w:rFonts w:hint="eastAsia"/>
        </w:rPr>
        <w:tab/>
      </w:r>
    </w:p>
    <w:p w14:paraId="2155D3FB" w14:textId="77777777" w:rsidR="005E2275" w:rsidRDefault="005E2275">
      <w:pPr>
        <w:widowControl/>
        <w:jc w:val="left"/>
      </w:pPr>
      <w:r>
        <w:br w:type="page"/>
      </w:r>
    </w:p>
    <w:p w14:paraId="74B20D3C" w14:textId="77777777" w:rsidR="00EE7EF5" w:rsidRDefault="00EE7EF5" w:rsidP="00DA4DC6">
      <w:r>
        <w:rPr>
          <w:rFonts w:hint="eastAsia"/>
        </w:rPr>
        <w:lastRenderedPageBreak/>
        <w:t>2.3</w:t>
      </w:r>
      <w:r>
        <w:rPr>
          <w:rFonts w:hint="eastAsia"/>
        </w:rPr>
        <w:t>、超低速</w:t>
      </w:r>
    </w:p>
    <w:p w14:paraId="6DB2BAD1" w14:textId="77777777" w:rsidR="00451433" w:rsidRDefault="00EE7EF5" w:rsidP="00EE7EF5">
      <w:pPr>
        <w:ind w:firstLine="420"/>
      </w:pPr>
      <w:r>
        <w:rPr>
          <w:rFonts w:hint="eastAsia"/>
        </w:rPr>
        <w:t>在对数据</w:t>
      </w:r>
      <w:r>
        <w:rPr>
          <w:rFonts w:hint="eastAsia"/>
        </w:rPr>
        <w:t>x2</w:t>
      </w:r>
      <w:r>
        <w:rPr>
          <w:rFonts w:hint="eastAsia"/>
        </w:rPr>
        <w:t>的研究中，有两种方法确定超低速的阈值。动态方法：</w:t>
      </w:r>
      <w:r>
        <w:rPr>
          <w:rFonts w:hint="eastAsia"/>
        </w:rPr>
        <w:t>10</w:t>
      </w:r>
      <w:r>
        <w:rPr>
          <w:rFonts w:hint="eastAsia"/>
        </w:rPr>
        <w:t>倍最低速；静态方法：用常数作为所有渔船的超低速阈值。经过分析发现，最低速基本发生在</w:t>
      </w:r>
      <w:r>
        <w:rPr>
          <w:rFonts w:hint="eastAsia"/>
        </w:rPr>
        <w:t>7</w:t>
      </w:r>
      <w:r>
        <w:rPr>
          <w:rFonts w:hint="eastAsia"/>
        </w:rPr>
        <w:t>到</w:t>
      </w:r>
      <w:r>
        <w:rPr>
          <w:rFonts w:hint="eastAsia"/>
        </w:rPr>
        <w:t>9</w:t>
      </w:r>
      <w:r>
        <w:rPr>
          <w:rFonts w:hint="eastAsia"/>
        </w:rPr>
        <w:t>月，对应着禁渔期（当然也存在在禁渔期内的数据）。时间间隔短则半个月，长则接近两个月，不稳定。所以，最后确定用静态常量作为阈值。</w:t>
      </w:r>
    </w:p>
    <w:p w14:paraId="7CB5E639" w14:textId="77777777" w:rsidR="00EE7EF5" w:rsidRDefault="005E2275" w:rsidP="005E2275">
      <w:pPr>
        <w:ind w:firstLine="420"/>
      </w:pPr>
      <w:r>
        <w:rPr>
          <w:noProof/>
        </w:rPr>
        <w:drawing>
          <wp:anchor distT="0" distB="0" distL="114300" distR="114300" simplePos="0" relativeHeight="251662336" behindDoc="1" locked="0" layoutInCell="1" allowOverlap="1" wp14:anchorId="2B8E6FEB" wp14:editId="126862A4">
            <wp:simplePos x="0" y="0"/>
            <wp:positionH relativeFrom="column">
              <wp:posOffset>-38100</wp:posOffset>
            </wp:positionH>
            <wp:positionV relativeFrom="paragraph">
              <wp:posOffset>320040</wp:posOffset>
            </wp:positionV>
            <wp:extent cx="5467350" cy="2765425"/>
            <wp:effectExtent l="0" t="0" r="0" b="0"/>
            <wp:wrapTight wrapText="bothSides">
              <wp:wrapPolygon edited="0">
                <wp:start x="0" y="0"/>
                <wp:lineTo x="0" y="21426"/>
                <wp:lineTo x="21525" y="21426"/>
                <wp:lineTo x="2152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67350" cy="2765425"/>
                    </a:xfrm>
                    <a:prstGeom prst="rect">
                      <a:avLst/>
                    </a:prstGeom>
                  </pic:spPr>
                </pic:pic>
              </a:graphicData>
            </a:graphic>
            <wp14:sizeRelH relativeFrom="page">
              <wp14:pctWidth>0</wp14:pctWidth>
            </wp14:sizeRelH>
            <wp14:sizeRelV relativeFrom="page">
              <wp14:pctHeight>0</wp14:pctHeight>
            </wp14:sizeRelV>
          </wp:anchor>
        </w:drawing>
      </w:r>
      <w:r w:rsidR="00EE7EF5">
        <w:rPr>
          <w:rFonts w:hint="eastAsia"/>
        </w:rPr>
        <w:t>下图中红点是用常数</w:t>
      </w:r>
      <w:r w:rsidR="00EE7EF5">
        <w:rPr>
          <w:rFonts w:hint="eastAsia"/>
        </w:rPr>
        <w:t>1.5*1e4</w:t>
      </w:r>
      <w:r w:rsidR="00EE7EF5">
        <w:rPr>
          <w:rFonts w:hint="eastAsia"/>
        </w:rPr>
        <w:t>节作为阈值保留下的数据。</w:t>
      </w:r>
    </w:p>
    <w:p w14:paraId="694E141D" w14:textId="77777777" w:rsidR="005E2275" w:rsidRDefault="005E2275" w:rsidP="005E2275">
      <w:pPr>
        <w:ind w:firstLine="420"/>
      </w:pPr>
      <w:r>
        <w:rPr>
          <w:rFonts w:hint="eastAsia"/>
        </w:rPr>
        <w:t>在寻找超低速的阈值时遇到的问题是数据缺失，下图中的红色线段是以相邻数据间隔</w:t>
      </w:r>
      <w:r>
        <w:rPr>
          <w:rFonts w:hint="eastAsia"/>
        </w:rPr>
        <w:t>3</w:t>
      </w:r>
      <w:r>
        <w:rPr>
          <w:rFonts w:hint="eastAsia"/>
        </w:rPr>
        <w:t>天为标准筛选</w:t>
      </w:r>
      <w:r w:rsidR="003D7AAA">
        <w:rPr>
          <w:rFonts w:hint="eastAsia"/>
        </w:rPr>
        <w:t>得到的，而正常的数据间隔为</w:t>
      </w:r>
      <w:r w:rsidR="003D7AAA">
        <w:rPr>
          <w:rFonts w:hint="eastAsia"/>
        </w:rPr>
        <w:t>3</w:t>
      </w:r>
      <w:r w:rsidR="003D7AAA">
        <w:rPr>
          <w:rFonts w:hint="eastAsia"/>
        </w:rPr>
        <w:t>分钟。这还没有考虑更大幅度的数据缺失问题。观察左侧</w:t>
      </w:r>
      <w:r w:rsidR="003D7AAA">
        <w:rPr>
          <w:rFonts w:hint="eastAsia"/>
        </w:rPr>
        <w:t>x1</w:t>
      </w:r>
      <w:r w:rsidR="003D7AAA">
        <w:rPr>
          <w:rFonts w:hint="eastAsia"/>
        </w:rPr>
        <w:t>的数据可以发现，在两个明显的港口中，上方的港口不存在相隔三天的数据点，有两种可能：船舶始终开机；开关机间隔不超过</w:t>
      </w:r>
      <w:r w:rsidR="003D7AAA">
        <w:rPr>
          <w:rFonts w:hint="eastAsia"/>
        </w:rPr>
        <w:t>3</w:t>
      </w:r>
      <w:r w:rsidR="003D7AAA">
        <w:rPr>
          <w:rFonts w:hint="eastAsia"/>
        </w:rPr>
        <w:t>天。我认为</w:t>
      </w:r>
      <w:r w:rsidR="009E2376">
        <w:rPr>
          <w:rFonts w:hint="eastAsia"/>
        </w:rPr>
        <w:t>前一种可能性比较小，而后一种则意味着船舶靠港时间不超过三天，也为“超低速”这种方法带来了困难。</w:t>
      </w:r>
    </w:p>
    <w:p w14:paraId="73667CAA" w14:textId="77777777" w:rsidR="003D7AAA" w:rsidRDefault="003D7AAA" w:rsidP="003D7AAA">
      <w:r>
        <w:rPr>
          <w:noProof/>
        </w:rPr>
        <w:drawing>
          <wp:inline distT="0" distB="0" distL="0" distR="0" wp14:anchorId="499CE001" wp14:editId="224A6992">
            <wp:extent cx="5274310" cy="2181757"/>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81757"/>
                    </a:xfrm>
                    <a:prstGeom prst="rect">
                      <a:avLst/>
                    </a:prstGeom>
                  </pic:spPr>
                </pic:pic>
              </a:graphicData>
            </a:graphic>
          </wp:inline>
        </w:drawing>
      </w:r>
    </w:p>
    <w:p w14:paraId="3DC987AF" w14:textId="77777777" w:rsidR="009E2376" w:rsidRDefault="003D7AAA" w:rsidP="003D7AAA">
      <w:r>
        <w:rPr>
          <w:rFonts w:hint="eastAsia"/>
        </w:rPr>
        <w:tab/>
      </w:r>
      <w:r>
        <w:rPr>
          <w:rFonts w:hint="eastAsia"/>
        </w:rPr>
        <w:t>为了避免这些干扰，将阈值设置偏小，这样一来部分港口就难以识别</w:t>
      </w:r>
      <w:r w:rsidR="009E2376">
        <w:rPr>
          <w:rFonts w:hint="eastAsia"/>
        </w:rPr>
        <w:t>。于是不再单独用一艘渔船识别其港口，而是用全部渔船识别出的所有港口视为公共港口。</w:t>
      </w:r>
    </w:p>
    <w:p w14:paraId="77671D36" w14:textId="77777777" w:rsidR="009E2376" w:rsidRDefault="009E2376">
      <w:pPr>
        <w:widowControl/>
        <w:jc w:val="left"/>
      </w:pPr>
      <w:r>
        <w:br w:type="page"/>
      </w:r>
    </w:p>
    <w:p w14:paraId="49D89C40" w14:textId="77777777" w:rsidR="003D7AAA" w:rsidRDefault="009E2376" w:rsidP="003D7AAA">
      <w:r>
        <w:rPr>
          <w:noProof/>
        </w:rPr>
        <w:lastRenderedPageBreak/>
        <w:drawing>
          <wp:anchor distT="0" distB="0" distL="114300" distR="114300" simplePos="0" relativeHeight="251664384" behindDoc="0" locked="0" layoutInCell="1" allowOverlap="1" wp14:anchorId="1BC0CC66" wp14:editId="4E6E2E09">
            <wp:simplePos x="0" y="0"/>
            <wp:positionH relativeFrom="column">
              <wp:posOffset>180975</wp:posOffset>
            </wp:positionH>
            <wp:positionV relativeFrom="paragraph">
              <wp:posOffset>2714625</wp:posOffset>
            </wp:positionV>
            <wp:extent cx="5274310" cy="2682875"/>
            <wp:effectExtent l="0" t="0" r="2540" b="317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14:sizeRelH relativeFrom="page">
              <wp14:pctWidth>0</wp14:pctWidth>
            </wp14:sizeRelH>
            <wp14:sizeRelV relativeFrom="page">
              <wp14:pctHeight>0</wp14:pctHeight>
            </wp14:sizeRelV>
          </wp:anchor>
        </w:drawing>
      </w:r>
      <w:r w:rsidRPr="009E2376">
        <w:rPr>
          <w:noProof/>
        </w:rPr>
        <w:drawing>
          <wp:anchor distT="0" distB="0" distL="114300" distR="114300" simplePos="0" relativeHeight="251663360" behindDoc="0" locked="0" layoutInCell="1" allowOverlap="1" wp14:anchorId="73E8E5F5" wp14:editId="48CAEE46">
            <wp:simplePos x="0" y="0"/>
            <wp:positionH relativeFrom="column">
              <wp:posOffset>1762125</wp:posOffset>
            </wp:positionH>
            <wp:positionV relativeFrom="paragraph">
              <wp:posOffset>-9525</wp:posOffset>
            </wp:positionV>
            <wp:extent cx="3443605" cy="2581275"/>
            <wp:effectExtent l="0" t="0" r="0" b="0"/>
            <wp:wrapSquare wrapText="bothSides"/>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3605" cy="25812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hint="eastAsia"/>
        </w:rPr>
        <w:tab/>
      </w:r>
      <w:r>
        <w:rPr>
          <w:rFonts w:hint="eastAsia"/>
        </w:rPr>
        <w:t>右图是通过不同阈值判断港口确定了最终阈值设为</w:t>
      </w:r>
      <w:r>
        <w:rPr>
          <w:rFonts w:hint="eastAsia"/>
        </w:rPr>
        <w:t>2*1e5</w:t>
      </w:r>
      <w:r>
        <w:rPr>
          <w:rFonts w:hint="eastAsia"/>
        </w:rPr>
        <w:t>节，共获得</w:t>
      </w:r>
      <w:r>
        <w:rPr>
          <w:rFonts w:hint="eastAsia"/>
        </w:rPr>
        <w:t>43</w:t>
      </w:r>
      <w:r>
        <w:rPr>
          <w:rFonts w:hint="eastAsia"/>
        </w:rPr>
        <w:t>个港口点。这里用了网格法去重，</w:t>
      </w:r>
      <w:r w:rsidRPr="009E2376">
        <w:rPr>
          <w:rFonts w:hint="eastAsia"/>
        </w:rPr>
        <w:t>存在小于</w:t>
      </w:r>
      <w:r w:rsidRPr="009E2376">
        <w:t>0.13nm</w:t>
      </w:r>
      <w:r w:rsidRPr="009E2376">
        <w:rPr>
          <w:rFonts w:hint="eastAsia"/>
        </w:rPr>
        <w:t>的误差</w:t>
      </w:r>
      <w:r>
        <w:rPr>
          <w:rFonts w:hint="eastAsia"/>
        </w:rPr>
        <w:t>。相对来说效果不错，但仍然存在下图中因港口未识别或识别不准确造成的多个航次未被划分成功的情况。</w:t>
      </w:r>
    </w:p>
    <w:p w14:paraId="15EF1201" w14:textId="77777777" w:rsidR="009E2376" w:rsidRDefault="009E2376" w:rsidP="003D7AAA"/>
    <w:p w14:paraId="0F92602C" w14:textId="77777777" w:rsidR="009E2376" w:rsidRDefault="009E2376" w:rsidP="003D7AAA"/>
    <w:p w14:paraId="7D80271C" w14:textId="77777777" w:rsidR="009E2376" w:rsidRDefault="009E2376" w:rsidP="003D7AAA"/>
    <w:p w14:paraId="3869670A" w14:textId="77777777" w:rsidR="009E2376" w:rsidRPr="009E2376" w:rsidRDefault="009E2376" w:rsidP="003D7AAA"/>
    <w:p w14:paraId="3EA2CCDD" w14:textId="77777777" w:rsidR="009E2376" w:rsidRDefault="009E2376" w:rsidP="003D7AAA">
      <w:r>
        <w:rPr>
          <w:rFonts w:hint="eastAsia"/>
        </w:rPr>
        <w:t>3</w:t>
      </w:r>
      <w:r>
        <w:rPr>
          <w:rFonts w:hint="eastAsia"/>
        </w:rPr>
        <w:t>、</w:t>
      </w:r>
      <w:r w:rsidR="00B30F1A">
        <w:rPr>
          <w:rFonts w:hint="eastAsia"/>
        </w:rPr>
        <w:t>航次划分</w:t>
      </w:r>
    </w:p>
    <w:p w14:paraId="069A1926" w14:textId="77777777" w:rsidR="00B30F1A" w:rsidRDefault="00B30F1A" w:rsidP="003D7AAA">
      <w:r>
        <w:rPr>
          <w:rFonts w:hint="eastAsia"/>
        </w:rPr>
        <w:tab/>
      </w:r>
      <w:r>
        <w:rPr>
          <w:rFonts w:hint="eastAsia"/>
        </w:rPr>
        <w:t>由于识别出的港口是所有渔船共有的港口，直接拿一艘船的</w:t>
      </w:r>
      <w:r>
        <w:rPr>
          <w:rFonts w:hint="eastAsia"/>
        </w:rPr>
        <w:t>n</w:t>
      </w:r>
      <w:r>
        <w:rPr>
          <w:rFonts w:hint="eastAsia"/>
        </w:rPr>
        <w:t>条数据与</w:t>
      </w:r>
      <w:r>
        <w:rPr>
          <w:rFonts w:hint="eastAsia"/>
        </w:rPr>
        <w:t>m</w:t>
      </w:r>
      <w:r>
        <w:rPr>
          <w:rFonts w:hint="eastAsia"/>
        </w:rPr>
        <w:t>个港口比较，共要进行</w:t>
      </w:r>
      <w:r>
        <w:rPr>
          <w:rFonts w:hint="eastAsia"/>
        </w:rPr>
        <w:t>n*m</w:t>
      </w:r>
      <w:r>
        <w:rPr>
          <w:rFonts w:hint="eastAsia"/>
        </w:rPr>
        <w:t>次计算。</w:t>
      </w:r>
      <w:r>
        <w:rPr>
          <w:rFonts w:hint="eastAsia"/>
        </w:rPr>
        <w:t>31</w:t>
      </w:r>
      <w:r>
        <w:rPr>
          <w:rFonts w:hint="eastAsia"/>
        </w:rPr>
        <w:t>条船划分航次的运算时间是</w:t>
      </w:r>
      <w:r>
        <w:rPr>
          <w:rFonts w:hint="eastAsia"/>
        </w:rPr>
        <w:t>189s</w:t>
      </w:r>
      <w:r>
        <w:rPr>
          <w:rFonts w:hint="eastAsia"/>
        </w:rPr>
        <w:t>。</w:t>
      </w:r>
    </w:p>
    <w:p w14:paraId="60C378A1" w14:textId="77777777" w:rsidR="00B30F1A" w:rsidRDefault="00B30F1A" w:rsidP="003D7AAA">
      <w:r>
        <w:rPr>
          <w:noProof/>
        </w:rPr>
        <w:drawing>
          <wp:inline distT="0" distB="0" distL="0" distR="0" wp14:anchorId="2C23E074" wp14:editId="776680A1">
            <wp:extent cx="5274310" cy="115009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50093"/>
                    </a:xfrm>
                    <a:prstGeom prst="rect">
                      <a:avLst/>
                    </a:prstGeom>
                  </pic:spPr>
                </pic:pic>
              </a:graphicData>
            </a:graphic>
          </wp:inline>
        </w:drawing>
      </w:r>
    </w:p>
    <w:p w14:paraId="45F7B0AC" w14:textId="19D3EDA8" w:rsidR="00B30F1A" w:rsidRDefault="00B30F1A" w:rsidP="003D7AAA">
      <w:pPr>
        <w:rPr>
          <w:ins w:id="20" w:author="ALAN HONG" w:date="2018-01-30T10:00:00Z"/>
        </w:rPr>
      </w:pPr>
      <w:r>
        <w:rPr>
          <w:rFonts w:hint="eastAsia"/>
        </w:rPr>
        <w:tab/>
      </w:r>
      <w:r>
        <w:rPr>
          <w:rFonts w:hint="eastAsia"/>
        </w:rPr>
        <w:t>考虑这个时间开销本身的不足，以及随着数据增加，运算时间会不断增大。提出新的方法。用一个矩阵表示地图，将港口和数据映射到上面，时间开销</w:t>
      </w:r>
      <w:r>
        <w:rPr>
          <w:rFonts w:hint="eastAsia"/>
        </w:rPr>
        <w:t>0.7s</w:t>
      </w:r>
      <w:r>
        <w:rPr>
          <w:rFonts w:hint="eastAsia"/>
        </w:rPr>
        <w:t>，相当于用空间换时间。</w:t>
      </w:r>
    </w:p>
    <w:p w14:paraId="7250FB74" w14:textId="6D732BFB" w:rsidR="0084158E" w:rsidRPr="0084158E" w:rsidRDefault="0084158E" w:rsidP="003D7AAA">
      <w:pPr>
        <w:rPr>
          <w:rFonts w:hint="eastAsia"/>
          <w:color w:val="FF0000"/>
          <w:rPrChange w:id="21" w:author="ALAN HONG" w:date="2018-01-30T10:00:00Z">
            <w:rPr>
              <w:rFonts w:hint="eastAsia"/>
            </w:rPr>
          </w:rPrChange>
        </w:rPr>
      </w:pPr>
      <w:ins w:id="22" w:author="ALAN HONG" w:date="2018-01-30T10:00:00Z">
        <w:r w:rsidRPr="0084158E">
          <w:rPr>
            <w:rFonts w:hint="eastAsia"/>
            <w:color w:val="FF0000"/>
            <w:rPrChange w:id="23" w:author="ALAN HONG" w:date="2018-01-30T10:00:00Z">
              <w:rPr>
                <w:rFonts w:hint="eastAsia"/>
              </w:rPr>
            </w:rPrChange>
          </w:rPr>
          <w:t>空间换时间写到系统实现</w:t>
        </w:r>
      </w:ins>
      <w:ins w:id="24" w:author="ALAN HONG" w:date="2018-01-30T10:01:00Z">
        <w:r>
          <w:rPr>
            <w:rFonts w:hint="eastAsia"/>
            <w:color w:val="FF0000"/>
          </w:rPr>
          <w:t>中</w:t>
        </w:r>
      </w:ins>
    </w:p>
    <w:p w14:paraId="4A419DCF" w14:textId="77777777" w:rsidR="00B30F1A" w:rsidRDefault="00B30F1A" w:rsidP="003D7AAA">
      <w:r>
        <w:rPr>
          <w:noProof/>
        </w:rPr>
        <w:lastRenderedPageBreak/>
        <w:drawing>
          <wp:inline distT="0" distB="0" distL="0" distR="0" wp14:anchorId="32618D0F" wp14:editId="636D59EE">
            <wp:extent cx="5274310" cy="11867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186720"/>
                    </a:xfrm>
                    <a:prstGeom prst="rect">
                      <a:avLst/>
                    </a:prstGeom>
                  </pic:spPr>
                </pic:pic>
              </a:graphicData>
            </a:graphic>
          </wp:inline>
        </w:drawing>
      </w:r>
    </w:p>
    <w:p w14:paraId="524FFA8B" w14:textId="77777777" w:rsidR="00B30F1A" w:rsidRDefault="00B30F1A" w:rsidP="003D7AAA">
      <w:r>
        <w:rPr>
          <w:rFonts w:hint="eastAsia"/>
        </w:rPr>
        <w:tab/>
      </w:r>
      <w:r>
        <w:rPr>
          <w:rFonts w:hint="eastAsia"/>
        </w:rPr>
        <w:t>两种方法（时间开销</w:t>
      </w:r>
      <w:r>
        <w:rPr>
          <w:rFonts w:hint="eastAsia"/>
        </w:rPr>
        <w:t>189s</w:t>
      </w:r>
      <w:r>
        <w:rPr>
          <w:rFonts w:hint="eastAsia"/>
        </w:rPr>
        <w:t>和时间开销</w:t>
      </w:r>
      <w:r>
        <w:rPr>
          <w:rFonts w:hint="eastAsia"/>
        </w:rPr>
        <w:t>0.7s</w:t>
      </w:r>
      <w:r>
        <w:rPr>
          <w:rFonts w:hint="eastAsia"/>
        </w:rPr>
        <w:t>），对于数据</w:t>
      </w:r>
      <w:r>
        <w:rPr>
          <w:rFonts w:hint="eastAsia"/>
        </w:rPr>
        <w:t>x1</w:t>
      </w:r>
      <w:r>
        <w:rPr>
          <w:rFonts w:hint="eastAsia"/>
        </w:rPr>
        <w:t>（第一艘渔船的数据），前者识别</w:t>
      </w:r>
      <w:r>
        <w:rPr>
          <w:rFonts w:hint="eastAsia"/>
        </w:rPr>
        <w:t>29</w:t>
      </w:r>
      <w:r>
        <w:rPr>
          <w:rFonts w:hint="eastAsia"/>
        </w:rPr>
        <w:t>个航次，而后者识别了</w:t>
      </w:r>
      <w:r>
        <w:rPr>
          <w:rFonts w:hint="eastAsia"/>
        </w:rPr>
        <w:t>99</w:t>
      </w:r>
      <w:r>
        <w:rPr>
          <w:rFonts w:hint="eastAsia"/>
        </w:rPr>
        <w:t>个航次，这是由于网格法扩大了港口范围，尤其是将港口附近的轨迹</w:t>
      </w:r>
      <w:r w:rsidR="00F8660A">
        <w:rPr>
          <w:rFonts w:hint="eastAsia"/>
        </w:rPr>
        <w:t>切分成多段。已知正常数据间隔为</w:t>
      </w:r>
      <w:r w:rsidR="00F8660A">
        <w:rPr>
          <w:rFonts w:hint="eastAsia"/>
        </w:rPr>
        <w:t>3</w:t>
      </w:r>
      <w:r w:rsidR="00F8660A">
        <w:rPr>
          <w:rFonts w:hint="eastAsia"/>
        </w:rPr>
        <w:t>分钟，统计如下：</w:t>
      </w:r>
    </w:p>
    <w:p w14:paraId="614B995C" w14:textId="77777777" w:rsidR="00F8660A" w:rsidRDefault="00F8660A" w:rsidP="003D7AAA">
      <w:r>
        <w:rPr>
          <w:noProof/>
        </w:rPr>
        <w:drawing>
          <wp:inline distT="0" distB="0" distL="0" distR="0" wp14:anchorId="751FE55C" wp14:editId="63AEFBD2">
            <wp:extent cx="5274310" cy="150781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507818"/>
                    </a:xfrm>
                    <a:prstGeom prst="rect">
                      <a:avLst/>
                    </a:prstGeom>
                  </pic:spPr>
                </pic:pic>
              </a:graphicData>
            </a:graphic>
          </wp:inline>
        </w:drawing>
      </w:r>
    </w:p>
    <w:p w14:paraId="2C4749B9" w14:textId="77777777" w:rsidR="00F8660A" w:rsidRDefault="00F8660A" w:rsidP="003D7AAA">
      <w:r>
        <w:rPr>
          <w:rFonts w:hint="eastAsia"/>
        </w:rPr>
        <w:tab/>
      </w:r>
      <w:r>
        <w:rPr>
          <w:rFonts w:hint="eastAsia"/>
        </w:rPr>
        <w:t>对小于</w:t>
      </w:r>
      <w:r>
        <w:rPr>
          <w:rFonts w:hint="eastAsia"/>
        </w:rPr>
        <w:t>120</w:t>
      </w:r>
      <w:r>
        <w:rPr>
          <w:rFonts w:hint="eastAsia"/>
        </w:rPr>
        <w:t>个数据点的轨迹进行抛除，比较筛选前后如下图，基本保留了全部的航次。</w:t>
      </w:r>
    </w:p>
    <w:p w14:paraId="45E3F5E1" w14:textId="77777777" w:rsidR="00F8660A" w:rsidRDefault="00F8660A" w:rsidP="003D7AAA">
      <w:r>
        <w:rPr>
          <w:noProof/>
        </w:rPr>
        <w:drawing>
          <wp:inline distT="0" distB="0" distL="0" distR="0" wp14:anchorId="4AFF9BCD" wp14:editId="4B08F29F">
            <wp:extent cx="5274310" cy="20236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23650"/>
                    </a:xfrm>
                    <a:prstGeom prst="rect">
                      <a:avLst/>
                    </a:prstGeom>
                  </pic:spPr>
                </pic:pic>
              </a:graphicData>
            </a:graphic>
          </wp:inline>
        </w:drawing>
      </w:r>
    </w:p>
    <w:p w14:paraId="555C9101" w14:textId="77777777" w:rsidR="00F8660A" w:rsidRDefault="00F8660A" w:rsidP="003D7AAA">
      <w:r>
        <w:rPr>
          <w:rFonts w:hint="eastAsia"/>
        </w:rPr>
        <w:t>4</w:t>
      </w:r>
      <w:r>
        <w:rPr>
          <w:rFonts w:hint="eastAsia"/>
        </w:rPr>
        <w:t>、捕捞区识别</w:t>
      </w:r>
    </w:p>
    <w:p w14:paraId="5B33AC27" w14:textId="77777777" w:rsidR="00F8660A" w:rsidRDefault="00F8660A" w:rsidP="003D7AAA">
      <w:r>
        <w:rPr>
          <w:rFonts w:hint="eastAsia"/>
        </w:rPr>
        <w:tab/>
      </w:r>
      <w:r>
        <w:rPr>
          <w:rFonts w:hint="eastAsia"/>
        </w:rPr>
        <w:t>经过分析我们之前提出的形态学方法，发现的问题及解决方法如下：</w:t>
      </w:r>
    </w:p>
    <w:p w14:paraId="6860375F" w14:textId="77777777" w:rsidR="00F8660A" w:rsidRDefault="00F8660A" w:rsidP="003D7AAA">
      <w:r>
        <w:rPr>
          <w:noProof/>
        </w:rPr>
        <w:drawing>
          <wp:inline distT="0" distB="0" distL="0" distR="0" wp14:anchorId="31508DDC" wp14:editId="7A5F116D">
            <wp:extent cx="5274310" cy="255901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559017"/>
                    </a:xfrm>
                    <a:prstGeom prst="rect">
                      <a:avLst/>
                    </a:prstGeom>
                  </pic:spPr>
                </pic:pic>
              </a:graphicData>
            </a:graphic>
          </wp:inline>
        </w:drawing>
      </w:r>
    </w:p>
    <w:p w14:paraId="4E39243B" w14:textId="77777777" w:rsidR="00F8660A" w:rsidRDefault="00F8660A" w:rsidP="003D7AAA">
      <w:r>
        <w:rPr>
          <w:rFonts w:hint="eastAsia"/>
        </w:rPr>
        <w:lastRenderedPageBreak/>
        <w:tab/>
      </w:r>
      <w:r>
        <w:rPr>
          <w:rFonts w:hint="eastAsia"/>
        </w:rPr>
        <w:t>问题的重点在于解决时间开销大</w:t>
      </w:r>
      <w:r>
        <w:rPr>
          <w:rFonts w:hint="eastAsia"/>
        </w:rPr>
        <w:t>-&gt;</w:t>
      </w:r>
      <w:r>
        <w:rPr>
          <w:rFonts w:hint="eastAsia"/>
        </w:rPr>
        <w:t>图像计算量太大</w:t>
      </w:r>
      <w:r>
        <w:rPr>
          <w:rFonts w:hint="eastAsia"/>
        </w:rPr>
        <w:t>-&gt;</w:t>
      </w:r>
      <w:r>
        <w:rPr>
          <w:rFonts w:hint="eastAsia"/>
        </w:rPr>
        <w:t>减小矩阵，意味着每个像素代表的实际区域变大，在图像统计时会出现错误识别和遗漏的情况。于是考虑进行数据压缩。</w:t>
      </w:r>
    </w:p>
    <w:p w14:paraId="012FDAC8" w14:textId="77777777" w:rsidR="00F8660A" w:rsidRDefault="00F8660A">
      <w:pPr>
        <w:widowControl/>
        <w:jc w:val="left"/>
      </w:pPr>
      <w:r>
        <w:br w:type="page"/>
      </w:r>
    </w:p>
    <w:p w14:paraId="23E8DAFD" w14:textId="77777777" w:rsidR="00F8660A" w:rsidRDefault="00F8660A" w:rsidP="003D7AAA">
      <w:r>
        <w:rPr>
          <w:rFonts w:hint="eastAsia"/>
        </w:rPr>
        <w:lastRenderedPageBreak/>
        <w:tab/>
      </w:r>
      <w:r>
        <w:rPr>
          <w:rFonts w:hint="eastAsia"/>
        </w:rPr>
        <w:t>下图是在是用</w:t>
      </w:r>
      <w:r w:rsidRPr="00F8660A">
        <w:t>Douglas-Peucker</w:t>
      </w:r>
      <w:r>
        <w:rPr>
          <w:rFonts w:hint="eastAsia"/>
        </w:rPr>
        <w:t>算法压缩前后的轨迹图，可以看到保留了绝大部分的信息。</w:t>
      </w:r>
    </w:p>
    <w:p w14:paraId="3725D575" w14:textId="77777777" w:rsidR="00F8660A" w:rsidRDefault="00F8660A" w:rsidP="003D7AAA">
      <w:r>
        <w:rPr>
          <w:noProof/>
        </w:rPr>
        <w:drawing>
          <wp:inline distT="0" distB="0" distL="0" distR="0" wp14:anchorId="2C2C8101" wp14:editId="425DC753">
            <wp:extent cx="5274310" cy="2410677"/>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10677"/>
                    </a:xfrm>
                    <a:prstGeom prst="rect">
                      <a:avLst/>
                    </a:prstGeom>
                  </pic:spPr>
                </pic:pic>
              </a:graphicData>
            </a:graphic>
          </wp:inline>
        </w:drawing>
      </w:r>
    </w:p>
    <w:p w14:paraId="417ABBAA" w14:textId="77777777" w:rsidR="00F8660A" w:rsidRPr="0078356E" w:rsidRDefault="00F8660A" w:rsidP="003D7AAA">
      <w:r>
        <w:rPr>
          <w:rFonts w:hint="eastAsia"/>
        </w:rPr>
        <w:tab/>
      </w:r>
      <w:r>
        <w:rPr>
          <w:rFonts w:hint="eastAsia"/>
        </w:rPr>
        <w:t>而观察上图对应数据点图（下图），</w:t>
      </w:r>
      <w:r w:rsidR="0078356E">
        <w:rPr>
          <w:rFonts w:hint="eastAsia"/>
        </w:rPr>
        <w:t>虽然</w:t>
      </w:r>
      <w:r>
        <w:rPr>
          <w:rFonts w:hint="eastAsia"/>
        </w:rPr>
        <w:t>数据被大量的刨除，</w:t>
      </w:r>
      <w:r w:rsidR="0078356E">
        <w:rPr>
          <w:rFonts w:hint="eastAsia"/>
        </w:rPr>
        <w:t>但直观上看，航行数据的比利明显高于捕捞状态，而我们的形态学方法也恰恰是为了忽略航行轨迹。另一个优点是，避免了</w:t>
      </w:r>
      <w:r w:rsidR="0078356E" w:rsidRPr="0078356E">
        <w:rPr>
          <w:rFonts w:hint="eastAsia"/>
        </w:rPr>
        <w:t>航行状态交错引起局部点密度所导致的捕捞区错误识别</w:t>
      </w:r>
      <w:r w:rsidR="0078356E">
        <w:rPr>
          <w:rFonts w:hint="eastAsia"/>
        </w:rPr>
        <w:t>。过去，就是为了降低航行轨迹被错误识别成捕捞区而不断的增大图像的像素，导致了高计算量。</w:t>
      </w:r>
    </w:p>
    <w:p w14:paraId="1C7E35F0" w14:textId="77777777" w:rsidR="00F8660A" w:rsidRDefault="00F8660A" w:rsidP="003D7AAA">
      <w:r>
        <w:rPr>
          <w:noProof/>
        </w:rPr>
        <w:drawing>
          <wp:inline distT="0" distB="0" distL="0" distR="0" wp14:anchorId="22B48B54" wp14:editId="0351D6A2">
            <wp:extent cx="5274310" cy="2319109"/>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19109"/>
                    </a:xfrm>
                    <a:prstGeom prst="rect">
                      <a:avLst/>
                    </a:prstGeom>
                  </pic:spPr>
                </pic:pic>
              </a:graphicData>
            </a:graphic>
          </wp:inline>
        </w:drawing>
      </w:r>
    </w:p>
    <w:p w14:paraId="30E7EF1C" w14:textId="77777777" w:rsidR="0078356E" w:rsidRDefault="0078356E" w:rsidP="003D7AAA">
      <w:r>
        <w:rPr>
          <w:rFonts w:hint="eastAsia"/>
        </w:rPr>
        <w:tab/>
      </w:r>
      <w:r>
        <w:rPr>
          <w:rFonts w:hint="eastAsia"/>
        </w:rPr>
        <w:t>捕捞区识别算法中的参数如下</w:t>
      </w:r>
    </w:p>
    <w:p w14:paraId="4CCCE47B" w14:textId="77777777" w:rsidR="0078356E" w:rsidRDefault="0078356E" w:rsidP="003D7AAA">
      <w:r>
        <w:rPr>
          <w:noProof/>
        </w:rPr>
        <w:drawing>
          <wp:inline distT="0" distB="0" distL="0" distR="0" wp14:anchorId="75A3B268" wp14:editId="24002A69">
            <wp:extent cx="5274310" cy="212559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125596"/>
                    </a:xfrm>
                    <a:prstGeom prst="rect">
                      <a:avLst/>
                    </a:prstGeom>
                  </pic:spPr>
                </pic:pic>
              </a:graphicData>
            </a:graphic>
          </wp:inline>
        </w:drawing>
      </w:r>
    </w:p>
    <w:p w14:paraId="6B661E52" w14:textId="77777777" w:rsidR="0078356E" w:rsidRDefault="0078356E" w:rsidP="003D7AAA">
      <w:r>
        <w:rPr>
          <w:rFonts w:hint="eastAsia"/>
        </w:rPr>
        <w:tab/>
      </w:r>
      <w:r>
        <w:rPr>
          <w:rFonts w:hint="eastAsia"/>
        </w:rPr>
        <w:t>再引入数据压缩方法后，对于航行状态的捕捞区错误识别问题，可以通过增大压缩率来</w:t>
      </w:r>
      <w:r>
        <w:rPr>
          <w:rFonts w:hint="eastAsia"/>
        </w:rPr>
        <w:lastRenderedPageBreak/>
        <w:t>有效解决，而不必通过增加像素，这有效降低了捕捞区识别算法的时间开销，而</w:t>
      </w:r>
      <w:r>
        <w:rPr>
          <w:rFonts w:hint="eastAsia"/>
        </w:rPr>
        <w:t>Douglas-Peucker</w:t>
      </w:r>
      <w:r>
        <w:rPr>
          <w:rFonts w:hint="eastAsia"/>
        </w:rPr>
        <w:t>算法本身效率比较高，可以忽略不计。</w:t>
      </w:r>
    </w:p>
    <w:p w14:paraId="47A60F3F" w14:textId="77777777" w:rsidR="0078356E" w:rsidRDefault="0078356E" w:rsidP="003D7AAA">
      <w:r>
        <w:rPr>
          <w:rFonts w:hint="eastAsia"/>
        </w:rPr>
        <w:tab/>
      </w:r>
      <w:r>
        <w:rPr>
          <w:rFonts w:hint="eastAsia"/>
        </w:rPr>
        <w:t>但在检查各个航次的捕捞区识别过程中</w:t>
      </w:r>
      <w:r w:rsidR="00410634">
        <w:rPr>
          <w:rFonts w:hint="eastAsia"/>
        </w:rPr>
        <w:t>发现</w:t>
      </w:r>
      <w:r>
        <w:rPr>
          <w:rFonts w:hint="eastAsia"/>
        </w:rPr>
        <w:t>，</w:t>
      </w:r>
      <w:r w:rsidR="00410634">
        <w:rPr>
          <w:rFonts w:hint="eastAsia"/>
        </w:rPr>
        <w:t>之前的航次划分错误保留到了这个环节无法解决（下图）。</w:t>
      </w:r>
    </w:p>
    <w:p w14:paraId="48A3CD9C" w14:textId="678C054E" w:rsidR="00410634" w:rsidRDefault="00410634" w:rsidP="003D7AAA">
      <w:pPr>
        <w:rPr>
          <w:ins w:id="25" w:author="ALAN HONG" w:date="2018-01-30T10:07:00Z"/>
        </w:rPr>
      </w:pPr>
      <w:r>
        <w:rPr>
          <w:noProof/>
        </w:rPr>
        <w:drawing>
          <wp:inline distT="0" distB="0" distL="0" distR="0" wp14:anchorId="3567B478" wp14:editId="66832D84">
            <wp:extent cx="5274310" cy="274581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745816"/>
                    </a:xfrm>
                    <a:prstGeom prst="rect">
                      <a:avLst/>
                    </a:prstGeom>
                  </pic:spPr>
                </pic:pic>
              </a:graphicData>
            </a:graphic>
          </wp:inline>
        </w:drawing>
      </w:r>
    </w:p>
    <w:p w14:paraId="01B45CE7" w14:textId="7F5CBC0B" w:rsidR="008B43D1" w:rsidRDefault="008B43D1" w:rsidP="003D7AAA">
      <w:pPr>
        <w:rPr>
          <w:ins w:id="26" w:author="ALAN HONG" w:date="2018-01-30T10:07:00Z"/>
        </w:rPr>
      </w:pPr>
    </w:p>
    <w:p w14:paraId="23A6DFB2" w14:textId="43291F77" w:rsidR="008B43D1" w:rsidRPr="008B43D1" w:rsidRDefault="008B43D1" w:rsidP="003D7AAA">
      <w:pPr>
        <w:rPr>
          <w:rFonts w:hint="eastAsia"/>
          <w:color w:val="FF0000"/>
          <w:rPrChange w:id="27" w:author="ALAN HONG" w:date="2018-01-30T10:07:00Z">
            <w:rPr>
              <w:rFonts w:hint="eastAsia"/>
            </w:rPr>
          </w:rPrChange>
        </w:rPr>
      </w:pPr>
      <w:bookmarkStart w:id="28" w:name="_GoBack"/>
      <w:ins w:id="29" w:author="ALAN HONG" w:date="2018-01-30T10:07:00Z">
        <w:r w:rsidRPr="008B43D1">
          <w:rPr>
            <w:rFonts w:hint="eastAsia"/>
            <w:color w:val="FF0000"/>
            <w:rPrChange w:id="30" w:author="ALAN HONG" w:date="2018-01-30T10:07:00Z">
              <w:rPr>
                <w:rFonts w:hint="eastAsia"/>
              </w:rPr>
            </w:rPrChange>
          </w:rPr>
          <w:t>这个图看不明白错误是什么</w:t>
        </w:r>
      </w:ins>
      <w:bookmarkEnd w:id="28"/>
    </w:p>
    <w:sectPr w:rsidR="008B43D1" w:rsidRPr="008B43D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AN HONG" w:date="2018-01-30T09:50:00Z" w:initials="AH">
    <w:p w14:paraId="4D0C17A6" w14:textId="77777777" w:rsidR="001F7E7B" w:rsidRDefault="001F7E7B">
      <w:pPr>
        <w:pStyle w:val="ab"/>
      </w:pPr>
      <w:r>
        <w:rPr>
          <w:rStyle w:val="aa"/>
        </w:rPr>
        <w:annotationRef/>
      </w:r>
      <w:r>
        <w:rPr>
          <w:rFonts w:hint="eastAsia"/>
        </w:rPr>
        <w:t>数据计算与创新：这个词很不好。什么叫数据计算？预处理不是吗？什么叫创新？没有具体含义。</w:t>
      </w:r>
    </w:p>
    <w:p w14:paraId="63F416A4" w14:textId="77777777" w:rsidR="001F7E7B" w:rsidRDefault="001F7E7B">
      <w:pPr>
        <w:pStyle w:val="ab"/>
      </w:pPr>
      <w:r>
        <w:rPr>
          <w:rFonts w:hint="eastAsia"/>
        </w:rPr>
        <w:t>有了清洗，怎么又有与处理呢，为什么预处理是个连线的终点呢。</w:t>
      </w:r>
    </w:p>
    <w:p w14:paraId="26157B87" w14:textId="77777777" w:rsidR="001F7E7B" w:rsidRDefault="001F7E7B">
      <w:pPr>
        <w:pStyle w:val="ab"/>
        <w:rPr>
          <w:rFonts w:hint="eastAsia"/>
        </w:rPr>
      </w:pPr>
      <w:r>
        <w:rPr>
          <w:rFonts w:hint="eastAsia"/>
        </w:rPr>
        <w:t>数据管理层画的没有层次，重新组织下。</w:t>
      </w:r>
    </w:p>
  </w:comment>
  <w:comment w:id="2" w:author="ALAN HONG" w:date="2018-01-30T09:57:00Z" w:initials="AH">
    <w:p w14:paraId="1EDA982E" w14:textId="3CC30D86" w:rsidR="00EC24C0" w:rsidRDefault="00EC24C0">
      <w:pPr>
        <w:pStyle w:val="ab"/>
      </w:pPr>
      <w:r>
        <w:rPr>
          <w:rStyle w:val="aa"/>
        </w:rPr>
        <w:annotationRef/>
      </w:r>
      <w:r>
        <w:rPr>
          <w:rFonts w:hint="eastAsia"/>
        </w:rPr>
        <w:t>所有图的排放格式为嵌入式，不可以用文字环绕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157B87" w15:done="0"/>
  <w15:commentEx w15:paraId="1EDA982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EBC20" w14:textId="77777777" w:rsidR="00525E76" w:rsidRDefault="00525E76" w:rsidP="00A00158">
      <w:r>
        <w:separator/>
      </w:r>
    </w:p>
  </w:endnote>
  <w:endnote w:type="continuationSeparator" w:id="0">
    <w:p w14:paraId="3FA22C7E" w14:textId="77777777" w:rsidR="00525E76" w:rsidRDefault="00525E76" w:rsidP="00A00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A10B1" w14:textId="77777777" w:rsidR="00525E76" w:rsidRDefault="00525E76" w:rsidP="00A00158">
      <w:r>
        <w:separator/>
      </w:r>
    </w:p>
  </w:footnote>
  <w:footnote w:type="continuationSeparator" w:id="0">
    <w:p w14:paraId="793A8587" w14:textId="77777777" w:rsidR="00525E76" w:rsidRDefault="00525E76" w:rsidP="00A0015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AN HONG">
    <w15:presenceInfo w15:providerId="Windows Live" w15:userId="f65161c7968860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481"/>
    <w:rsid w:val="00020187"/>
    <w:rsid w:val="0002153F"/>
    <w:rsid w:val="0005473D"/>
    <w:rsid w:val="000B1553"/>
    <w:rsid w:val="000D20B4"/>
    <w:rsid w:val="000E02A6"/>
    <w:rsid w:val="00172D36"/>
    <w:rsid w:val="00191F2C"/>
    <w:rsid w:val="001C7536"/>
    <w:rsid w:val="001F7E7B"/>
    <w:rsid w:val="00300AFA"/>
    <w:rsid w:val="003032AA"/>
    <w:rsid w:val="00307DA7"/>
    <w:rsid w:val="0032080A"/>
    <w:rsid w:val="00354991"/>
    <w:rsid w:val="003A2E40"/>
    <w:rsid w:val="003D7AAA"/>
    <w:rsid w:val="00410634"/>
    <w:rsid w:val="00441481"/>
    <w:rsid w:val="00451433"/>
    <w:rsid w:val="00463AEE"/>
    <w:rsid w:val="004C67A5"/>
    <w:rsid w:val="004E109F"/>
    <w:rsid w:val="004F684B"/>
    <w:rsid w:val="00525E76"/>
    <w:rsid w:val="00580F7B"/>
    <w:rsid w:val="005E2275"/>
    <w:rsid w:val="00604D88"/>
    <w:rsid w:val="00606BA7"/>
    <w:rsid w:val="00626538"/>
    <w:rsid w:val="006307A2"/>
    <w:rsid w:val="006473E7"/>
    <w:rsid w:val="006869BA"/>
    <w:rsid w:val="0075582D"/>
    <w:rsid w:val="0078356E"/>
    <w:rsid w:val="007B273F"/>
    <w:rsid w:val="007B2D40"/>
    <w:rsid w:val="007D575A"/>
    <w:rsid w:val="00836299"/>
    <w:rsid w:val="0084158E"/>
    <w:rsid w:val="008A731B"/>
    <w:rsid w:val="008B43D1"/>
    <w:rsid w:val="008E230E"/>
    <w:rsid w:val="008F0BBE"/>
    <w:rsid w:val="0091569E"/>
    <w:rsid w:val="00927931"/>
    <w:rsid w:val="00933EA8"/>
    <w:rsid w:val="00946783"/>
    <w:rsid w:val="00962B07"/>
    <w:rsid w:val="0098162F"/>
    <w:rsid w:val="009B1AAF"/>
    <w:rsid w:val="009E2376"/>
    <w:rsid w:val="00A00158"/>
    <w:rsid w:val="00A036A8"/>
    <w:rsid w:val="00A20535"/>
    <w:rsid w:val="00A43DF7"/>
    <w:rsid w:val="00A63F3B"/>
    <w:rsid w:val="00A74156"/>
    <w:rsid w:val="00AC4AE3"/>
    <w:rsid w:val="00B12F47"/>
    <w:rsid w:val="00B30F1A"/>
    <w:rsid w:val="00B45E93"/>
    <w:rsid w:val="00B84DEA"/>
    <w:rsid w:val="00B9297C"/>
    <w:rsid w:val="00C60B9E"/>
    <w:rsid w:val="00CC38E3"/>
    <w:rsid w:val="00CD708D"/>
    <w:rsid w:val="00CF329C"/>
    <w:rsid w:val="00CF5F3A"/>
    <w:rsid w:val="00D11661"/>
    <w:rsid w:val="00D12681"/>
    <w:rsid w:val="00D30781"/>
    <w:rsid w:val="00D92196"/>
    <w:rsid w:val="00DA4DC6"/>
    <w:rsid w:val="00DB0B74"/>
    <w:rsid w:val="00DB3FEB"/>
    <w:rsid w:val="00DC1897"/>
    <w:rsid w:val="00DF6339"/>
    <w:rsid w:val="00E4007E"/>
    <w:rsid w:val="00EA5A43"/>
    <w:rsid w:val="00EC1D92"/>
    <w:rsid w:val="00EC24C0"/>
    <w:rsid w:val="00EE7EF5"/>
    <w:rsid w:val="00F1089F"/>
    <w:rsid w:val="00F2515B"/>
    <w:rsid w:val="00F36C8E"/>
    <w:rsid w:val="00F8660A"/>
    <w:rsid w:val="00FB6F42"/>
    <w:rsid w:val="00FC0BFF"/>
    <w:rsid w:val="00FC5BC6"/>
    <w:rsid w:val="00FE0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6DD67"/>
  <w15:docId w15:val="{ABA79293-F486-4141-98D9-F5D5DCDFA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A4DC6"/>
    <w:rPr>
      <w:sz w:val="18"/>
      <w:szCs w:val="18"/>
    </w:rPr>
  </w:style>
  <w:style w:type="character" w:customStyle="1" w:styleId="a4">
    <w:name w:val="批注框文本 字符"/>
    <w:basedOn w:val="a0"/>
    <w:link w:val="a3"/>
    <w:uiPriority w:val="99"/>
    <w:semiHidden/>
    <w:rsid w:val="00DA4DC6"/>
    <w:rPr>
      <w:sz w:val="18"/>
      <w:szCs w:val="18"/>
    </w:rPr>
  </w:style>
  <w:style w:type="paragraph" w:styleId="a5">
    <w:name w:val="Normal (Web)"/>
    <w:basedOn w:val="a"/>
    <w:uiPriority w:val="99"/>
    <w:semiHidden/>
    <w:unhideWhenUsed/>
    <w:rsid w:val="008E230E"/>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A0015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0158"/>
    <w:rPr>
      <w:sz w:val="18"/>
      <w:szCs w:val="18"/>
    </w:rPr>
  </w:style>
  <w:style w:type="paragraph" w:styleId="a8">
    <w:name w:val="footer"/>
    <w:basedOn w:val="a"/>
    <w:link w:val="a9"/>
    <w:uiPriority w:val="99"/>
    <w:unhideWhenUsed/>
    <w:rsid w:val="00A00158"/>
    <w:pPr>
      <w:tabs>
        <w:tab w:val="center" w:pos="4153"/>
        <w:tab w:val="right" w:pos="8306"/>
      </w:tabs>
      <w:snapToGrid w:val="0"/>
      <w:jc w:val="left"/>
    </w:pPr>
    <w:rPr>
      <w:sz w:val="18"/>
      <w:szCs w:val="18"/>
    </w:rPr>
  </w:style>
  <w:style w:type="character" w:customStyle="1" w:styleId="a9">
    <w:name w:val="页脚 字符"/>
    <w:basedOn w:val="a0"/>
    <w:link w:val="a8"/>
    <w:uiPriority w:val="99"/>
    <w:rsid w:val="00A00158"/>
    <w:rPr>
      <w:sz w:val="18"/>
      <w:szCs w:val="18"/>
    </w:rPr>
  </w:style>
  <w:style w:type="character" w:styleId="aa">
    <w:name w:val="annotation reference"/>
    <w:basedOn w:val="a0"/>
    <w:uiPriority w:val="99"/>
    <w:semiHidden/>
    <w:unhideWhenUsed/>
    <w:rsid w:val="001F7E7B"/>
    <w:rPr>
      <w:sz w:val="21"/>
      <w:szCs w:val="21"/>
    </w:rPr>
  </w:style>
  <w:style w:type="paragraph" w:styleId="ab">
    <w:name w:val="annotation text"/>
    <w:basedOn w:val="a"/>
    <w:link w:val="ac"/>
    <w:uiPriority w:val="99"/>
    <w:semiHidden/>
    <w:unhideWhenUsed/>
    <w:rsid w:val="001F7E7B"/>
    <w:pPr>
      <w:jc w:val="left"/>
    </w:pPr>
  </w:style>
  <w:style w:type="character" w:customStyle="1" w:styleId="ac">
    <w:name w:val="批注文字 字符"/>
    <w:basedOn w:val="a0"/>
    <w:link w:val="ab"/>
    <w:uiPriority w:val="99"/>
    <w:semiHidden/>
    <w:rsid w:val="001F7E7B"/>
  </w:style>
  <w:style w:type="paragraph" w:styleId="ad">
    <w:name w:val="annotation subject"/>
    <w:basedOn w:val="ab"/>
    <w:next w:val="ab"/>
    <w:link w:val="ae"/>
    <w:uiPriority w:val="99"/>
    <w:semiHidden/>
    <w:unhideWhenUsed/>
    <w:rsid w:val="001F7E7B"/>
    <w:rPr>
      <w:b/>
      <w:bCs/>
    </w:rPr>
  </w:style>
  <w:style w:type="character" w:customStyle="1" w:styleId="ae">
    <w:name w:val="批注主题 字符"/>
    <w:basedOn w:val="ac"/>
    <w:link w:val="ad"/>
    <w:uiPriority w:val="99"/>
    <w:semiHidden/>
    <w:rsid w:val="001F7E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2384">
      <w:bodyDiv w:val="1"/>
      <w:marLeft w:val="0"/>
      <w:marRight w:val="0"/>
      <w:marTop w:val="0"/>
      <w:marBottom w:val="0"/>
      <w:divBdr>
        <w:top w:val="none" w:sz="0" w:space="0" w:color="auto"/>
        <w:left w:val="none" w:sz="0" w:space="0" w:color="auto"/>
        <w:bottom w:val="none" w:sz="0" w:space="0" w:color="auto"/>
        <w:right w:val="none" w:sz="0" w:space="0" w:color="auto"/>
      </w:divBdr>
    </w:div>
    <w:div w:id="143619015">
      <w:bodyDiv w:val="1"/>
      <w:marLeft w:val="0"/>
      <w:marRight w:val="0"/>
      <w:marTop w:val="0"/>
      <w:marBottom w:val="0"/>
      <w:divBdr>
        <w:top w:val="none" w:sz="0" w:space="0" w:color="auto"/>
        <w:left w:val="none" w:sz="0" w:space="0" w:color="auto"/>
        <w:bottom w:val="none" w:sz="0" w:space="0" w:color="auto"/>
        <w:right w:val="none" w:sz="0" w:space="0" w:color="auto"/>
      </w:divBdr>
    </w:div>
    <w:div w:id="948466524">
      <w:bodyDiv w:val="1"/>
      <w:marLeft w:val="0"/>
      <w:marRight w:val="0"/>
      <w:marTop w:val="0"/>
      <w:marBottom w:val="0"/>
      <w:divBdr>
        <w:top w:val="none" w:sz="0" w:space="0" w:color="auto"/>
        <w:left w:val="none" w:sz="0" w:space="0" w:color="auto"/>
        <w:bottom w:val="none" w:sz="0" w:space="0" w:color="auto"/>
        <w:right w:val="none" w:sz="0" w:space="0" w:color="auto"/>
      </w:divBdr>
    </w:div>
    <w:div w:id="1160661170">
      <w:bodyDiv w:val="1"/>
      <w:marLeft w:val="0"/>
      <w:marRight w:val="0"/>
      <w:marTop w:val="0"/>
      <w:marBottom w:val="0"/>
      <w:divBdr>
        <w:top w:val="none" w:sz="0" w:space="0" w:color="auto"/>
        <w:left w:val="none" w:sz="0" w:space="0" w:color="auto"/>
        <w:bottom w:val="none" w:sz="0" w:space="0" w:color="auto"/>
        <w:right w:val="none" w:sz="0" w:space="0" w:color="auto"/>
      </w:divBdr>
    </w:div>
    <w:div w:id="119361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8</Pages>
  <Words>375</Words>
  <Characters>2140</Characters>
  <Application>Microsoft Office Word</Application>
  <DocSecurity>0</DocSecurity>
  <Lines>17</Lines>
  <Paragraphs>5</Paragraphs>
  <ScaleCrop>false</ScaleCrop>
  <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ALAN HONG</cp:lastModifiedBy>
  <cp:revision>7</cp:revision>
  <dcterms:created xsi:type="dcterms:W3CDTF">2018-01-14T05:32:00Z</dcterms:created>
  <dcterms:modified xsi:type="dcterms:W3CDTF">2018-01-30T02:07:00Z</dcterms:modified>
</cp:coreProperties>
</file>